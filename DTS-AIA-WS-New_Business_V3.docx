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7F9A" w:rsidRPr="009E5FBF" w:rsidRDefault="00E97F9A" w:rsidP="009E71FD">
      <w:pPr>
        <w:pStyle w:val="Normal1"/>
        <w:pBdr>
          <w:bottom w:val="single" w:sz="4" w:space="1" w:color="auto"/>
        </w:pBdr>
        <w:outlineLvl w:val="0"/>
        <w:rPr>
          <w:rFonts w:ascii="Arial (W1)" w:hAnsi="Arial (W1)"/>
          <w:b/>
          <w:bCs/>
          <w:i/>
          <w:iCs/>
          <w:snapToGrid w:val="0"/>
          <w:sz w:val="28"/>
          <w:lang w:val="en-GB"/>
        </w:rPr>
      </w:pPr>
    </w:p>
    <w:p w:rsidR="00E97F9A" w:rsidRPr="009E5FBF" w:rsidRDefault="00E97F9A" w:rsidP="00E97F9A">
      <w:pPr>
        <w:spacing w:before="80" w:after="160" w:line="288" w:lineRule="auto"/>
        <w:jc w:val="both"/>
        <w:rPr>
          <w:rFonts w:ascii="Verdana" w:eastAsiaTheme="minorHAnsi" w:hAnsi="Verdana" w:cstheme="minorBidi"/>
          <w:sz w:val="18"/>
          <w:szCs w:val="18"/>
          <w:lang w:eastAsia="en-US"/>
        </w:rPr>
      </w:pPr>
      <w:r w:rsidRPr="009E5FBF">
        <w:rPr>
          <w:rFonts w:ascii="Verdana" w:eastAsiaTheme="minorHAnsi" w:hAnsi="Verdana" w:cstheme="minorBidi"/>
          <w:noProof/>
          <w:sz w:val="18"/>
          <w:szCs w:val="18"/>
        </w:rPr>
        <mc:AlternateContent>
          <mc:Choice Requires="wps">
            <w:drawing>
              <wp:anchor distT="0" distB="0" distL="114300" distR="114300" simplePos="0" relativeHeight="251768320" behindDoc="0" locked="0" layoutInCell="1" allowOverlap="1" wp14:anchorId="5A1781DE" wp14:editId="52DDF5DE">
                <wp:simplePos x="0" y="0"/>
                <wp:positionH relativeFrom="margin">
                  <wp:posOffset>-2540</wp:posOffset>
                </wp:positionH>
                <wp:positionV relativeFrom="paragraph">
                  <wp:posOffset>-19050</wp:posOffset>
                </wp:positionV>
                <wp:extent cx="6172200" cy="9525"/>
                <wp:effectExtent l="0" t="0" r="19050" b="28575"/>
                <wp:wrapNone/>
                <wp:docPr id="9" name="Straight Connector 9"/>
                <wp:cNvGraphicFramePr/>
                <a:graphic xmlns:a="http://schemas.openxmlformats.org/drawingml/2006/main">
                  <a:graphicData uri="http://schemas.microsoft.com/office/word/2010/wordprocessingShape">
                    <wps:wsp>
                      <wps:cNvCnPr/>
                      <wps:spPr>
                        <a:xfrm flipV="1">
                          <a:off x="0" y="0"/>
                          <a:ext cx="6172200" cy="9525"/>
                        </a:xfrm>
                        <a:prstGeom prst="line">
                          <a:avLst/>
                        </a:prstGeom>
                        <a:noFill/>
                        <a:ln w="6350" cap="flat" cmpd="sng" algn="ctr">
                          <a:solidFill>
                            <a:srgbClr val="A81E3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041D7F" id="Straight Connector 9" o:spid="_x0000_s1026" style="position:absolute;flip:y;z-index:251768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pt,-1.5pt" to="485.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" strokecolor="#a81e31" strokeweight=".5pt">
                <v:stroke joinstyle="miter"/>
                <w10:wrap anchorx="margin"/>
              </v:line>
            </w:pict>
          </mc:Fallback>
        </mc:AlternateContent>
      </w:r>
    </w:p>
    <w:p w:rsidR="00E97F9A" w:rsidRPr="009E5FBF" w:rsidRDefault="00E97F9A" w:rsidP="00E97F9A">
      <w:pPr>
        <w:spacing w:before="80" w:after="160" w:line="288" w:lineRule="auto"/>
        <w:jc w:val="both"/>
        <w:rPr>
          <w:rFonts w:ascii="Verdana" w:eastAsiaTheme="minorHAnsi" w:hAnsi="Verdana" w:cstheme="minorBidi"/>
          <w:sz w:val="18"/>
          <w:szCs w:val="18"/>
          <w:lang w:eastAsia="en-US"/>
        </w:rPr>
      </w:pPr>
    </w:p>
    <w:p w:rsidR="00E97F9A" w:rsidRPr="009E5FBF" w:rsidRDefault="00E97F9A" w:rsidP="00E97F9A">
      <w:pPr>
        <w:spacing w:before="80" w:after="160" w:line="288" w:lineRule="auto"/>
        <w:jc w:val="both"/>
        <w:rPr>
          <w:rFonts w:ascii="Verdana" w:eastAsiaTheme="minorHAnsi" w:hAnsi="Verdana" w:cstheme="minorBidi"/>
          <w:sz w:val="18"/>
          <w:szCs w:val="18"/>
          <w:lang w:eastAsia="en-US"/>
        </w:rPr>
      </w:pPr>
    </w:p>
    <w:p w:rsidR="00E97F9A" w:rsidRPr="009E5FBF" w:rsidRDefault="00E97F9A" w:rsidP="00E97F9A">
      <w:pPr>
        <w:spacing w:before="80" w:after="160" w:line="288" w:lineRule="auto"/>
        <w:jc w:val="both"/>
        <w:rPr>
          <w:rFonts w:ascii="Verdana" w:eastAsiaTheme="minorHAnsi" w:hAnsi="Verdana" w:cstheme="minorBidi"/>
          <w:sz w:val="18"/>
          <w:szCs w:val="18"/>
          <w:lang w:eastAsia="en-US"/>
        </w:rPr>
      </w:pPr>
    </w:p>
    <w:p w:rsidR="00E97F9A" w:rsidRPr="009E5FBF" w:rsidRDefault="00E97F9A" w:rsidP="00E97F9A">
      <w:pPr>
        <w:spacing w:before="80" w:after="160" w:line="288" w:lineRule="auto"/>
        <w:jc w:val="both"/>
        <w:rPr>
          <w:rFonts w:ascii="Verdana" w:eastAsiaTheme="minorHAnsi" w:hAnsi="Verdana" w:cstheme="minorBidi"/>
          <w:sz w:val="18"/>
          <w:szCs w:val="18"/>
          <w:lang w:eastAsia="en-US"/>
        </w:rPr>
      </w:pPr>
    </w:p>
    <w:p w:rsidR="00E97F9A" w:rsidRPr="009E5FBF" w:rsidRDefault="00E97F9A" w:rsidP="00E97F9A">
      <w:pPr>
        <w:spacing w:line="240" w:lineRule="auto"/>
        <w:contextualSpacing/>
        <w:jc w:val="center"/>
        <w:rPr>
          <w:rFonts w:ascii="Verdana" w:eastAsiaTheme="majorEastAsia" w:hAnsi="Verdana"/>
          <w:b/>
          <w:color w:val="808080" w:themeColor="background1" w:themeShade="80"/>
          <w:spacing w:val="-7"/>
          <w:kern w:val="28"/>
          <w:sz w:val="80"/>
          <w:szCs w:val="80"/>
          <w:lang w:eastAsia="en-US"/>
        </w:rPr>
      </w:pPr>
      <w:r w:rsidRPr="009E5FBF">
        <w:rPr>
          <w:rFonts w:ascii="Verdana" w:eastAsiaTheme="majorEastAsia" w:hAnsi="Verdana"/>
          <w:b/>
          <w:color w:val="808080" w:themeColor="background1" w:themeShade="80"/>
          <w:spacing w:val="-7"/>
          <w:kern w:val="28"/>
          <w:sz w:val="80"/>
          <w:szCs w:val="80"/>
          <w:lang w:eastAsia="en-US"/>
        </w:rPr>
        <w:t xml:space="preserve">Web Service </w:t>
      </w:r>
    </w:p>
    <w:p w:rsidR="00E97F9A" w:rsidRPr="009E5FBF" w:rsidRDefault="00E97F9A" w:rsidP="00E97F9A">
      <w:pPr>
        <w:spacing w:line="240" w:lineRule="auto"/>
        <w:contextualSpacing/>
        <w:jc w:val="center"/>
        <w:rPr>
          <w:rFonts w:ascii="Verdana" w:eastAsiaTheme="majorEastAsia" w:hAnsi="Verdana"/>
          <w:b/>
          <w:color w:val="808080" w:themeColor="background1" w:themeShade="80"/>
          <w:spacing w:val="-7"/>
          <w:kern w:val="28"/>
          <w:sz w:val="80"/>
          <w:szCs w:val="80"/>
          <w:lang w:eastAsia="en-US"/>
        </w:rPr>
      </w:pPr>
      <w:r w:rsidRPr="009E5FBF">
        <w:rPr>
          <w:rFonts w:ascii="Verdana" w:eastAsiaTheme="majorEastAsia" w:hAnsi="Verdana"/>
          <w:b/>
          <w:color w:val="808080" w:themeColor="background1" w:themeShade="80"/>
          <w:spacing w:val="-7"/>
          <w:kern w:val="28"/>
          <w:sz w:val="80"/>
          <w:szCs w:val="80"/>
          <w:lang w:eastAsia="en-US"/>
        </w:rPr>
        <w:t>“New Business”</w:t>
      </w:r>
    </w:p>
    <w:p w:rsidR="00E97F9A" w:rsidRPr="009E5FBF" w:rsidRDefault="00E97F9A" w:rsidP="00E97F9A">
      <w:pPr>
        <w:spacing w:before="80" w:after="160" w:line="288" w:lineRule="auto"/>
        <w:jc w:val="both"/>
        <w:rPr>
          <w:rFonts w:ascii="Verdana" w:eastAsiaTheme="minorHAnsi" w:hAnsi="Verdana" w:cstheme="minorBidi"/>
          <w:sz w:val="18"/>
          <w:szCs w:val="18"/>
          <w:lang w:eastAsia="en-US"/>
        </w:rPr>
      </w:pPr>
    </w:p>
    <w:p w:rsidR="00E97F9A" w:rsidRPr="009E5FBF" w:rsidRDefault="00E97F9A" w:rsidP="00E97F9A">
      <w:pPr>
        <w:spacing w:before="80" w:after="160" w:line="288" w:lineRule="auto"/>
        <w:jc w:val="both"/>
        <w:rPr>
          <w:rFonts w:ascii="Verdana" w:eastAsiaTheme="minorHAnsi" w:hAnsi="Verdana" w:cstheme="minorBidi"/>
          <w:sz w:val="18"/>
          <w:szCs w:val="18"/>
          <w:lang w:eastAsia="en-US"/>
        </w:rPr>
      </w:pPr>
    </w:p>
    <w:p w:rsidR="00E97F9A" w:rsidRPr="009E5FBF" w:rsidRDefault="00E97F9A" w:rsidP="00E97F9A">
      <w:pPr>
        <w:spacing w:before="80" w:after="160" w:line="288" w:lineRule="auto"/>
        <w:jc w:val="center"/>
        <w:rPr>
          <w:rFonts w:ascii="Verdana" w:eastAsiaTheme="minorHAnsi" w:hAnsi="Verdana" w:cstheme="minorBidi"/>
          <w:color w:val="7D1624"/>
          <w:sz w:val="72"/>
          <w:szCs w:val="72"/>
          <w:lang w:eastAsia="en-US"/>
        </w:rPr>
      </w:pPr>
      <w:r w:rsidRPr="009E5FBF">
        <w:rPr>
          <w:rFonts w:ascii="Verdana" w:eastAsiaTheme="minorHAnsi" w:hAnsi="Verdana" w:cstheme="minorBidi"/>
          <w:color w:val="7D1624"/>
          <w:sz w:val="72"/>
          <w:szCs w:val="72"/>
          <w:lang w:eastAsia="en-US"/>
        </w:rPr>
        <w:t>Detailed Technical Specification</w:t>
      </w:r>
    </w:p>
    <w:p w:rsidR="00E97F9A" w:rsidRPr="009E5FBF" w:rsidRDefault="00E97F9A" w:rsidP="00E97F9A">
      <w:pPr>
        <w:spacing w:before="80" w:after="160" w:line="288" w:lineRule="auto"/>
        <w:jc w:val="both"/>
        <w:rPr>
          <w:rFonts w:ascii="Verdana" w:eastAsiaTheme="minorHAnsi" w:hAnsi="Verdana" w:cstheme="minorBidi"/>
          <w:sz w:val="18"/>
          <w:szCs w:val="18"/>
          <w:lang w:eastAsia="en-US"/>
        </w:rPr>
      </w:pPr>
    </w:p>
    <w:p w:rsidR="00E97F9A" w:rsidRPr="009E5FBF" w:rsidRDefault="00E97F9A" w:rsidP="00E97F9A">
      <w:pPr>
        <w:spacing w:before="80" w:after="160" w:line="288" w:lineRule="auto"/>
        <w:jc w:val="both"/>
        <w:rPr>
          <w:rFonts w:ascii="Verdana" w:eastAsiaTheme="minorHAnsi" w:hAnsi="Verdana" w:cstheme="minorBidi"/>
          <w:sz w:val="18"/>
          <w:szCs w:val="18"/>
          <w:lang w:eastAsia="en-US"/>
        </w:rPr>
      </w:pPr>
    </w:p>
    <w:p w:rsidR="00E97F9A" w:rsidRPr="009E5FBF" w:rsidRDefault="00E97F9A" w:rsidP="00E97F9A">
      <w:pPr>
        <w:spacing w:before="80" w:after="160" w:line="288" w:lineRule="auto"/>
        <w:jc w:val="both"/>
        <w:rPr>
          <w:rFonts w:ascii="Verdana" w:eastAsiaTheme="minorHAnsi" w:hAnsi="Verdana" w:cstheme="minorBidi"/>
          <w:sz w:val="18"/>
          <w:szCs w:val="18"/>
          <w:lang w:eastAsia="en-US"/>
        </w:rPr>
        <w:sectPr w:rsidR="00E97F9A" w:rsidRPr="009E5FBF" w:rsidSect="00A7486B">
          <w:headerReference w:type="default" r:id="rId8"/>
          <w:footerReference w:type="default" r:id="rId9"/>
          <w:headerReference w:type="first" r:id="rId10"/>
          <w:footerReference w:type="first" r:id="rId11"/>
          <w:pgSz w:w="11906" w:h="16838"/>
          <w:pgMar w:top="1440" w:right="1080" w:bottom="1440" w:left="1080" w:header="708" w:footer="708" w:gutter="0"/>
          <w:cols w:space="708"/>
          <w:docGrid w:linePitch="360"/>
        </w:sectPr>
      </w:pPr>
    </w:p>
    <w:sdt>
      <w:sdtPr>
        <w:rPr>
          <w:rFonts w:ascii="Verdana" w:eastAsiaTheme="minorHAnsi" w:hAnsi="Verdana" w:cstheme="minorBidi"/>
          <w:sz w:val="18"/>
          <w:szCs w:val="18"/>
          <w:lang w:eastAsia="en-US"/>
        </w:rPr>
        <w:id w:val="602311692"/>
        <w:docPartObj>
          <w:docPartGallery w:val="Table of Contents"/>
          <w:docPartUnique/>
        </w:docPartObj>
      </w:sdtPr>
      <w:sdtEndPr>
        <w:rPr>
          <w:noProof/>
        </w:rPr>
      </w:sdtEndPr>
      <w:sdtContent>
        <w:p w:rsidR="00E97F9A" w:rsidRPr="009E5FBF" w:rsidRDefault="00E97F9A" w:rsidP="00E97F9A">
          <w:pPr>
            <w:spacing w:before="80" w:after="360" w:line="288" w:lineRule="auto"/>
            <w:jc w:val="both"/>
            <w:rPr>
              <w:rFonts w:ascii="Verdana" w:eastAsiaTheme="minorHAnsi" w:hAnsi="Verdana" w:cstheme="minorBidi"/>
              <w:b/>
              <w:color w:val="7D1624"/>
              <w:sz w:val="32"/>
              <w:szCs w:val="32"/>
              <w:lang w:eastAsia="en-US"/>
            </w:rPr>
          </w:pPr>
          <w:r w:rsidRPr="009E5FBF">
            <w:rPr>
              <w:rFonts w:ascii="Verdana" w:eastAsiaTheme="minorHAnsi" w:hAnsi="Verdana" w:cstheme="minorBidi"/>
              <w:b/>
              <w:color w:val="7D1624"/>
              <w:sz w:val="32"/>
              <w:szCs w:val="32"/>
              <w:lang w:eastAsia="en-US"/>
            </w:rPr>
            <w:t>Contents</w:t>
          </w:r>
        </w:p>
        <w:p w:rsidR="00BF7FF5" w:rsidRDefault="00B13371">
          <w:pPr>
            <w:pStyle w:val="TOC1"/>
            <w:tabs>
              <w:tab w:val="left" w:pos="400"/>
              <w:tab w:val="right" w:leader="dot" w:pos="9060"/>
            </w:tabs>
            <w:rPr>
              <w:ins w:id="0" w:author="Petya Kaisheva" w:date="2019-10-14T06:54:00Z"/>
              <w:rFonts w:asciiTheme="minorHAnsi" w:eastAsiaTheme="minorEastAsia" w:hAnsiTheme="minorHAnsi" w:cstheme="minorBidi"/>
              <w:b w:val="0"/>
              <w:bCs w:val="0"/>
              <w:caps w:val="0"/>
              <w:noProof/>
              <w:sz w:val="22"/>
              <w:szCs w:val="22"/>
            </w:rPr>
          </w:pPr>
          <w:r w:rsidRPr="009E5FBF">
            <w:rPr>
              <w:rFonts w:ascii="Verdana" w:eastAsiaTheme="minorHAnsi" w:hAnsi="Verdana" w:cstheme="minorBidi"/>
              <w:b w:val="0"/>
              <w:bCs w:val="0"/>
              <w:caps w:val="0"/>
              <w:color w:val="000080"/>
              <w:sz w:val="18"/>
              <w:szCs w:val="18"/>
              <w:lang w:eastAsia="en-US"/>
            </w:rPr>
            <w:fldChar w:fldCharType="begin"/>
          </w:r>
          <w:r w:rsidRPr="009E5FBF">
            <w:rPr>
              <w:rFonts w:ascii="Verdana" w:eastAsiaTheme="minorHAnsi" w:hAnsi="Verdana" w:cstheme="minorBidi"/>
              <w:b w:val="0"/>
              <w:bCs w:val="0"/>
              <w:caps w:val="0"/>
              <w:color w:val="000080"/>
              <w:sz w:val="18"/>
              <w:szCs w:val="18"/>
              <w:lang w:eastAsia="en-US"/>
            </w:rPr>
            <w:instrText xml:space="preserve"> TOC \o "1-4" \h \z \u </w:instrText>
          </w:r>
          <w:r w:rsidRPr="009E5FBF">
            <w:rPr>
              <w:rFonts w:ascii="Verdana" w:eastAsiaTheme="minorHAnsi" w:hAnsi="Verdana" w:cstheme="minorBidi"/>
              <w:b w:val="0"/>
              <w:bCs w:val="0"/>
              <w:caps w:val="0"/>
              <w:color w:val="000080"/>
              <w:sz w:val="18"/>
              <w:szCs w:val="18"/>
              <w:lang w:eastAsia="en-US"/>
            </w:rPr>
            <w:fldChar w:fldCharType="separate"/>
          </w:r>
          <w:ins w:id="1" w:author="Petya Kaisheva" w:date="2019-10-14T06:54:00Z">
            <w:r w:rsidR="00BF7FF5" w:rsidRPr="003B7416">
              <w:rPr>
                <w:rStyle w:val="Hyperlink"/>
                <w:noProof/>
              </w:rPr>
              <w:fldChar w:fldCharType="begin"/>
            </w:r>
            <w:r w:rsidR="00BF7FF5" w:rsidRPr="003B7416">
              <w:rPr>
                <w:rStyle w:val="Hyperlink"/>
                <w:noProof/>
              </w:rPr>
              <w:instrText xml:space="preserve"> </w:instrText>
            </w:r>
            <w:r w:rsidR="00BF7FF5">
              <w:rPr>
                <w:noProof/>
              </w:rPr>
              <w:instrText>HYPERLINK \l "_Toc21928474"</w:instrText>
            </w:r>
            <w:r w:rsidR="00BF7FF5" w:rsidRPr="003B7416">
              <w:rPr>
                <w:rStyle w:val="Hyperlink"/>
                <w:noProof/>
              </w:rPr>
              <w:instrText xml:space="preserve"> </w:instrText>
            </w:r>
            <w:r w:rsidR="00BF7FF5" w:rsidRPr="003B7416">
              <w:rPr>
                <w:rStyle w:val="Hyperlink"/>
                <w:noProof/>
              </w:rPr>
              <w:fldChar w:fldCharType="separate"/>
            </w:r>
            <w:r w:rsidR="00BF7FF5" w:rsidRPr="003B7416">
              <w:rPr>
                <w:rStyle w:val="Hyperlink"/>
                <w:noProof/>
              </w:rPr>
              <w:t>1.</w:t>
            </w:r>
            <w:r w:rsidR="00BF7FF5">
              <w:rPr>
                <w:rFonts w:asciiTheme="minorHAnsi" w:eastAsiaTheme="minorEastAsia" w:hAnsiTheme="minorHAnsi" w:cstheme="minorBidi"/>
                <w:b w:val="0"/>
                <w:bCs w:val="0"/>
                <w:caps w:val="0"/>
                <w:noProof/>
                <w:sz w:val="22"/>
                <w:szCs w:val="22"/>
              </w:rPr>
              <w:tab/>
            </w:r>
            <w:r w:rsidR="00BF7FF5" w:rsidRPr="003B7416">
              <w:rPr>
                <w:rStyle w:val="Hyperlink"/>
                <w:noProof/>
              </w:rPr>
              <w:t>Requirements Overview</w:t>
            </w:r>
            <w:r w:rsidR="00BF7FF5">
              <w:rPr>
                <w:noProof/>
                <w:webHidden/>
              </w:rPr>
              <w:tab/>
            </w:r>
            <w:r w:rsidR="00BF7FF5">
              <w:rPr>
                <w:noProof/>
                <w:webHidden/>
              </w:rPr>
              <w:fldChar w:fldCharType="begin"/>
            </w:r>
            <w:r w:rsidR="00BF7FF5">
              <w:rPr>
                <w:noProof/>
                <w:webHidden/>
              </w:rPr>
              <w:instrText xml:space="preserve"> PAGEREF _Toc21928474 \h </w:instrText>
            </w:r>
          </w:ins>
          <w:r w:rsidR="00BF7FF5">
            <w:rPr>
              <w:noProof/>
              <w:webHidden/>
            </w:rPr>
          </w:r>
          <w:r w:rsidR="00BF7FF5">
            <w:rPr>
              <w:noProof/>
              <w:webHidden/>
            </w:rPr>
            <w:fldChar w:fldCharType="separate"/>
          </w:r>
          <w:ins w:id="2" w:author="Petya Kaisheva" w:date="2019-10-14T06:54:00Z">
            <w:r w:rsidR="00BF7FF5">
              <w:rPr>
                <w:noProof/>
                <w:webHidden/>
              </w:rPr>
              <w:t>6</w:t>
            </w:r>
            <w:r w:rsidR="00BF7FF5">
              <w:rPr>
                <w:noProof/>
                <w:webHidden/>
              </w:rPr>
              <w:fldChar w:fldCharType="end"/>
            </w:r>
            <w:r w:rsidR="00BF7FF5" w:rsidRPr="003B7416">
              <w:rPr>
                <w:rStyle w:val="Hyperlink"/>
                <w:noProof/>
              </w:rPr>
              <w:fldChar w:fldCharType="end"/>
            </w:r>
          </w:ins>
        </w:p>
        <w:p w:rsidR="00BF7FF5" w:rsidRDefault="00BF7FF5">
          <w:pPr>
            <w:pStyle w:val="TOC2"/>
            <w:tabs>
              <w:tab w:val="left" w:pos="600"/>
              <w:tab w:val="right" w:leader="dot" w:pos="9060"/>
            </w:tabs>
            <w:rPr>
              <w:ins w:id="3" w:author="Petya Kaisheva" w:date="2019-10-14T06:54:00Z"/>
              <w:rFonts w:eastAsiaTheme="minorEastAsia" w:cstheme="minorBidi"/>
              <w:b w:val="0"/>
              <w:bCs w:val="0"/>
              <w:noProof/>
              <w:sz w:val="22"/>
              <w:szCs w:val="22"/>
            </w:rPr>
          </w:pPr>
          <w:ins w:id="4"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"_Toc21928475"</w:instrText>
            </w:r>
            <w:r w:rsidRPr="003B7416">
              <w:rPr>
                <w:rStyle w:val="Hyperlink"/>
                <w:noProof/>
              </w:rPr>
              <w:instrText xml:space="preserve"> </w:instrText>
            </w:r>
            <w:r w:rsidRPr="003B7416">
              <w:rPr>
                <w:rStyle w:val="Hyperlink"/>
                <w:noProof/>
              </w:rPr>
              <w:fldChar w:fldCharType="separate"/>
            </w:r>
            <w:r w:rsidRPr="003B7416">
              <w:rPr>
                <w:rStyle w:val="Hyperlink"/>
                <w:noProof/>
              </w:rPr>
              <w:t>1.1.</w:t>
            </w:r>
            <w:r>
              <w:rPr>
                <w:rFonts w:eastAsiaTheme="minorEastAsia" w:cstheme="minorBidi"/>
                <w:b w:val="0"/>
                <w:bCs w:val="0"/>
                <w:noProof/>
                <w:sz w:val="22"/>
                <w:szCs w:val="22"/>
              </w:rPr>
              <w:tab/>
            </w:r>
            <w:r w:rsidRPr="003B7416">
              <w:rPr>
                <w:rStyle w:val="Hyperlink"/>
                <w:noProof/>
              </w:rPr>
              <w:t>Scope</w:t>
            </w:r>
            <w:r>
              <w:rPr>
                <w:noProof/>
                <w:webHidden/>
              </w:rPr>
              <w:tab/>
            </w:r>
            <w:r>
              <w:rPr>
                <w:noProof/>
                <w:webHidden/>
              </w:rPr>
              <w:fldChar w:fldCharType="begin"/>
            </w:r>
            <w:r>
              <w:rPr>
                <w:noProof/>
                <w:webHidden/>
              </w:rPr>
              <w:instrText xml:space="preserve"> PAGEREF _Toc21928475 \h </w:instrText>
            </w:r>
          </w:ins>
          <w:r>
            <w:rPr>
              <w:noProof/>
              <w:webHidden/>
            </w:rPr>
          </w:r>
          <w:r>
            <w:rPr>
              <w:noProof/>
              <w:webHidden/>
            </w:rPr>
            <w:fldChar w:fldCharType="separate"/>
          </w:r>
          <w:ins w:id="5" w:author="Petya Kaisheva" w:date="2019-10-14T06:54:00Z">
            <w:r>
              <w:rPr>
                <w:noProof/>
                <w:webHidden/>
              </w:rPr>
              <w:t>6</w:t>
            </w:r>
            <w:r>
              <w:rPr>
                <w:noProof/>
                <w:webHidden/>
              </w:rPr>
              <w:fldChar w:fldCharType="end"/>
            </w:r>
            <w:r w:rsidRPr="003B7416">
              <w:rPr>
                <w:rStyle w:val="Hyperlink"/>
                <w:noProof/>
              </w:rPr>
              <w:fldChar w:fldCharType="end"/>
            </w:r>
          </w:ins>
        </w:p>
        <w:p w:rsidR="00BF7FF5" w:rsidRDefault="00BF7FF5">
          <w:pPr>
            <w:pStyle w:val="TOC2"/>
            <w:tabs>
              <w:tab w:val="left" w:pos="600"/>
              <w:tab w:val="right" w:leader="dot" w:pos="9060"/>
            </w:tabs>
            <w:rPr>
              <w:ins w:id="6" w:author="Petya Kaisheva" w:date="2019-10-14T06:54:00Z"/>
              <w:rFonts w:eastAsiaTheme="minorEastAsia" w:cstheme="minorBidi"/>
              <w:b w:val="0"/>
              <w:bCs w:val="0"/>
              <w:noProof/>
              <w:sz w:val="22"/>
              <w:szCs w:val="22"/>
            </w:rPr>
          </w:pPr>
          <w:ins w:id="7"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"_Toc21928477"</w:instrText>
            </w:r>
            <w:r w:rsidRPr="003B7416">
              <w:rPr>
                <w:rStyle w:val="Hyperlink"/>
                <w:noProof/>
              </w:rPr>
              <w:instrText xml:space="preserve"> </w:instrText>
            </w:r>
            <w:r w:rsidRPr="003B7416">
              <w:rPr>
                <w:rStyle w:val="Hyperlink"/>
                <w:noProof/>
              </w:rPr>
              <w:fldChar w:fldCharType="separate"/>
            </w:r>
            <w:r w:rsidRPr="003B7416">
              <w:rPr>
                <w:rStyle w:val="Hyperlink"/>
                <w:noProof/>
              </w:rPr>
              <w:t>1.2.</w:t>
            </w:r>
            <w:r>
              <w:rPr>
                <w:rFonts w:eastAsiaTheme="minorEastAsia" w:cstheme="minorBidi"/>
                <w:b w:val="0"/>
                <w:bCs w:val="0"/>
                <w:noProof/>
                <w:sz w:val="22"/>
                <w:szCs w:val="22"/>
              </w:rPr>
              <w:tab/>
            </w:r>
            <w:r w:rsidRPr="003B7416">
              <w:rPr>
                <w:rStyle w:val="Hyperlink"/>
                <w:noProof/>
              </w:rPr>
              <w:t>Business requirements</w:t>
            </w:r>
            <w:r>
              <w:rPr>
                <w:noProof/>
                <w:webHidden/>
              </w:rPr>
              <w:tab/>
            </w:r>
            <w:r>
              <w:rPr>
                <w:noProof/>
                <w:webHidden/>
              </w:rPr>
              <w:fldChar w:fldCharType="begin"/>
            </w:r>
            <w:r>
              <w:rPr>
                <w:noProof/>
                <w:webHidden/>
              </w:rPr>
              <w:instrText xml:space="preserve"> PAGEREF _Toc21928477 \h </w:instrText>
            </w:r>
          </w:ins>
          <w:r>
            <w:rPr>
              <w:noProof/>
              <w:webHidden/>
            </w:rPr>
          </w:r>
          <w:r>
            <w:rPr>
              <w:noProof/>
              <w:webHidden/>
            </w:rPr>
            <w:fldChar w:fldCharType="separate"/>
          </w:r>
          <w:ins w:id="8" w:author="Petya Kaisheva" w:date="2019-10-14T06:54:00Z">
            <w:r>
              <w:rPr>
                <w:noProof/>
                <w:webHidden/>
              </w:rPr>
              <w:t>6</w:t>
            </w:r>
            <w:r>
              <w:rPr>
                <w:noProof/>
                <w:webHidden/>
              </w:rPr>
              <w:fldChar w:fldCharType="end"/>
            </w:r>
            <w:r w:rsidRPr="003B7416">
              <w:rPr>
                <w:rStyle w:val="Hyperlink"/>
                <w:noProof/>
              </w:rPr>
              <w:fldChar w:fldCharType="end"/>
            </w:r>
          </w:ins>
        </w:p>
        <w:p w:rsidR="00BF7FF5" w:rsidRDefault="00BF7FF5">
          <w:pPr>
            <w:pStyle w:val="TOC2"/>
            <w:tabs>
              <w:tab w:val="left" w:pos="600"/>
              <w:tab w:val="right" w:leader="dot" w:pos="9060"/>
            </w:tabs>
            <w:rPr>
              <w:ins w:id="9" w:author="Petya Kaisheva" w:date="2019-10-14T06:54:00Z"/>
              <w:rFonts w:eastAsiaTheme="minorEastAsia" w:cstheme="minorBidi"/>
              <w:b w:val="0"/>
              <w:bCs w:val="0"/>
              <w:noProof/>
              <w:sz w:val="22"/>
              <w:szCs w:val="22"/>
            </w:rPr>
          </w:pPr>
          <w:ins w:id="10"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"_Toc21928478"</w:instrText>
            </w:r>
            <w:r w:rsidRPr="003B7416">
              <w:rPr>
                <w:rStyle w:val="Hyperlink"/>
                <w:noProof/>
              </w:rPr>
              <w:instrText xml:space="preserve"> </w:instrText>
            </w:r>
            <w:r w:rsidRPr="003B7416">
              <w:rPr>
                <w:rStyle w:val="Hyperlink"/>
                <w:noProof/>
              </w:rPr>
              <w:fldChar w:fldCharType="separate"/>
            </w:r>
            <w:r w:rsidRPr="003B7416">
              <w:rPr>
                <w:rStyle w:val="Hyperlink"/>
                <w:noProof/>
              </w:rPr>
              <w:t>1.3.</w:t>
            </w:r>
            <w:r>
              <w:rPr>
                <w:rFonts w:eastAsiaTheme="minorEastAsia" w:cstheme="minorBidi"/>
                <w:b w:val="0"/>
                <w:bCs w:val="0"/>
                <w:noProof/>
                <w:sz w:val="22"/>
                <w:szCs w:val="22"/>
              </w:rPr>
              <w:tab/>
            </w:r>
            <w:r w:rsidRPr="003B7416">
              <w:rPr>
                <w:rStyle w:val="Hyperlink"/>
                <w:noProof/>
              </w:rPr>
              <w:t>Out of Scope of this Technical Design</w:t>
            </w:r>
            <w:r>
              <w:rPr>
                <w:noProof/>
                <w:webHidden/>
              </w:rPr>
              <w:tab/>
            </w:r>
            <w:r>
              <w:rPr>
                <w:noProof/>
                <w:webHidden/>
              </w:rPr>
              <w:fldChar w:fldCharType="begin"/>
            </w:r>
            <w:r>
              <w:rPr>
                <w:noProof/>
                <w:webHidden/>
              </w:rPr>
              <w:instrText xml:space="preserve"> PAGEREF _Toc21928478 \h </w:instrText>
            </w:r>
          </w:ins>
          <w:r>
            <w:rPr>
              <w:noProof/>
              <w:webHidden/>
            </w:rPr>
          </w:r>
          <w:r>
            <w:rPr>
              <w:noProof/>
              <w:webHidden/>
            </w:rPr>
            <w:fldChar w:fldCharType="separate"/>
          </w:r>
          <w:ins w:id="11" w:author="Petya Kaisheva" w:date="2019-10-14T06:54:00Z">
            <w:r>
              <w:rPr>
                <w:noProof/>
                <w:webHidden/>
              </w:rPr>
              <w:t>7</w:t>
            </w:r>
            <w:r>
              <w:rPr>
                <w:noProof/>
                <w:webHidden/>
              </w:rPr>
              <w:fldChar w:fldCharType="end"/>
            </w:r>
            <w:r w:rsidRPr="003B7416">
              <w:rPr>
                <w:rStyle w:val="Hyperlink"/>
                <w:noProof/>
              </w:rPr>
              <w:fldChar w:fldCharType="end"/>
            </w:r>
          </w:ins>
        </w:p>
        <w:p w:rsidR="00BF7FF5" w:rsidRDefault="00BF7FF5">
          <w:pPr>
            <w:pStyle w:val="TOC1"/>
            <w:tabs>
              <w:tab w:val="left" w:pos="400"/>
              <w:tab w:val="right" w:leader="dot" w:pos="9060"/>
            </w:tabs>
            <w:rPr>
              <w:ins w:id="12" w:author="Petya Kaisheva" w:date="2019-10-14T06:54:00Z"/>
              <w:rFonts w:asciiTheme="minorHAnsi" w:eastAsiaTheme="minorEastAsia" w:hAnsiTheme="minorHAnsi" w:cstheme="minorBidi"/>
              <w:b w:val="0"/>
              <w:bCs w:val="0"/>
              <w:caps w:val="0"/>
              <w:noProof/>
              <w:sz w:val="22"/>
              <w:szCs w:val="22"/>
            </w:rPr>
          </w:pPr>
          <w:ins w:id="13"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"_Toc21928479"</w:instrText>
            </w:r>
            <w:r w:rsidRPr="003B7416">
              <w:rPr>
                <w:rStyle w:val="Hyperlink"/>
                <w:noProof/>
              </w:rPr>
              <w:instrText xml:space="preserve"> </w:instrText>
            </w:r>
            <w:r w:rsidRPr="003B7416">
              <w:rPr>
                <w:rStyle w:val="Hyperlink"/>
                <w:noProof/>
              </w:rPr>
              <w:fldChar w:fldCharType="separate"/>
            </w:r>
            <w:r w:rsidRPr="003B7416">
              <w:rPr>
                <w:rStyle w:val="Hyperlink"/>
                <w:noProof/>
              </w:rPr>
              <w:t>2.</w:t>
            </w:r>
            <w:r>
              <w:rPr>
                <w:rFonts w:asciiTheme="minorHAnsi" w:eastAsiaTheme="minorEastAsia" w:hAnsiTheme="minorHAnsi" w:cstheme="minorBidi"/>
                <w:b w:val="0"/>
                <w:bCs w:val="0"/>
                <w:caps w:val="0"/>
                <w:noProof/>
                <w:sz w:val="22"/>
                <w:szCs w:val="22"/>
              </w:rPr>
              <w:tab/>
            </w:r>
            <w:r w:rsidRPr="003B7416">
              <w:rPr>
                <w:rStyle w:val="Hyperlink"/>
                <w:noProof/>
              </w:rPr>
              <w:t>AIA Web Service – “NewBusiness”</w:t>
            </w:r>
            <w:r>
              <w:rPr>
                <w:noProof/>
                <w:webHidden/>
              </w:rPr>
              <w:tab/>
            </w:r>
            <w:r>
              <w:rPr>
                <w:noProof/>
                <w:webHidden/>
              </w:rPr>
              <w:fldChar w:fldCharType="begin"/>
            </w:r>
            <w:r>
              <w:rPr>
                <w:noProof/>
                <w:webHidden/>
              </w:rPr>
              <w:instrText xml:space="preserve"> PAGEREF _Toc21928479 \h </w:instrText>
            </w:r>
          </w:ins>
          <w:r>
            <w:rPr>
              <w:noProof/>
              <w:webHidden/>
            </w:rPr>
          </w:r>
          <w:r>
            <w:rPr>
              <w:noProof/>
              <w:webHidden/>
            </w:rPr>
            <w:fldChar w:fldCharType="separate"/>
          </w:r>
          <w:ins w:id="14" w:author="Petya Kaisheva" w:date="2019-10-14T06:54:00Z">
            <w:r>
              <w:rPr>
                <w:noProof/>
                <w:webHidden/>
              </w:rPr>
              <w:t>8</w:t>
            </w:r>
            <w:r>
              <w:rPr>
                <w:noProof/>
                <w:webHidden/>
              </w:rPr>
              <w:fldChar w:fldCharType="end"/>
            </w:r>
            <w:r w:rsidRPr="003B7416">
              <w:rPr>
                <w:rStyle w:val="Hyperlink"/>
                <w:noProof/>
              </w:rPr>
              <w:fldChar w:fldCharType="end"/>
            </w:r>
          </w:ins>
        </w:p>
        <w:p w:rsidR="00BF7FF5" w:rsidRDefault="00BF7FF5">
          <w:pPr>
            <w:pStyle w:val="TOC2"/>
            <w:tabs>
              <w:tab w:val="left" w:pos="600"/>
              <w:tab w:val="right" w:leader="dot" w:pos="9060"/>
            </w:tabs>
            <w:rPr>
              <w:ins w:id="15" w:author="Petya Kaisheva" w:date="2019-10-14T06:54:00Z"/>
              <w:rFonts w:eastAsiaTheme="minorEastAsia" w:cstheme="minorBidi"/>
              <w:b w:val="0"/>
              <w:bCs w:val="0"/>
              <w:noProof/>
              <w:sz w:val="22"/>
              <w:szCs w:val="22"/>
            </w:rPr>
          </w:pPr>
          <w:ins w:id="16"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"_Toc21928480"</w:instrText>
            </w:r>
            <w:r w:rsidRPr="003B7416">
              <w:rPr>
                <w:rStyle w:val="Hyperlink"/>
                <w:noProof/>
              </w:rPr>
              <w:instrText xml:space="preserve"> </w:instrText>
            </w:r>
            <w:r w:rsidRPr="003B7416">
              <w:rPr>
                <w:rStyle w:val="Hyperlink"/>
                <w:noProof/>
              </w:rPr>
              <w:fldChar w:fldCharType="separate"/>
            </w:r>
            <w:r w:rsidRPr="003B7416">
              <w:rPr>
                <w:rStyle w:val="Hyperlink"/>
                <w:noProof/>
              </w:rPr>
              <w:t>2.1.</w:t>
            </w:r>
            <w:r>
              <w:rPr>
                <w:rFonts w:eastAsiaTheme="minorEastAsia" w:cstheme="minorBidi"/>
                <w:b w:val="0"/>
                <w:bCs w:val="0"/>
                <w:noProof/>
                <w:sz w:val="22"/>
                <w:szCs w:val="22"/>
              </w:rPr>
              <w:tab/>
            </w:r>
            <w:r w:rsidRPr="003B7416">
              <w:rPr>
                <w:rStyle w:val="Hyperlink"/>
                <w:noProof/>
              </w:rPr>
              <w:t>Web Service ID</w:t>
            </w:r>
            <w:r>
              <w:rPr>
                <w:noProof/>
                <w:webHidden/>
              </w:rPr>
              <w:tab/>
            </w:r>
            <w:r>
              <w:rPr>
                <w:noProof/>
                <w:webHidden/>
              </w:rPr>
              <w:fldChar w:fldCharType="begin"/>
            </w:r>
            <w:r>
              <w:rPr>
                <w:noProof/>
                <w:webHidden/>
              </w:rPr>
              <w:instrText xml:space="preserve"> PAGEREF _Toc21928480 \h </w:instrText>
            </w:r>
          </w:ins>
          <w:r>
            <w:rPr>
              <w:noProof/>
              <w:webHidden/>
            </w:rPr>
          </w:r>
          <w:r>
            <w:rPr>
              <w:noProof/>
              <w:webHidden/>
            </w:rPr>
            <w:fldChar w:fldCharType="separate"/>
          </w:r>
          <w:ins w:id="17" w:author="Petya Kaisheva" w:date="2019-10-14T06:54:00Z">
            <w:r>
              <w:rPr>
                <w:noProof/>
                <w:webHidden/>
              </w:rPr>
              <w:t>8</w:t>
            </w:r>
            <w:r>
              <w:rPr>
                <w:noProof/>
                <w:webHidden/>
              </w:rPr>
              <w:fldChar w:fldCharType="end"/>
            </w:r>
            <w:r w:rsidRPr="003B7416">
              <w:rPr>
                <w:rStyle w:val="Hyperlink"/>
                <w:noProof/>
              </w:rPr>
              <w:fldChar w:fldCharType="end"/>
            </w:r>
          </w:ins>
        </w:p>
        <w:p w:rsidR="00BF7FF5" w:rsidRDefault="00BF7FF5">
          <w:pPr>
            <w:pStyle w:val="TOC2"/>
            <w:tabs>
              <w:tab w:val="left" w:pos="600"/>
              <w:tab w:val="right" w:leader="dot" w:pos="9060"/>
            </w:tabs>
            <w:rPr>
              <w:ins w:id="18" w:author="Petya Kaisheva" w:date="2019-10-14T06:54:00Z"/>
              <w:rFonts w:eastAsiaTheme="minorEastAsia" w:cstheme="minorBidi"/>
              <w:b w:val="0"/>
              <w:bCs w:val="0"/>
              <w:noProof/>
              <w:sz w:val="22"/>
              <w:szCs w:val="22"/>
            </w:rPr>
          </w:pPr>
          <w:ins w:id="19"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"_Toc21928481"</w:instrText>
            </w:r>
            <w:r w:rsidRPr="003B7416">
              <w:rPr>
                <w:rStyle w:val="Hyperlink"/>
                <w:noProof/>
              </w:rPr>
              <w:instrText xml:space="preserve"> </w:instrText>
            </w:r>
            <w:r w:rsidRPr="003B7416">
              <w:rPr>
                <w:rStyle w:val="Hyperlink"/>
                <w:noProof/>
              </w:rPr>
              <w:fldChar w:fldCharType="separate"/>
            </w:r>
            <w:r w:rsidRPr="003B7416">
              <w:rPr>
                <w:rStyle w:val="Hyperlink"/>
                <w:noProof/>
              </w:rPr>
              <w:t>2.2.</w:t>
            </w:r>
            <w:r>
              <w:rPr>
                <w:rFonts w:eastAsiaTheme="minorEastAsia" w:cstheme="minorBidi"/>
                <w:b w:val="0"/>
                <w:bCs w:val="0"/>
                <w:noProof/>
                <w:sz w:val="22"/>
                <w:szCs w:val="22"/>
              </w:rPr>
              <w:tab/>
            </w:r>
            <w:r w:rsidRPr="003B7416">
              <w:rPr>
                <w:rStyle w:val="Hyperlink"/>
                <w:noProof/>
              </w:rPr>
              <w:t>AIA Business Activity</w:t>
            </w:r>
            <w:r>
              <w:rPr>
                <w:noProof/>
                <w:webHidden/>
              </w:rPr>
              <w:tab/>
            </w:r>
            <w:r>
              <w:rPr>
                <w:noProof/>
                <w:webHidden/>
              </w:rPr>
              <w:fldChar w:fldCharType="begin"/>
            </w:r>
            <w:r>
              <w:rPr>
                <w:noProof/>
                <w:webHidden/>
              </w:rPr>
              <w:instrText xml:space="preserve"> PAGEREF _Toc21928481 \h </w:instrText>
            </w:r>
          </w:ins>
          <w:r>
            <w:rPr>
              <w:noProof/>
              <w:webHidden/>
            </w:rPr>
          </w:r>
          <w:r>
            <w:rPr>
              <w:noProof/>
              <w:webHidden/>
            </w:rPr>
            <w:fldChar w:fldCharType="separate"/>
          </w:r>
          <w:ins w:id="20" w:author="Petya Kaisheva" w:date="2019-10-14T06:54:00Z">
            <w:r>
              <w:rPr>
                <w:noProof/>
                <w:webHidden/>
              </w:rPr>
              <w:t>8</w:t>
            </w:r>
            <w:r>
              <w:rPr>
                <w:noProof/>
                <w:webHidden/>
              </w:rPr>
              <w:fldChar w:fldCharType="end"/>
            </w:r>
            <w:r w:rsidRPr="003B7416">
              <w:rPr>
                <w:rStyle w:val="Hyperlink"/>
                <w:noProof/>
              </w:rPr>
              <w:fldChar w:fldCharType="end"/>
            </w:r>
          </w:ins>
        </w:p>
        <w:p w:rsidR="00BF7FF5" w:rsidRDefault="00BF7FF5">
          <w:pPr>
            <w:pStyle w:val="TOC2"/>
            <w:tabs>
              <w:tab w:val="left" w:pos="600"/>
              <w:tab w:val="right" w:leader="dot" w:pos="9060"/>
            </w:tabs>
            <w:rPr>
              <w:ins w:id="21" w:author="Petya Kaisheva" w:date="2019-10-14T06:54:00Z"/>
              <w:rFonts w:eastAsiaTheme="minorEastAsia" w:cstheme="minorBidi"/>
              <w:b w:val="0"/>
              <w:bCs w:val="0"/>
              <w:noProof/>
              <w:sz w:val="22"/>
              <w:szCs w:val="22"/>
            </w:rPr>
          </w:pPr>
          <w:ins w:id="22"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"_Toc21928482"</w:instrText>
            </w:r>
            <w:r w:rsidRPr="003B7416">
              <w:rPr>
                <w:rStyle w:val="Hyperlink"/>
                <w:noProof/>
              </w:rPr>
              <w:instrText xml:space="preserve"> </w:instrText>
            </w:r>
            <w:r w:rsidRPr="003B7416">
              <w:rPr>
                <w:rStyle w:val="Hyperlink"/>
                <w:noProof/>
              </w:rPr>
              <w:fldChar w:fldCharType="separate"/>
            </w:r>
            <w:r w:rsidRPr="003B7416">
              <w:rPr>
                <w:rStyle w:val="Hyperlink"/>
                <w:noProof/>
              </w:rPr>
              <w:t>2.3.</w:t>
            </w:r>
            <w:r>
              <w:rPr>
                <w:rFonts w:eastAsiaTheme="minorEastAsia" w:cstheme="minorBidi"/>
                <w:b w:val="0"/>
                <w:bCs w:val="0"/>
                <w:noProof/>
                <w:sz w:val="22"/>
                <w:szCs w:val="22"/>
              </w:rPr>
              <w:tab/>
            </w:r>
            <w:r w:rsidRPr="003B7416">
              <w:rPr>
                <w:rStyle w:val="Hyperlink"/>
                <w:noProof/>
              </w:rPr>
              <w:t>Triggering Event</w:t>
            </w:r>
            <w:r>
              <w:rPr>
                <w:noProof/>
                <w:webHidden/>
              </w:rPr>
              <w:tab/>
            </w:r>
            <w:r>
              <w:rPr>
                <w:noProof/>
                <w:webHidden/>
              </w:rPr>
              <w:fldChar w:fldCharType="begin"/>
            </w:r>
            <w:r>
              <w:rPr>
                <w:noProof/>
                <w:webHidden/>
              </w:rPr>
              <w:instrText xml:space="preserve"> PAGEREF _Toc21928482 \h </w:instrText>
            </w:r>
          </w:ins>
          <w:r>
            <w:rPr>
              <w:noProof/>
              <w:webHidden/>
            </w:rPr>
          </w:r>
          <w:r>
            <w:rPr>
              <w:noProof/>
              <w:webHidden/>
            </w:rPr>
            <w:fldChar w:fldCharType="separate"/>
          </w:r>
          <w:ins w:id="23" w:author="Petya Kaisheva" w:date="2019-10-14T06:54:00Z">
            <w:r>
              <w:rPr>
                <w:noProof/>
                <w:webHidden/>
              </w:rPr>
              <w:t>8</w:t>
            </w:r>
            <w:r>
              <w:rPr>
                <w:noProof/>
                <w:webHidden/>
              </w:rPr>
              <w:fldChar w:fldCharType="end"/>
            </w:r>
            <w:r w:rsidRPr="003B7416">
              <w:rPr>
                <w:rStyle w:val="Hyperlink"/>
                <w:noProof/>
              </w:rPr>
              <w:fldChar w:fldCharType="end"/>
            </w:r>
          </w:ins>
        </w:p>
        <w:p w:rsidR="00BF7FF5" w:rsidRDefault="00BF7FF5">
          <w:pPr>
            <w:pStyle w:val="TOC2"/>
            <w:tabs>
              <w:tab w:val="left" w:pos="600"/>
              <w:tab w:val="right" w:leader="dot" w:pos="9060"/>
            </w:tabs>
            <w:rPr>
              <w:ins w:id="24" w:author="Petya Kaisheva" w:date="2019-10-14T06:54:00Z"/>
              <w:rFonts w:eastAsiaTheme="minorEastAsia" w:cstheme="minorBidi"/>
              <w:b w:val="0"/>
              <w:bCs w:val="0"/>
              <w:noProof/>
              <w:sz w:val="22"/>
              <w:szCs w:val="22"/>
            </w:rPr>
          </w:pPr>
          <w:ins w:id="25"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"_Toc21928483"</w:instrText>
            </w:r>
            <w:r w:rsidRPr="003B7416">
              <w:rPr>
                <w:rStyle w:val="Hyperlink"/>
                <w:noProof/>
              </w:rPr>
              <w:instrText xml:space="preserve"> </w:instrText>
            </w:r>
            <w:r w:rsidRPr="003B7416">
              <w:rPr>
                <w:rStyle w:val="Hyperlink"/>
                <w:noProof/>
              </w:rPr>
              <w:fldChar w:fldCharType="separate"/>
            </w:r>
            <w:r w:rsidRPr="003B7416">
              <w:rPr>
                <w:rStyle w:val="Hyperlink"/>
                <w:noProof/>
              </w:rPr>
              <w:t>2.4.</w:t>
            </w:r>
            <w:r>
              <w:rPr>
                <w:rFonts w:eastAsiaTheme="minorEastAsia" w:cstheme="minorBidi"/>
                <w:b w:val="0"/>
                <w:bCs w:val="0"/>
                <w:noProof/>
                <w:sz w:val="22"/>
                <w:szCs w:val="22"/>
              </w:rPr>
              <w:tab/>
            </w:r>
            <w:r w:rsidRPr="003B7416">
              <w:rPr>
                <w:rStyle w:val="Hyperlink"/>
                <w:noProof/>
              </w:rPr>
              <w:t>Input Data Flows</w:t>
            </w:r>
            <w:r>
              <w:rPr>
                <w:noProof/>
                <w:webHidden/>
              </w:rPr>
              <w:tab/>
            </w:r>
            <w:r>
              <w:rPr>
                <w:noProof/>
                <w:webHidden/>
              </w:rPr>
              <w:fldChar w:fldCharType="begin"/>
            </w:r>
            <w:r>
              <w:rPr>
                <w:noProof/>
                <w:webHidden/>
              </w:rPr>
              <w:instrText xml:space="preserve"> PAGEREF _Toc21928483 \h </w:instrText>
            </w:r>
          </w:ins>
          <w:r>
            <w:rPr>
              <w:noProof/>
              <w:webHidden/>
            </w:rPr>
          </w:r>
          <w:r>
            <w:rPr>
              <w:noProof/>
              <w:webHidden/>
            </w:rPr>
            <w:fldChar w:fldCharType="separate"/>
          </w:r>
          <w:ins w:id="26" w:author="Petya Kaisheva" w:date="2019-10-14T06:54:00Z">
            <w:r>
              <w:rPr>
                <w:noProof/>
                <w:webHidden/>
              </w:rPr>
              <w:t>8</w:t>
            </w:r>
            <w:r>
              <w:rPr>
                <w:noProof/>
                <w:webHidden/>
              </w:rPr>
              <w:fldChar w:fldCharType="end"/>
            </w:r>
            <w:r w:rsidRPr="003B7416">
              <w:rPr>
                <w:rStyle w:val="Hyperlink"/>
                <w:noProof/>
              </w:rPr>
              <w:fldChar w:fldCharType="end"/>
            </w:r>
          </w:ins>
        </w:p>
        <w:p w:rsidR="00BF7FF5" w:rsidRDefault="00BF7FF5">
          <w:pPr>
            <w:pStyle w:val="TOC2"/>
            <w:tabs>
              <w:tab w:val="left" w:pos="600"/>
              <w:tab w:val="right" w:leader="dot" w:pos="9060"/>
            </w:tabs>
            <w:rPr>
              <w:ins w:id="27" w:author="Petya Kaisheva" w:date="2019-10-14T06:54:00Z"/>
              <w:rFonts w:eastAsiaTheme="minorEastAsia" w:cstheme="minorBidi"/>
              <w:b w:val="0"/>
              <w:bCs w:val="0"/>
              <w:noProof/>
              <w:sz w:val="22"/>
              <w:szCs w:val="22"/>
            </w:rPr>
          </w:pPr>
          <w:ins w:id="28"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"_Toc21928484"</w:instrText>
            </w:r>
            <w:r w:rsidRPr="003B7416">
              <w:rPr>
                <w:rStyle w:val="Hyperlink"/>
                <w:noProof/>
              </w:rPr>
              <w:instrText xml:space="preserve"> </w:instrText>
            </w:r>
            <w:r w:rsidRPr="003B7416">
              <w:rPr>
                <w:rStyle w:val="Hyperlink"/>
                <w:noProof/>
              </w:rPr>
              <w:fldChar w:fldCharType="separate"/>
            </w:r>
            <w:r w:rsidRPr="003B7416">
              <w:rPr>
                <w:rStyle w:val="Hyperlink"/>
                <w:noProof/>
              </w:rPr>
              <w:t>2.5.</w:t>
            </w:r>
            <w:r>
              <w:rPr>
                <w:rFonts w:eastAsiaTheme="minorEastAsia" w:cstheme="minorBidi"/>
                <w:b w:val="0"/>
                <w:bCs w:val="0"/>
                <w:noProof/>
                <w:sz w:val="22"/>
                <w:szCs w:val="22"/>
              </w:rPr>
              <w:tab/>
            </w:r>
            <w:r w:rsidRPr="003B7416">
              <w:rPr>
                <w:rStyle w:val="Hyperlink"/>
                <w:noProof/>
              </w:rPr>
              <w:t>Output Data Flows</w:t>
            </w:r>
            <w:r>
              <w:rPr>
                <w:noProof/>
                <w:webHidden/>
              </w:rPr>
              <w:tab/>
            </w:r>
            <w:r>
              <w:rPr>
                <w:noProof/>
                <w:webHidden/>
              </w:rPr>
              <w:fldChar w:fldCharType="begin"/>
            </w:r>
            <w:r>
              <w:rPr>
                <w:noProof/>
                <w:webHidden/>
              </w:rPr>
              <w:instrText xml:space="preserve"> PAGEREF _Toc21928484 \h </w:instrText>
            </w:r>
          </w:ins>
          <w:r>
            <w:rPr>
              <w:noProof/>
              <w:webHidden/>
            </w:rPr>
          </w:r>
          <w:r>
            <w:rPr>
              <w:noProof/>
              <w:webHidden/>
            </w:rPr>
            <w:fldChar w:fldCharType="separate"/>
          </w:r>
          <w:ins w:id="29" w:author="Petya Kaisheva" w:date="2019-10-14T06:54:00Z">
            <w:r>
              <w:rPr>
                <w:noProof/>
                <w:webHidden/>
              </w:rPr>
              <w:t>8</w:t>
            </w:r>
            <w:r>
              <w:rPr>
                <w:noProof/>
                <w:webHidden/>
              </w:rPr>
              <w:fldChar w:fldCharType="end"/>
            </w:r>
            <w:r w:rsidRPr="003B7416">
              <w:rPr>
                <w:rStyle w:val="Hyperlink"/>
                <w:noProof/>
              </w:rPr>
              <w:fldChar w:fldCharType="end"/>
            </w:r>
          </w:ins>
        </w:p>
        <w:p w:rsidR="00BF7FF5" w:rsidRDefault="00BF7FF5">
          <w:pPr>
            <w:pStyle w:val="TOC2"/>
            <w:tabs>
              <w:tab w:val="left" w:pos="600"/>
              <w:tab w:val="right" w:leader="dot" w:pos="9060"/>
            </w:tabs>
            <w:rPr>
              <w:ins w:id="30" w:author="Petya Kaisheva" w:date="2019-10-14T06:54:00Z"/>
              <w:rFonts w:eastAsiaTheme="minorEastAsia" w:cstheme="minorBidi"/>
              <w:b w:val="0"/>
              <w:bCs w:val="0"/>
              <w:noProof/>
              <w:sz w:val="22"/>
              <w:szCs w:val="22"/>
            </w:rPr>
          </w:pPr>
          <w:ins w:id="31"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"_Toc21928485"</w:instrText>
            </w:r>
            <w:r w:rsidRPr="003B7416">
              <w:rPr>
                <w:rStyle w:val="Hyperlink"/>
                <w:noProof/>
              </w:rPr>
              <w:instrText xml:space="preserve"> </w:instrText>
            </w:r>
            <w:r w:rsidRPr="003B7416">
              <w:rPr>
                <w:rStyle w:val="Hyperlink"/>
                <w:noProof/>
              </w:rPr>
              <w:fldChar w:fldCharType="separate"/>
            </w:r>
            <w:r w:rsidRPr="003B7416">
              <w:rPr>
                <w:rStyle w:val="Hyperlink"/>
                <w:noProof/>
              </w:rPr>
              <w:t>2.6.</w:t>
            </w:r>
            <w:r>
              <w:rPr>
                <w:rFonts w:eastAsiaTheme="minorEastAsia" w:cstheme="minorBidi"/>
                <w:b w:val="0"/>
                <w:bCs w:val="0"/>
                <w:noProof/>
                <w:sz w:val="22"/>
                <w:szCs w:val="22"/>
              </w:rPr>
              <w:tab/>
            </w:r>
            <w:r w:rsidRPr="003B7416">
              <w:rPr>
                <w:rStyle w:val="Hyperlink"/>
                <w:noProof/>
              </w:rPr>
              <w:t>Exception management</w:t>
            </w:r>
            <w:r>
              <w:rPr>
                <w:noProof/>
                <w:webHidden/>
              </w:rPr>
              <w:tab/>
            </w:r>
            <w:r>
              <w:rPr>
                <w:noProof/>
                <w:webHidden/>
              </w:rPr>
              <w:fldChar w:fldCharType="begin"/>
            </w:r>
            <w:r>
              <w:rPr>
                <w:noProof/>
                <w:webHidden/>
              </w:rPr>
              <w:instrText xml:space="preserve"> PAGEREF _Toc21928485 \h </w:instrText>
            </w:r>
          </w:ins>
          <w:r>
            <w:rPr>
              <w:noProof/>
              <w:webHidden/>
            </w:rPr>
          </w:r>
          <w:r>
            <w:rPr>
              <w:noProof/>
              <w:webHidden/>
            </w:rPr>
            <w:fldChar w:fldCharType="separate"/>
          </w:r>
          <w:ins w:id="32" w:author="Petya Kaisheva" w:date="2019-10-14T06:54:00Z">
            <w:r>
              <w:rPr>
                <w:noProof/>
                <w:webHidden/>
              </w:rPr>
              <w:t>9</w:t>
            </w:r>
            <w:r>
              <w:rPr>
                <w:noProof/>
                <w:webHidden/>
              </w:rPr>
              <w:fldChar w:fldCharType="end"/>
            </w:r>
            <w:r w:rsidRPr="003B7416">
              <w:rPr>
                <w:rStyle w:val="Hyperlink"/>
                <w:noProof/>
              </w:rPr>
              <w:fldChar w:fldCharType="end"/>
            </w:r>
          </w:ins>
        </w:p>
        <w:p w:rsidR="00BF7FF5" w:rsidRDefault="00BF7FF5">
          <w:pPr>
            <w:pStyle w:val="TOC2"/>
            <w:tabs>
              <w:tab w:val="left" w:pos="600"/>
              <w:tab w:val="right" w:leader="dot" w:pos="9060"/>
            </w:tabs>
            <w:rPr>
              <w:ins w:id="33" w:author="Petya Kaisheva" w:date="2019-10-14T06:54:00Z"/>
              <w:rFonts w:eastAsiaTheme="minorEastAsia" w:cstheme="minorBidi"/>
              <w:b w:val="0"/>
              <w:bCs w:val="0"/>
              <w:noProof/>
              <w:sz w:val="22"/>
              <w:szCs w:val="22"/>
            </w:rPr>
          </w:pPr>
          <w:ins w:id="34"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"_Toc21928486"</w:instrText>
            </w:r>
            <w:r w:rsidRPr="003B7416">
              <w:rPr>
                <w:rStyle w:val="Hyperlink"/>
                <w:noProof/>
              </w:rPr>
              <w:instrText xml:space="preserve"> </w:instrText>
            </w:r>
            <w:r w:rsidRPr="003B7416">
              <w:rPr>
                <w:rStyle w:val="Hyperlink"/>
                <w:noProof/>
              </w:rPr>
              <w:fldChar w:fldCharType="separate"/>
            </w:r>
            <w:r w:rsidRPr="003B7416">
              <w:rPr>
                <w:rStyle w:val="Hyperlink"/>
                <w:noProof/>
              </w:rPr>
              <w:t>2.7.</w:t>
            </w:r>
            <w:r>
              <w:rPr>
                <w:rFonts w:eastAsiaTheme="minorEastAsia" w:cstheme="minorBidi"/>
                <w:b w:val="0"/>
                <w:bCs w:val="0"/>
                <w:noProof/>
                <w:sz w:val="22"/>
                <w:szCs w:val="22"/>
              </w:rPr>
              <w:tab/>
            </w:r>
            <w:r w:rsidRPr="003B7416">
              <w:rPr>
                <w:rStyle w:val="Hyperlink"/>
                <w:noProof/>
              </w:rPr>
              <w:t>Web Service Parameterisation</w:t>
            </w:r>
            <w:r>
              <w:rPr>
                <w:noProof/>
                <w:webHidden/>
              </w:rPr>
              <w:tab/>
            </w:r>
            <w:r>
              <w:rPr>
                <w:noProof/>
                <w:webHidden/>
              </w:rPr>
              <w:fldChar w:fldCharType="begin"/>
            </w:r>
            <w:r>
              <w:rPr>
                <w:noProof/>
                <w:webHidden/>
              </w:rPr>
              <w:instrText xml:space="preserve"> PAGEREF _Toc21928486 \h </w:instrText>
            </w:r>
          </w:ins>
          <w:r>
            <w:rPr>
              <w:noProof/>
              <w:webHidden/>
            </w:rPr>
          </w:r>
          <w:r>
            <w:rPr>
              <w:noProof/>
              <w:webHidden/>
            </w:rPr>
            <w:fldChar w:fldCharType="separate"/>
          </w:r>
          <w:ins w:id="35" w:author="Petya Kaisheva" w:date="2019-10-14T06:54:00Z">
            <w:r>
              <w:rPr>
                <w:noProof/>
                <w:webHidden/>
              </w:rPr>
              <w:t>9</w:t>
            </w:r>
            <w:r>
              <w:rPr>
                <w:noProof/>
                <w:webHidden/>
              </w:rPr>
              <w:fldChar w:fldCharType="end"/>
            </w:r>
            <w:r w:rsidRPr="003B7416">
              <w:rPr>
                <w:rStyle w:val="Hyperlink"/>
                <w:noProof/>
              </w:rPr>
              <w:fldChar w:fldCharType="end"/>
            </w:r>
          </w:ins>
        </w:p>
        <w:p w:rsidR="00BF7FF5" w:rsidRDefault="00BF7FF5">
          <w:pPr>
            <w:pStyle w:val="TOC2"/>
            <w:tabs>
              <w:tab w:val="left" w:pos="600"/>
              <w:tab w:val="right" w:leader="dot" w:pos="9060"/>
            </w:tabs>
            <w:rPr>
              <w:ins w:id="36" w:author="Petya Kaisheva" w:date="2019-10-14T06:54:00Z"/>
              <w:rFonts w:eastAsiaTheme="minorEastAsia" w:cstheme="minorBidi"/>
              <w:b w:val="0"/>
              <w:bCs w:val="0"/>
              <w:noProof/>
              <w:sz w:val="22"/>
              <w:szCs w:val="22"/>
            </w:rPr>
          </w:pPr>
          <w:ins w:id="37"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"_Toc21928487"</w:instrText>
            </w:r>
            <w:r w:rsidRPr="003B7416">
              <w:rPr>
                <w:rStyle w:val="Hyperlink"/>
                <w:noProof/>
              </w:rPr>
              <w:instrText xml:space="preserve"> </w:instrText>
            </w:r>
            <w:r w:rsidRPr="003B7416">
              <w:rPr>
                <w:rStyle w:val="Hyperlink"/>
                <w:noProof/>
              </w:rPr>
              <w:fldChar w:fldCharType="separate"/>
            </w:r>
            <w:r w:rsidRPr="003B7416">
              <w:rPr>
                <w:rStyle w:val="Hyperlink"/>
                <w:noProof/>
              </w:rPr>
              <w:t>2.8.</w:t>
            </w:r>
            <w:r>
              <w:rPr>
                <w:rFonts w:eastAsiaTheme="minorEastAsia" w:cstheme="minorBidi"/>
                <w:b w:val="0"/>
                <w:bCs w:val="0"/>
                <w:noProof/>
                <w:sz w:val="22"/>
                <w:szCs w:val="22"/>
              </w:rPr>
              <w:tab/>
            </w:r>
            <w:r w:rsidRPr="003B7416">
              <w:rPr>
                <w:rStyle w:val="Hyperlink"/>
                <w:noProof/>
              </w:rPr>
              <w:t>Web service WSDL</w:t>
            </w:r>
            <w:r>
              <w:rPr>
                <w:noProof/>
                <w:webHidden/>
              </w:rPr>
              <w:tab/>
            </w:r>
            <w:r>
              <w:rPr>
                <w:noProof/>
                <w:webHidden/>
              </w:rPr>
              <w:fldChar w:fldCharType="begin"/>
            </w:r>
            <w:r>
              <w:rPr>
                <w:noProof/>
                <w:webHidden/>
              </w:rPr>
              <w:instrText xml:space="preserve"> PAGEREF _Toc21928487 \h </w:instrText>
            </w:r>
          </w:ins>
          <w:r>
            <w:rPr>
              <w:noProof/>
              <w:webHidden/>
            </w:rPr>
          </w:r>
          <w:r>
            <w:rPr>
              <w:noProof/>
              <w:webHidden/>
            </w:rPr>
            <w:fldChar w:fldCharType="separate"/>
          </w:r>
          <w:ins w:id="38" w:author="Petya Kaisheva" w:date="2019-10-14T06:54:00Z">
            <w:r>
              <w:rPr>
                <w:noProof/>
                <w:webHidden/>
              </w:rPr>
              <w:t>9</w:t>
            </w:r>
            <w:r>
              <w:rPr>
                <w:noProof/>
                <w:webHidden/>
              </w:rPr>
              <w:fldChar w:fldCharType="end"/>
            </w:r>
            <w:r w:rsidRPr="003B7416">
              <w:rPr>
                <w:rStyle w:val="Hyperlink"/>
                <w:noProof/>
              </w:rPr>
              <w:fldChar w:fldCharType="end"/>
            </w:r>
          </w:ins>
        </w:p>
        <w:p w:rsidR="00BF7FF5" w:rsidRDefault="00BF7FF5">
          <w:pPr>
            <w:pStyle w:val="TOC2"/>
            <w:tabs>
              <w:tab w:val="left" w:pos="600"/>
              <w:tab w:val="right" w:leader="dot" w:pos="9060"/>
            </w:tabs>
            <w:rPr>
              <w:ins w:id="39" w:author="Petya Kaisheva" w:date="2019-10-14T06:54:00Z"/>
              <w:rFonts w:eastAsiaTheme="minorEastAsia" w:cstheme="minorBidi"/>
              <w:b w:val="0"/>
              <w:bCs w:val="0"/>
              <w:noProof/>
              <w:sz w:val="22"/>
              <w:szCs w:val="22"/>
            </w:rPr>
          </w:pPr>
          <w:ins w:id="40"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"_Toc21928488"</w:instrText>
            </w:r>
            <w:r w:rsidRPr="003B7416">
              <w:rPr>
                <w:rStyle w:val="Hyperlink"/>
                <w:noProof/>
              </w:rPr>
              <w:instrText xml:space="preserve"> </w:instrText>
            </w:r>
            <w:r w:rsidRPr="003B7416">
              <w:rPr>
                <w:rStyle w:val="Hyperlink"/>
                <w:noProof/>
              </w:rPr>
              <w:fldChar w:fldCharType="separate"/>
            </w:r>
            <w:r w:rsidRPr="003B7416">
              <w:rPr>
                <w:rStyle w:val="Hyperlink"/>
                <w:noProof/>
              </w:rPr>
              <w:t>2.9.</w:t>
            </w:r>
            <w:r>
              <w:rPr>
                <w:rFonts w:eastAsiaTheme="minorEastAsia" w:cstheme="minorBidi"/>
                <w:b w:val="0"/>
                <w:bCs w:val="0"/>
                <w:noProof/>
                <w:sz w:val="22"/>
                <w:szCs w:val="22"/>
              </w:rPr>
              <w:tab/>
            </w:r>
            <w:r w:rsidRPr="003B7416">
              <w:rPr>
                <w:rStyle w:val="Hyperlink"/>
                <w:noProof/>
              </w:rPr>
              <w:t>Test Cases</w:t>
            </w:r>
            <w:r>
              <w:rPr>
                <w:noProof/>
                <w:webHidden/>
              </w:rPr>
              <w:tab/>
            </w:r>
            <w:r>
              <w:rPr>
                <w:noProof/>
                <w:webHidden/>
              </w:rPr>
              <w:fldChar w:fldCharType="begin"/>
            </w:r>
            <w:r>
              <w:rPr>
                <w:noProof/>
                <w:webHidden/>
              </w:rPr>
              <w:instrText xml:space="preserve"> PAGEREF _Toc21928488 \h </w:instrText>
            </w:r>
          </w:ins>
          <w:r>
            <w:rPr>
              <w:noProof/>
              <w:webHidden/>
            </w:rPr>
          </w:r>
          <w:r>
            <w:rPr>
              <w:noProof/>
              <w:webHidden/>
            </w:rPr>
            <w:fldChar w:fldCharType="separate"/>
          </w:r>
          <w:ins w:id="41" w:author="Petya Kaisheva" w:date="2019-10-14T06:54:00Z">
            <w:r>
              <w:rPr>
                <w:noProof/>
                <w:webHidden/>
              </w:rPr>
              <w:t>9</w:t>
            </w:r>
            <w:r>
              <w:rPr>
                <w:noProof/>
                <w:webHidden/>
              </w:rPr>
              <w:fldChar w:fldCharType="end"/>
            </w:r>
            <w:r w:rsidRPr="003B7416">
              <w:rPr>
                <w:rStyle w:val="Hyperlink"/>
                <w:noProof/>
              </w:rPr>
              <w:fldChar w:fldCharType="end"/>
            </w:r>
          </w:ins>
        </w:p>
        <w:p w:rsidR="00BF7FF5" w:rsidRDefault="00BF7FF5">
          <w:pPr>
            <w:pStyle w:val="TOC1"/>
            <w:tabs>
              <w:tab w:val="left" w:pos="400"/>
              <w:tab w:val="right" w:leader="dot" w:pos="9060"/>
            </w:tabs>
            <w:rPr>
              <w:ins w:id="42" w:author="Petya Kaisheva" w:date="2019-10-14T06:54:00Z"/>
              <w:rFonts w:asciiTheme="minorHAnsi" w:eastAsiaTheme="minorEastAsia" w:hAnsiTheme="minorHAnsi" w:cstheme="minorBidi"/>
              <w:b w:val="0"/>
              <w:bCs w:val="0"/>
              <w:caps w:val="0"/>
              <w:noProof/>
              <w:sz w:val="22"/>
              <w:szCs w:val="22"/>
            </w:rPr>
          </w:pPr>
          <w:ins w:id="43"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"_Toc21928489"</w:instrText>
            </w:r>
            <w:r w:rsidRPr="003B7416">
              <w:rPr>
                <w:rStyle w:val="Hyperlink"/>
                <w:noProof/>
              </w:rPr>
              <w:instrText xml:space="preserve"> </w:instrText>
            </w:r>
            <w:r w:rsidRPr="003B7416">
              <w:rPr>
                <w:rStyle w:val="Hyperlink"/>
                <w:noProof/>
              </w:rPr>
              <w:fldChar w:fldCharType="separate"/>
            </w:r>
            <w:r w:rsidRPr="003B7416">
              <w:rPr>
                <w:rStyle w:val="Hyperlink"/>
                <w:noProof/>
              </w:rPr>
              <w:t>3.</w:t>
            </w:r>
            <w:r>
              <w:rPr>
                <w:rFonts w:asciiTheme="minorHAnsi" w:eastAsiaTheme="minorEastAsia" w:hAnsiTheme="minorHAnsi" w:cstheme="minorBidi"/>
                <w:b w:val="0"/>
                <w:bCs w:val="0"/>
                <w:caps w:val="0"/>
                <w:noProof/>
                <w:sz w:val="22"/>
                <w:szCs w:val="22"/>
              </w:rPr>
              <w:tab/>
            </w:r>
            <w:r w:rsidRPr="003B7416">
              <w:rPr>
                <w:rStyle w:val="Hyperlink"/>
                <w:noProof/>
              </w:rPr>
              <w:t>Business Activity – “New Business”</w:t>
            </w:r>
            <w:r>
              <w:rPr>
                <w:noProof/>
                <w:webHidden/>
              </w:rPr>
              <w:tab/>
            </w:r>
            <w:r>
              <w:rPr>
                <w:noProof/>
                <w:webHidden/>
              </w:rPr>
              <w:fldChar w:fldCharType="begin"/>
            </w:r>
            <w:r>
              <w:rPr>
                <w:noProof/>
                <w:webHidden/>
              </w:rPr>
              <w:instrText xml:space="preserve"> PAGEREF _Toc21928489 \h </w:instrText>
            </w:r>
          </w:ins>
          <w:r>
            <w:rPr>
              <w:noProof/>
              <w:webHidden/>
            </w:rPr>
          </w:r>
          <w:r>
            <w:rPr>
              <w:noProof/>
              <w:webHidden/>
            </w:rPr>
            <w:fldChar w:fldCharType="separate"/>
          </w:r>
          <w:ins w:id="44" w:author="Petya Kaisheva" w:date="2019-10-14T06:54:00Z">
            <w:r>
              <w:rPr>
                <w:noProof/>
                <w:webHidden/>
              </w:rPr>
              <w:t>17</w:t>
            </w:r>
            <w:r>
              <w:rPr>
                <w:noProof/>
                <w:webHidden/>
              </w:rPr>
              <w:fldChar w:fldCharType="end"/>
            </w:r>
            <w:r w:rsidRPr="003B7416">
              <w:rPr>
                <w:rStyle w:val="Hyperlink"/>
                <w:noProof/>
              </w:rPr>
              <w:fldChar w:fldCharType="end"/>
            </w:r>
          </w:ins>
        </w:p>
        <w:p w:rsidR="00BF7FF5" w:rsidRDefault="00BF7FF5">
          <w:pPr>
            <w:pStyle w:val="TOC2"/>
            <w:tabs>
              <w:tab w:val="left" w:pos="600"/>
              <w:tab w:val="right" w:leader="dot" w:pos="9060"/>
            </w:tabs>
            <w:rPr>
              <w:ins w:id="45" w:author="Petya Kaisheva" w:date="2019-10-14T06:54:00Z"/>
              <w:rFonts w:eastAsiaTheme="minorEastAsia" w:cstheme="minorBidi"/>
              <w:b w:val="0"/>
              <w:bCs w:val="0"/>
              <w:noProof/>
              <w:sz w:val="22"/>
              <w:szCs w:val="22"/>
            </w:rPr>
          </w:pPr>
          <w:ins w:id="46"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"_Toc21928492"</w:instrText>
            </w:r>
            <w:r w:rsidRPr="003B7416">
              <w:rPr>
                <w:rStyle w:val="Hyperlink"/>
                <w:noProof/>
              </w:rPr>
              <w:instrText xml:space="preserve"> </w:instrText>
            </w:r>
            <w:r w:rsidRPr="003B7416">
              <w:rPr>
                <w:rStyle w:val="Hyperlink"/>
                <w:noProof/>
              </w:rPr>
              <w:fldChar w:fldCharType="separate"/>
            </w:r>
            <w:r w:rsidRPr="003B7416">
              <w:rPr>
                <w:rStyle w:val="Hyperlink"/>
                <w:noProof/>
              </w:rPr>
              <w:t>3.1.</w:t>
            </w:r>
            <w:r>
              <w:rPr>
                <w:rFonts w:eastAsiaTheme="minorEastAsia" w:cstheme="minorBidi"/>
                <w:b w:val="0"/>
                <w:bCs w:val="0"/>
                <w:noProof/>
                <w:sz w:val="22"/>
                <w:szCs w:val="22"/>
              </w:rPr>
              <w:tab/>
            </w:r>
            <w:r w:rsidRPr="003B7416">
              <w:rPr>
                <w:rStyle w:val="Hyperlink"/>
                <w:noProof/>
              </w:rPr>
              <w:t>Steps</w:t>
            </w:r>
            <w:r>
              <w:rPr>
                <w:noProof/>
                <w:webHidden/>
              </w:rPr>
              <w:tab/>
            </w:r>
            <w:r>
              <w:rPr>
                <w:noProof/>
                <w:webHidden/>
              </w:rPr>
              <w:fldChar w:fldCharType="begin"/>
            </w:r>
            <w:r>
              <w:rPr>
                <w:noProof/>
                <w:webHidden/>
              </w:rPr>
              <w:instrText xml:space="preserve"> PAGEREF _Toc21928492 \h </w:instrText>
            </w:r>
          </w:ins>
          <w:r>
            <w:rPr>
              <w:noProof/>
              <w:webHidden/>
            </w:rPr>
          </w:r>
          <w:r>
            <w:rPr>
              <w:noProof/>
              <w:webHidden/>
            </w:rPr>
            <w:fldChar w:fldCharType="separate"/>
          </w:r>
          <w:ins w:id="47" w:author="Petya Kaisheva" w:date="2019-10-14T06:54:00Z">
            <w:r>
              <w:rPr>
                <w:noProof/>
                <w:webHidden/>
              </w:rPr>
              <w:t>17</w:t>
            </w:r>
            <w:r>
              <w:rPr>
                <w:noProof/>
                <w:webHidden/>
              </w:rPr>
              <w:fldChar w:fldCharType="end"/>
            </w:r>
            <w:r w:rsidRPr="003B7416">
              <w:rPr>
                <w:rStyle w:val="Hyperlink"/>
                <w:noProof/>
              </w:rPr>
              <w:fldChar w:fldCharType="end"/>
            </w:r>
          </w:ins>
        </w:p>
        <w:p w:rsidR="00BF7FF5" w:rsidRDefault="00BF7FF5">
          <w:pPr>
            <w:pStyle w:val="TOC3"/>
            <w:tabs>
              <w:tab w:val="left" w:pos="1000"/>
              <w:tab w:val="right" w:leader="dot" w:pos="9060"/>
            </w:tabs>
            <w:rPr>
              <w:ins w:id="48" w:author="Petya Kaisheva" w:date="2019-10-14T06:54:00Z"/>
              <w:rFonts w:eastAsiaTheme="minorEastAsia" w:cstheme="minorBidi"/>
              <w:noProof/>
              <w:sz w:val="22"/>
              <w:szCs w:val="22"/>
            </w:rPr>
          </w:pPr>
          <w:ins w:id="49"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"_Toc21928493"</w:instrText>
            </w:r>
            <w:r w:rsidRPr="003B7416">
              <w:rPr>
                <w:rStyle w:val="Hyperlink"/>
                <w:noProof/>
              </w:rPr>
              <w:instrText xml:space="preserve"> </w:instrText>
            </w:r>
            <w:r w:rsidRPr="003B7416">
              <w:rPr>
                <w:rStyle w:val="Hyperlink"/>
                <w:noProof/>
              </w:rPr>
              <w:fldChar w:fldCharType="separate"/>
            </w:r>
            <w:r w:rsidRPr="003B7416">
              <w:rPr>
                <w:rStyle w:val="Hyperlink"/>
                <w:noProof/>
              </w:rPr>
              <w:t>3.1.1.</w:t>
            </w:r>
            <w:r>
              <w:rPr>
                <w:rFonts w:eastAsiaTheme="minorEastAsia" w:cstheme="minorBidi"/>
                <w:noProof/>
                <w:sz w:val="22"/>
                <w:szCs w:val="22"/>
              </w:rPr>
              <w:tab/>
            </w:r>
            <w:r w:rsidRPr="003B7416">
              <w:rPr>
                <w:rStyle w:val="Hyperlink"/>
                <w:noProof/>
              </w:rPr>
              <w:t>Step « Activity Request»</w:t>
            </w:r>
            <w:r>
              <w:rPr>
                <w:noProof/>
                <w:webHidden/>
              </w:rPr>
              <w:tab/>
            </w:r>
            <w:r>
              <w:rPr>
                <w:noProof/>
                <w:webHidden/>
              </w:rPr>
              <w:fldChar w:fldCharType="begin"/>
            </w:r>
            <w:r>
              <w:rPr>
                <w:noProof/>
                <w:webHidden/>
              </w:rPr>
              <w:instrText xml:space="preserve"> PAGEREF _Toc21928493 \h </w:instrText>
            </w:r>
          </w:ins>
          <w:r>
            <w:rPr>
              <w:noProof/>
              <w:webHidden/>
            </w:rPr>
          </w:r>
          <w:r>
            <w:rPr>
              <w:noProof/>
              <w:webHidden/>
            </w:rPr>
            <w:fldChar w:fldCharType="separate"/>
          </w:r>
          <w:ins w:id="50" w:author="Petya Kaisheva" w:date="2019-10-14T06:54:00Z">
            <w:r>
              <w:rPr>
                <w:noProof/>
                <w:webHidden/>
              </w:rPr>
              <w:t>17</w:t>
            </w:r>
            <w:r>
              <w:rPr>
                <w:noProof/>
                <w:webHidden/>
              </w:rPr>
              <w:fldChar w:fldCharType="end"/>
            </w:r>
            <w:r w:rsidRPr="003B7416">
              <w:rPr>
                <w:rStyle w:val="Hyperlink"/>
                <w:noProof/>
              </w:rPr>
              <w:fldChar w:fldCharType="end"/>
            </w:r>
          </w:ins>
        </w:p>
        <w:p w:rsidR="00BF7FF5" w:rsidRDefault="00BF7FF5">
          <w:pPr>
            <w:pStyle w:val="TOC4"/>
            <w:tabs>
              <w:tab w:val="left" w:pos="1400"/>
              <w:tab w:val="right" w:leader="dot" w:pos="9060"/>
            </w:tabs>
            <w:rPr>
              <w:ins w:id="51" w:author="Petya Kaisheva" w:date="2019-10-14T06:54:00Z"/>
              <w:rFonts w:eastAsiaTheme="minorEastAsia" w:cstheme="minorBidi"/>
              <w:noProof/>
              <w:sz w:val="22"/>
              <w:szCs w:val="22"/>
            </w:rPr>
          </w:pPr>
          <w:ins w:id="52"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"_Toc21928494"</w:instrText>
            </w:r>
            <w:r w:rsidRPr="003B7416">
              <w:rPr>
                <w:rStyle w:val="Hyperlink"/>
                <w:noProof/>
              </w:rPr>
              <w:instrText xml:space="preserve"> </w:instrText>
            </w:r>
            <w:r w:rsidRPr="003B7416">
              <w:rPr>
                <w:rStyle w:val="Hyperlink"/>
                <w:noProof/>
              </w:rPr>
              <w:fldChar w:fldCharType="separate"/>
            </w:r>
            <w:r w:rsidRPr="003B7416">
              <w:rPr>
                <w:rStyle w:val="Hyperlink"/>
                <w:noProof/>
              </w:rPr>
              <w:t>3.1.1.1.</w:t>
            </w:r>
            <w:r>
              <w:rPr>
                <w:rFonts w:eastAsiaTheme="minorEastAsia" w:cstheme="minorBidi"/>
                <w:noProof/>
                <w:sz w:val="22"/>
                <w:szCs w:val="22"/>
              </w:rPr>
              <w:tab/>
            </w:r>
            <w:r w:rsidRPr="003B7416">
              <w:rPr>
                <w:rStyle w:val="Hyperlink"/>
                <w:noProof/>
              </w:rPr>
              <w:t>Description</w:t>
            </w:r>
            <w:r>
              <w:rPr>
                <w:noProof/>
                <w:webHidden/>
              </w:rPr>
              <w:tab/>
            </w:r>
            <w:r>
              <w:rPr>
                <w:noProof/>
                <w:webHidden/>
              </w:rPr>
              <w:fldChar w:fldCharType="begin"/>
            </w:r>
            <w:r>
              <w:rPr>
                <w:noProof/>
                <w:webHidden/>
              </w:rPr>
              <w:instrText xml:space="preserve"> PAGEREF _Toc21928494 \h </w:instrText>
            </w:r>
          </w:ins>
          <w:r>
            <w:rPr>
              <w:noProof/>
              <w:webHidden/>
            </w:rPr>
          </w:r>
          <w:r>
            <w:rPr>
              <w:noProof/>
              <w:webHidden/>
            </w:rPr>
            <w:fldChar w:fldCharType="separate"/>
          </w:r>
          <w:ins w:id="53" w:author="Petya Kaisheva" w:date="2019-10-14T06:54:00Z">
            <w:r>
              <w:rPr>
                <w:noProof/>
                <w:webHidden/>
              </w:rPr>
              <w:t>17</w:t>
            </w:r>
            <w:r>
              <w:rPr>
                <w:noProof/>
                <w:webHidden/>
              </w:rPr>
              <w:fldChar w:fldCharType="end"/>
            </w:r>
            <w:r w:rsidRPr="003B7416">
              <w:rPr>
                <w:rStyle w:val="Hyperlink"/>
                <w:noProof/>
              </w:rPr>
              <w:fldChar w:fldCharType="end"/>
            </w:r>
          </w:ins>
        </w:p>
        <w:p w:rsidR="00BF7FF5" w:rsidRDefault="00BF7FF5">
          <w:pPr>
            <w:pStyle w:val="TOC4"/>
            <w:tabs>
              <w:tab w:val="left" w:pos="1400"/>
              <w:tab w:val="right" w:leader="dot" w:pos="9060"/>
            </w:tabs>
            <w:rPr>
              <w:ins w:id="54" w:author="Petya Kaisheva" w:date="2019-10-14T06:54:00Z"/>
              <w:rFonts w:eastAsiaTheme="minorEastAsia" w:cstheme="minorBidi"/>
              <w:noProof/>
              <w:sz w:val="22"/>
              <w:szCs w:val="22"/>
            </w:rPr>
          </w:pPr>
          <w:ins w:id="55"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"_Toc21928495"</w:instrText>
            </w:r>
            <w:r w:rsidRPr="003B7416">
              <w:rPr>
                <w:rStyle w:val="Hyperlink"/>
                <w:noProof/>
              </w:rPr>
              <w:instrText xml:space="preserve"> </w:instrText>
            </w:r>
            <w:r w:rsidRPr="003B7416">
              <w:rPr>
                <w:rStyle w:val="Hyperlink"/>
                <w:noProof/>
              </w:rPr>
              <w:fldChar w:fldCharType="separate"/>
            </w:r>
            <w:r w:rsidRPr="003B7416">
              <w:rPr>
                <w:rStyle w:val="Hyperlink"/>
                <w:noProof/>
              </w:rPr>
              <w:t>3.1.1.2.</w:t>
            </w:r>
            <w:r>
              <w:rPr>
                <w:rFonts w:eastAsiaTheme="minorEastAsia" w:cstheme="minorBidi"/>
                <w:noProof/>
                <w:sz w:val="22"/>
                <w:szCs w:val="22"/>
              </w:rPr>
              <w:tab/>
            </w:r>
            <w:r w:rsidRPr="003B7416">
              <w:rPr>
                <w:rStyle w:val="Hyperlink"/>
                <w:noProof/>
              </w:rPr>
              <w:t>Updates</w:t>
            </w:r>
            <w:r>
              <w:rPr>
                <w:noProof/>
                <w:webHidden/>
              </w:rPr>
              <w:tab/>
            </w:r>
            <w:r>
              <w:rPr>
                <w:noProof/>
                <w:webHidden/>
              </w:rPr>
              <w:fldChar w:fldCharType="begin"/>
            </w:r>
            <w:r>
              <w:rPr>
                <w:noProof/>
                <w:webHidden/>
              </w:rPr>
              <w:instrText xml:space="preserve"> PAGEREF _Toc21928495 \h </w:instrText>
            </w:r>
          </w:ins>
          <w:r>
            <w:rPr>
              <w:noProof/>
              <w:webHidden/>
            </w:rPr>
          </w:r>
          <w:r>
            <w:rPr>
              <w:noProof/>
              <w:webHidden/>
            </w:rPr>
            <w:fldChar w:fldCharType="separate"/>
          </w:r>
          <w:ins w:id="56" w:author="Petya Kaisheva" w:date="2019-10-14T06:54:00Z">
            <w:r>
              <w:rPr>
                <w:noProof/>
                <w:webHidden/>
              </w:rPr>
              <w:t>17</w:t>
            </w:r>
            <w:r>
              <w:rPr>
                <w:noProof/>
                <w:webHidden/>
              </w:rPr>
              <w:fldChar w:fldCharType="end"/>
            </w:r>
            <w:r w:rsidRPr="003B7416">
              <w:rPr>
                <w:rStyle w:val="Hyperlink"/>
                <w:noProof/>
              </w:rPr>
              <w:fldChar w:fldCharType="end"/>
            </w:r>
          </w:ins>
        </w:p>
        <w:p w:rsidR="00BF7FF5" w:rsidRDefault="00BF7FF5">
          <w:pPr>
            <w:pStyle w:val="TOC4"/>
            <w:tabs>
              <w:tab w:val="left" w:pos="1400"/>
              <w:tab w:val="right" w:leader="dot" w:pos="9060"/>
            </w:tabs>
            <w:rPr>
              <w:ins w:id="57" w:author="Petya Kaisheva" w:date="2019-10-14T06:54:00Z"/>
              <w:rFonts w:eastAsiaTheme="minorEastAsia" w:cstheme="minorBidi"/>
              <w:noProof/>
              <w:sz w:val="22"/>
              <w:szCs w:val="22"/>
            </w:rPr>
          </w:pPr>
          <w:ins w:id="58"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"_Toc21928496"</w:instrText>
            </w:r>
            <w:r w:rsidRPr="003B7416">
              <w:rPr>
                <w:rStyle w:val="Hyperlink"/>
                <w:noProof/>
              </w:rPr>
              <w:instrText xml:space="preserve"> </w:instrText>
            </w:r>
            <w:r w:rsidRPr="003B7416">
              <w:rPr>
                <w:rStyle w:val="Hyperlink"/>
                <w:noProof/>
              </w:rPr>
              <w:fldChar w:fldCharType="separate"/>
            </w:r>
            <w:r w:rsidRPr="003B7416">
              <w:rPr>
                <w:rStyle w:val="Hyperlink"/>
                <w:noProof/>
              </w:rPr>
              <w:t>3.1.1.3.</w:t>
            </w:r>
            <w:r>
              <w:rPr>
                <w:rFonts w:eastAsiaTheme="minorEastAsia" w:cstheme="minorBidi"/>
                <w:noProof/>
                <w:sz w:val="22"/>
                <w:szCs w:val="22"/>
              </w:rPr>
              <w:tab/>
            </w:r>
            <w:r w:rsidRPr="003B7416">
              <w:rPr>
                <w:rStyle w:val="Hyperlink"/>
                <w:noProof/>
              </w:rPr>
              <w:t>Data Dictionary</w:t>
            </w:r>
            <w:r>
              <w:rPr>
                <w:noProof/>
                <w:webHidden/>
              </w:rPr>
              <w:tab/>
            </w:r>
            <w:r>
              <w:rPr>
                <w:noProof/>
                <w:webHidden/>
              </w:rPr>
              <w:fldChar w:fldCharType="begin"/>
            </w:r>
            <w:r>
              <w:rPr>
                <w:noProof/>
                <w:webHidden/>
              </w:rPr>
              <w:instrText xml:space="preserve"> PAGEREF _Toc21928496 \h </w:instrText>
            </w:r>
          </w:ins>
          <w:r>
            <w:rPr>
              <w:noProof/>
              <w:webHidden/>
            </w:rPr>
          </w:r>
          <w:r>
            <w:rPr>
              <w:noProof/>
              <w:webHidden/>
            </w:rPr>
            <w:fldChar w:fldCharType="separate"/>
          </w:r>
          <w:ins w:id="59" w:author="Petya Kaisheva" w:date="2019-10-14T06:54:00Z">
            <w:r>
              <w:rPr>
                <w:noProof/>
                <w:webHidden/>
              </w:rPr>
              <w:t>17</w:t>
            </w:r>
            <w:r>
              <w:rPr>
                <w:noProof/>
                <w:webHidden/>
              </w:rPr>
              <w:fldChar w:fldCharType="end"/>
            </w:r>
            <w:r w:rsidRPr="003B7416">
              <w:rPr>
                <w:rStyle w:val="Hyperlink"/>
                <w:noProof/>
              </w:rPr>
              <w:fldChar w:fldCharType="end"/>
            </w:r>
          </w:ins>
        </w:p>
        <w:p w:rsidR="00BF7FF5" w:rsidRDefault="00BF7FF5">
          <w:pPr>
            <w:pStyle w:val="TOC4"/>
            <w:tabs>
              <w:tab w:val="left" w:pos="1400"/>
              <w:tab w:val="right" w:leader="dot" w:pos="9060"/>
            </w:tabs>
            <w:rPr>
              <w:ins w:id="60" w:author="Petya Kaisheva" w:date="2019-10-14T06:54:00Z"/>
              <w:rFonts w:eastAsiaTheme="minorEastAsia" w:cstheme="minorBidi"/>
              <w:noProof/>
              <w:sz w:val="22"/>
              <w:szCs w:val="22"/>
            </w:rPr>
          </w:pPr>
          <w:ins w:id="61"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"_Toc21928497"</w:instrText>
            </w:r>
            <w:r w:rsidRPr="003B7416">
              <w:rPr>
                <w:rStyle w:val="Hyperlink"/>
                <w:noProof/>
              </w:rPr>
              <w:instrText xml:space="preserve"> </w:instrText>
            </w:r>
            <w:r w:rsidRPr="003B7416">
              <w:rPr>
                <w:rStyle w:val="Hyperlink"/>
                <w:noProof/>
              </w:rPr>
              <w:fldChar w:fldCharType="separate"/>
            </w:r>
            <w:r w:rsidRPr="003B7416">
              <w:rPr>
                <w:rStyle w:val="Hyperlink"/>
                <w:noProof/>
              </w:rPr>
              <w:t>3.1.1.4.</w:t>
            </w:r>
            <w:r>
              <w:rPr>
                <w:rFonts w:eastAsiaTheme="minorEastAsia" w:cstheme="minorBidi"/>
                <w:noProof/>
                <w:sz w:val="22"/>
                <w:szCs w:val="22"/>
              </w:rPr>
              <w:tab/>
            </w:r>
            <w:r w:rsidRPr="003B7416">
              <w:rPr>
                <w:rStyle w:val="Hyperlink"/>
                <w:noProof/>
              </w:rPr>
              <w:t>Task Input Data</w:t>
            </w:r>
            <w:r>
              <w:rPr>
                <w:noProof/>
                <w:webHidden/>
              </w:rPr>
              <w:tab/>
            </w:r>
            <w:r>
              <w:rPr>
                <w:noProof/>
                <w:webHidden/>
              </w:rPr>
              <w:fldChar w:fldCharType="begin"/>
            </w:r>
            <w:r>
              <w:rPr>
                <w:noProof/>
                <w:webHidden/>
              </w:rPr>
              <w:instrText xml:space="preserve"> PAGEREF _Toc21928497 \h </w:instrText>
            </w:r>
          </w:ins>
          <w:r>
            <w:rPr>
              <w:noProof/>
              <w:webHidden/>
            </w:rPr>
          </w:r>
          <w:r>
            <w:rPr>
              <w:noProof/>
              <w:webHidden/>
            </w:rPr>
            <w:fldChar w:fldCharType="separate"/>
          </w:r>
          <w:ins w:id="62" w:author="Petya Kaisheva" w:date="2019-10-14T06:54:00Z">
            <w:r>
              <w:rPr>
                <w:noProof/>
                <w:webHidden/>
              </w:rPr>
              <w:t>17</w:t>
            </w:r>
            <w:r>
              <w:rPr>
                <w:noProof/>
                <w:webHidden/>
              </w:rPr>
              <w:fldChar w:fldCharType="end"/>
            </w:r>
            <w:r w:rsidRPr="003B7416">
              <w:rPr>
                <w:rStyle w:val="Hyperlink"/>
                <w:noProof/>
              </w:rPr>
              <w:fldChar w:fldCharType="end"/>
            </w:r>
          </w:ins>
        </w:p>
        <w:p w:rsidR="00BF7FF5" w:rsidRDefault="00BF7FF5">
          <w:pPr>
            <w:pStyle w:val="TOC3"/>
            <w:tabs>
              <w:tab w:val="left" w:pos="1000"/>
              <w:tab w:val="right" w:leader="dot" w:pos="9060"/>
            </w:tabs>
            <w:rPr>
              <w:ins w:id="63" w:author="Petya Kaisheva" w:date="2019-10-14T06:54:00Z"/>
              <w:rFonts w:eastAsiaTheme="minorEastAsia" w:cstheme="minorBidi"/>
              <w:noProof/>
              <w:sz w:val="22"/>
              <w:szCs w:val="22"/>
            </w:rPr>
          </w:pPr>
          <w:ins w:id="64"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"_Toc21928498"</w:instrText>
            </w:r>
            <w:r w:rsidRPr="003B7416">
              <w:rPr>
                <w:rStyle w:val="Hyperlink"/>
                <w:noProof/>
              </w:rPr>
              <w:instrText xml:space="preserve"> </w:instrText>
            </w:r>
            <w:r w:rsidRPr="003B7416">
              <w:rPr>
                <w:rStyle w:val="Hyperlink"/>
                <w:noProof/>
              </w:rPr>
              <w:fldChar w:fldCharType="separate"/>
            </w:r>
            <w:r w:rsidRPr="003B7416">
              <w:rPr>
                <w:rStyle w:val="Hyperlink"/>
                <w:noProof/>
              </w:rPr>
              <w:t>3.1.2.</w:t>
            </w:r>
            <w:r>
              <w:rPr>
                <w:rFonts w:eastAsiaTheme="minorEastAsia" w:cstheme="minorBidi"/>
                <w:noProof/>
                <w:sz w:val="22"/>
                <w:szCs w:val="22"/>
              </w:rPr>
              <w:tab/>
            </w:r>
            <w:r w:rsidRPr="003B7416">
              <w:rPr>
                <w:rStyle w:val="Hyperlink"/>
                <w:noProof/>
              </w:rPr>
              <w:t>Step « Contract Parties »</w:t>
            </w:r>
            <w:r>
              <w:rPr>
                <w:noProof/>
                <w:webHidden/>
              </w:rPr>
              <w:tab/>
            </w:r>
            <w:r>
              <w:rPr>
                <w:noProof/>
                <w:webHidden/>
              </w:rPr>
              <w:fldChar w:fldCharType="begin"/>
            </w:r>
            <w:r>
              <w:rPr>
                <w:noProof/>
                <w:webHidden/>
              </w:rPr>
              <w:instrText xml:space="preserve"> PAGEREF _Toc21928498 \h </w:instrText>
            </w:r>
          </w:ins>
          <w:r>
            <w:rPr>
              <w:noProof/>
              <w:webHidden/>
            </w:rPr>
          </w:r>
          <w:r>
            <w:rPr>
              <w:noProof/>
              <w:webHidden/>
            </w:rPr>
            <w:fldChar w:fldCharType="separate"/>
          </w:r>
          <w:ins w:id="65" w:author="Petya Kaisheva" w:date="2019-10-14T06:54:00Z">
            <w:r>
              <w:rPr>
                <w:noProof/>
                <w:webHidden/>
              </w:rPr>
              <w:t>18</w:t>
            </w:r>
            <w:r>
              <w:rPr>
                <w:noProof/>
                <w:webHidden/>
              </w:rPr>
              <w:fldChar w:fldCharType="end"/>
            </w:r>
            <w:r w:rsidRPr="003B7416">
              <w:rPr>
                <w:rStyle w:val="Hyperlink"/>
                <w:noProof/>
              </w:rPr>
              <w:fldChar w:fldCharType="end"/>
            </w:r>
          </w:ins>
        </w:p>
        <w:p w:rsidR="00BF7FF5" w:rsidRDefault="00BF7FF5">
          <w:pPr>
            <w:pStyle w:val="TOC4"/>
            <w:tabs>
              <w:tab w:val="left" w:pos="1400"/>
              <w:tab w:val="right" w:leader="dot" w:pos="9060"/>
            </w:tabs>
            <w:rPr>
              <w:ins w:id="66" w:author="Petya Kaisheva" w:date="2019-10-14T06:54:00Z"/>
              <w:rFonts w:eastAsiaTheme="minorEastAsia" w:cstheme="minorBidi"/>
              <w:noProof/>
              <w:sz w:val="22"/>
              <w:szCs w:val="22"/>
            </w:rPr>
          </w:pPr>
          <w:ins w:id="67"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"_Toc21928499"</w:instrText>
            </w:r>
            <w:r w:rsidRPr="003B7416">
              <w:rPr>
                <w:rStyle w:val="Hyperlink"/>
                <w:noProof/>
              </w:rPr>
              <w:instrText xml:space="preserve"> </w:instrText>
            </w:r>
            <w:r w:rsidRPr="003B7416">
              <w:rPr>
                <w:rStyle w:val="Hyperlink"/>
                <w:noProof/>
              </w:rPr>
              <w:fldChar w:fldCharType="separate"/>
            </w:r>
            <w:r w:rsidRPr="003B7416">
              <w:rPr>
                <w:rStyle w:val="Hyperlink"/>
                <w:noProof/>
              </w:rPr>
              <w:t>3.1.2.1.</w:t>
            </w:r>
            <w:r>
              <w:rPr>
                <w:rFonts w:eastAsiaTheme="minorEastAsia" w:cstheme="minorBidi"/>
                <w:noProof/>
                <w:sz w:val="22"/>
                <w:szCs w:val="22"/>
              </w:rPr>
              <w:tab/>
            </w:r>
            <w:r w:rsidRPr="003B7416">
              <w:rPr>
                <w:rStyle w:val="Hyperlink"/>
                <w:noProof/>
              </w:rPr>
              <w:t>Description</w:t>
            </w:r>
            <w:r>
              <w:rPr>
                <w:noProof/>
                <w:webHidden/>
              </w:rPr>
              <w:tab/>
            </w:r>
            <w:r>
              <w:rPr>
                <w:noProof/>
                <w:webHidden/>
              </w:rPr>
              <w:fldChar w:fldCharType="begin"/>
            </w:r>
            <w:r>
              <w:rPr>
                <w:noProof/>
                <w:webHidden/>
              </w:rPr>
              <w:instrText xml:space="preserve"> PAGEREF _Toc21928499 \h </w:instrText>
            </w:r>
          </w:ins>
          <w:r>
            <w:rPr>
              <w:noProof/>
              <w:webHidden/>
            </w:rPr>
          </w:r>
          <w:r>
            <w:rPr>
              <w:noProof/>
              <w:webHidden/>
            </w:rPr>
            <w:fldChar w:fldCharType="separate"/>
          </w:r>
          <w:ins w:id="68" w:author="Petya Kaisheva" w:date="2019-10-14T06:54:00Z">
            <w:r>
              <w:rPr>
                <w:noProof/>
                <w:webHidden/>
              </w:rPr>
              <w:t>18</w:t>
            </w:r>
            <w:r>
              <w:rPr>
                <w:noProof/>
                <w:webHidden/>
              </w:rPr>
              <w:fldChar w:fldCharType="end"/>
            </w:r>
            <w:r w:rsidRPr="003B7416">
              <w:rPr>
                <w:rStyle w:val="Hyperlink"/>
                <w:noProof/>
              </w:rPr>
              <w:fldChar w:fldCharType="end"/>
            </w:r>
          </w:ins>
        </w:p>
        <w:p w:rsidR="00BF7FF5" w:rsidRDefault="00BF7FF5">
          <w:pPr>
            <w:pStyle w:val="TOC4"/>
            <w:tabs>
              <w:tab w:val="left" w:pos="1400"/>
              <w:tab w:val="right" w:leader="dot" w:pos="9060"/>
            </w:tabs>
            <w:rPr>
              <w:ins w:id="69" w:author="Petya Kaisheva" w:date="2019-10-14T06:54:00Z"/>
              <w:rFonts w:eastAsiaTheme="minorEastAsia" w:cstheme="minorBidi"/>
              <w:noProof/>
              <w:sz w:val="22"/>
              <w:szCs w:val="22"/>
            </w:rPr>
          </w:pPr>
          <w:ins w:id="70"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"_Toc21928500"</w:instrText>
            </w:r>
            <w:r w:rsidRPr="003B7416">
              <w:rPr>
                <w:rStyle w:val="Hyperlink"/>
                <w:noProof/>
              </w:rPr>
              <w:instrText xml:space="preserve"> </w:instrText>
            </w:r>
            <w:r w:rsidRPr="003B7416">
              <w:rPr>
                <w:rStyle w:val="Hyperlink"/>
                <w:noProof/>
              </w:rPr>
              <w:fldChar w:fldCharType="separate"/>
            </w:r>
            <w:r w:rsidRPr="003B7416">
              <w:rPr>
                <w:rStyle w:val="Hyperlink"/>
                <w:noProof/>
              </w:rPr>
              <w:t>3.1.2.2.</w:t>
            </w:r>
            <w:r>
              <w:rPr>
                <w:rFonts w:eastAsiaTheme="minorEastAsia" w:cstheme="minorBidi"/>
                <w:noProof/>
                <w:sz w:val="22"/>
                <w:szCs w:val="22"/>
              </w:rPr>
              <w:tab/>
            </w:r>
            <w:r w:rsidRPr="003B7416">
              <w:rPr>
                <w:rStyle w:val="Hyperlink"/>
                <w:noProof/>
              </w:rPr>
              <w:t>Updates</w:t>
            </w:r>
            <w:r>
              <w:rPr>
                <w:noProof/>
                <w:webHidden/>
              </w:rPr>
              <w:tab/>
            </w:r>
            <w:r>
              <w:rPr>
                <w:noProof/>
                <w:webHidden/>
              </w:rPr>
              <w:fldChar w:fldCharType="begin"/>
            </w:r>
            <w:r>
              <w:rPr>
                <w:noProof/>
                <w:webHidden/>
              </w:rPr>
              <w:instrText xml:space="preserve"> PAGEREF _Toc21928500 \h </w:instrText>
            </w:r>
          </w:ins>
          <w:r>
            <w:rPr>
              <w:noProof/>
              <w:webHidden/>
            </w:rPr>
          </w:r>
          <w:r>
            <w:rPr>
              <w:noProof/>
              <w:webHidden/>
            </w:rPr>
            <w:fldChar w:fldCharType="separate"/>
          </w:r>
          <w:ins w:id="71" w:author="Petya Kaisheva" w:date="2019-10-14T06:54:00Z">
            <w:r>
              <w:rPr>
                <w:noProof/>
                <w:webHidden/>
              </w:rPr>
              <w:t>18</w:t>
            </w:r>
            <w:r>
              <w:rPr>
                <w:noProof/>
                <w:webHidden/>
              </w:rPr>
              <w:fldChar w:fldCharType="end"/>
            </w:r>
            <w:r w:rsidRPr="003B7416">
              <w:rPr>
                <w:rStyle w:val="Hyperlink"/>
                <w:noProof/>
              </w:rPr>
              <w:fldChar w:fldCharType="end"/>
            </w:r>
          </w:ins>
        </w:p>
        <w:p w:rsidR="00BF7FF5" w:rsidRDefault="00BF7FF5">
          <w:pPr>
            <w:pStyle w:val="TOC4"/>
            <w:tabs>
              <w:tab w:val="left" w:pos="1400"/>
              <w:tab w:val="right" w:leader="dot" w:pos="9060"/>
            </w:tabs>
            <w:rPr>
              <w:ins w:id="72" w:author="Petya Kaisheva" w:date="2019-10-14T06:54:00Z"/>
              <w:rFonts w:eastAsiaTheme="minorEastAsia" w:cstheme="minorBidi"/>
              <w:noProof/>
              <w:sz w:val="22"/>
              <w:szCs w:val="22"/>
            </w:rPr>
          </w:pPr>
          <w:ins w:id="73"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"_Toc21928501"</w:instrText>
            </w:r>
            <w:r w:rsidRPr="003B7416">
              <w:rPr>
                <w:rStyle w:val="Hyperlink"/>
                <w:noProof/>
              </w:rPr>
              <w:instrText xml:space="preserve"> </w:instrText>
            </w:r>
            <w:r w:rsidRPr="003B7416">
              <w:rPr>
                <w:rStyle w:val="Hyperlink"/>
                <w:noProof/>
              </w:rPr>
              <w:fldChar w:fldCharType="separate"/>
            </w:r>
            <w:r w:rsidRPr="003B7416">
              <w:rPr>
                <w:rStyle w:val="Hyperlink"/>
                <w:noProof/>
              </w:rPr>
              <w:t>3.1.2.3.</w:t>
            </w:r>
            <w:r>
              <w:rPr>
                <w:rFonts w:eastAsiaTheme="minorEastAsia" w:cstheme="minorBidi"/>
                <w:noProof/>
                <w:sz w:val="22"/>
                <w:szCs w:val="22"/>
              </w:rPr>
              <w:tab/>
            </w:r>
            <w:r w:rsidRPr="003B7416">
              <w:rPr>
                <w:rStyle w:val="Hyperlink"/>
                <w:noProof/>
              </w:rPr>
              <w:t>Data Dictionary</w:t>
            </w:r>
            <w:r>
              <w:rPr>
                <w:noProof/>
                <w:webHidden/>
              </w:rPr>
              <w:tab/>
            </w:r>
            <w:r>
              <w:rPr>
                <w:noProof/>
                <w:webHidden/>
              </w:rPr>
              <w:fldChar w:fldCharType="begin"/>
            </w:r>
            <w:r>
              <w:rPr>
                <w:noProof/>
                <w:webHidden/>
              </w:rPr>
              <w:instrText xml:space="preserve"> PAGEREF _Toc21928501 \h </w:instrText>
            </w:r>
          </w:ins>
          <w:r>
            <w:rPr>
              <w:noProof/>
              <w:webHidden/>
            </w:rPr>
          </w:r>
          <w:r>
            <w:rPr>
              <w:noProof/>
              <w:webHidden/>
            </w:rPr>
            <w:fldChar w:fldCharType="separate"/>
          </w:r>
          <w:ins w:id="74" w:author="Petya Kaisheva" w:date="2019-10-14T06:54:00Z">
            <w:r>
              <w:rPr>
                <w:noProof/>
                <w:webHidden/>
              </w:rPr>
              <w:t>19</w:t>
            </w:r>
            <w:r>
              <w:rPr>
                <w:noProof/>
                <w:webHidden/>
              </w:rPr>
              <w:fldChar w:fldCharType="end"/>
            </w:r>
            <w:r w:rsidRPr="003B7416">
              <w:rPr>
                <w:rStyle w:val="Hyperlink"/>
                <w:noProof/>
              </w:rPr>
              <w:fldChar w:fldCharType="end"/>
            </w:r>
          </w:ins>
        </w:p>
        <w:p w:rsidR="00BF7FF5" w:rsidRDefault="00BF7FF5">
          <w:pPr>
            <w:pStyle w:val="TOC4"/>
            <w:tabs>
              <w:tab w:val="left" w:pos="1400"/>
              <w:tab w:val="right" w:leader="dot" w:pos="9060"/>
            </w:tabs>
            <w:rPr>
              <w:ins w:id="75" w:author="Petya Kaisheva" w:date="2019-10-14T06:54:00Z"/>
              <w:rFonts w:eastAsiaTheme="minorEastAsia" w:cstheme="minorBidi"/>
              <w:noProof/>
              <w:sz w:val="22"/>
              <w:szCs w:val="22"/>
            </w:rPr>
          </w:pPr>
          <w:ins w:id="76"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"_Toc21928502"</w:instrText>
            </w:r>
            <w:r w:rsidRPr="003B7416">
              <w:rPr>
                <w:rStyle w:val="Hyperlink"/>
                <w:noProof/>
              </w:rPr>
              <w:instrText xml:space="preserve"> </w:instrText>
            </w:r>
            <w:r w:rsidRPr="003B7416">
              <w:rPr>
                <w:rStyle w:val="Hyperlink"/>
                <w:noProof/>
              </w:rPr>
              <w:fldChar w:fldCharType="separate"/>
            </w:r>
            <w:r w:rsidRPr="003B7416">
              <w:rPr>
                <w:rStyle w:val="Hyperlink"/>
                <w:noProof/>
              </w:rPr>
              <w:t>3.1.2.4.</w:t>
            </w:r>
            <w:r>
              <w:rPr>
                <w:rFonts w:eastAsiaTheme="minorEastAsia" w:cstheme="minorBidi"/>
                <w:noProof/>
                <w:sz w:val="22"/>
                <w:szCs w:val="22"/>
              </w:rPr>
              <w:tab/>
            </w:r>
            <w:r w:rsidRPr="003B7416">
              <w:rPr>
                <w:rStyle w:val="Hyperlink"/>
                <w:noProof/>
              </w:rPr>
              <w:t>Task Input Data</w:t>
            </w:r>
            <w:r>
              <w:rPr>
                <w:noProof/>
                <w:webHidden/>
              </w:rPr>
              <w:tab/>
            </w:r>
            <w:r>
              <w:rPr>
                <w:noProof/>
                <w:webHidden/>
              </w:rPr>
              <w:fldChar w:fldCharType="begin"/>
            </w:r>
            <w:r>
              <w:rPr>
                <w:noProof/>
                <w:webHidden/>
              </w:rPr>
              <w:instrText xml:space="preserve"> PAGEREF _Toc21928502 \h </w:instrText>
            </w:r>
          </w:ins>
          <w:r>
            <w:rPr>
              <w:noProof/>
              <w:webHidden/>
            </w:rPr>
          </w:r>
          <w:r>
            <w:rPr>
              <w:noProof/>
              <w:webHidden/>
            </w:rPr>
            <w:fldChar w:fldCharType="separate"/>
          </w:r>
          <w:ins w:id="77" w:author="Petya Kaisheva" w:date="2019-10-14T06:54:00Z">
            <w:r>
              <w:rPr>
                <w:noProof/>
                <w:webHidden/>
              </w:rPr>
              <w:t>20</w:t>
            </w:r>
            <w:r>
              <w:rPr>
                <w:noProof/>
                <w:webHidden/>
              </w:rPr>
              <w:fldChar w:fldCharType="end"/>
            </w:r>
            <w:r w:rsidRPr="003B7416">
              <w:rPr>
                <w:rStyle w:val="Hyperlink"/>
                <w:noProof/>
              </w:rPr>
              <w:fldChar w:fldCharType="end"/>
            </w:r>
          </w:ins>
        </w:p>
        <w:p w:rsidR="00BF7FF5" w:rsidRDefault="00BF7FF5">
          <w:pPr>
            <w:pStyle w:val="TOC3"/>
            <w:tabs>
              <w:tab w:val="left" w:pos="1000"/>
              <w:tab w:val="right" w:leader="dot" w:pos="9060"/>
            </w:tabs>
            <w:rPr>
              <w:ins w:id="78" w:author="Petya Kaisheva" w:date="2019-10-14T06:54:00Z"/>
              <w:rFonts w:eastAsiaTheme="minorEastAsia" w:cstheme="minorBidi"/>
              <w:noProof/>
              <w:sz w:val="22"/>
              <w:szCs w:val="22"/>
            </w:rPr>
          </w:pPr>
          <w:ins w:id="79"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"_Toc21928503"</w:instrText>
            </w:r>
            <w:r w:rsidRPr="003B7416">
              <w:rPr>
                <w:rStyle w:val="Hyperlink"/>
                <w:noProof/>
              </w:rPr>
              <w:instrText xml:space="preserve"> </w:instrText>
            </w:r>
            <w:r w:rsidRPr="003B7416">
              <w:rPr>
                <w:rStyle w:val="Hyperlink"/>
                <w:noProof/>
              </w:rPr>
              <w:fldChar w:fldCharType="separate"/>
            </w:r>
            <w:r w:rsidRPr="003B7416">
              <w:rPr>
                <w:rStyle w:val="Hyperlink"/>
                <w:noProof/>
              </w:rPr>
              <w:t>3.1.3.</w:t>
            </w:r>
            <w:r>
              <w:rPr>
                <w:rFonts w:eastAsiaTheme="minorEastAsia" w:cstheme="minorBidi"/>
                <w:noProof/>
                <w:sz w:val="22"/>
                <w:szCs w:val="22"/>
              </w:rPr>
              <w:tab/>
            </w:r>
            <w:r w:rsidRPr="003B7416">
              <w:rPr>
                <w:rStyle w:val="Hyperlink"/>
                <w:noProof/>
              </w:rPr>
              <w:t>Step « Contract Information »</w:t>
            </w:r>
            <w:r>
              <w:rPr>
                <w:noProof/>
                <w:webHidden/>
              </w:rPr>
              <w:tab/>
            </w:r>
            <w:r>
              <w:rPr>
                <w:noProof/>
                <w:webHidden/>
              </w:rPr>
              <w:fldChar w:fldCharType="begin"/>
            </w:r>
            <w:r>
              <w:rPr>
                <w:noProof/>
                <w:webHidden/>
              </w:rPr>
              <w:instrText xml:space="preserve"> PAGEREF _Toc21928503 \h </w:instrText>
            </w:r>
          </w:ins>
          <w:r>
            <w:rPr>
              <w:noProof/>
              <w:webHidden/>
            </w:rPr>
          </w:r>
          <w:r>
            <w:rPr>
              <w:noProof/>
              <w:webHidden/>
            </w:rPr>
            <w:fldChar w:fldCharType="separate"/>
          </w:r>
          <w:ins w:id="80" w:author="Petya Kaisheva" w:date="2019-10-14T06:54:00Z">
            <w:r>
              <w:rPr>
                <w:noProof/>
                <w:webHidden/>
              </w:rPr>
              <w:t>23</w:t>
            </w:r>
            <w:r>
              <w:rPr>
                <w:noProof/>
                <w:webHidden/>
              </w:rPr>
              <w:fldChar w:fldCharType="end"/>
            </w:r>
            <w:r w:rsidRPr="003B7416">
              <w:rPr>
                <w:rStyle w:val="Hyperlink"/>
                <w:noProof/>
              </w:rPr>
              <w:fldChar w:fldCharType="end"/>
            </w:r>
          </w:ins>
        </w:p>
        <w:p w:rsidR="00BF7FF5" w:rsidRDefault="00BF7FF5">
          <w:pPr>
            <w:pStyle w:val="TOC4"/>
            <w:tabs>
              <w:tab w:val="left" w:pos="1400"/>
              <w:tab w:val="right" w:leader="dot" w:pos="9060"/>
            </w:tabs>
            <w:rPr>
              <w:ins w:id="81" w:author="Petya Kaisheva" w:date="2019-10-14T06:54:00Z"/>
              <w:rFonts w:eastAsiaTheme="minorEastAsia" w:cstheme="minorBidi"/>
              <w:noProof/>
              <w:sz w:val="22"/>
              <w:szCs w:val="22"/>
            </w:rPr>
          </w:pPr>
          <w:ins w:id="82"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"_Toc21928504"</w:instrText>
            </w:r>
            <w:r w:rsidRPr="003B7416">
              <w:rPr>
                <w:rStyle w:val="Hyperlink"/>
                <w:noProof/>
              </w:rPr>
              <w:instrText xml:space="preserve"> </w:instrText>
            </w:r>
            <w:r w:rsidRPr="003B7416">
              <w:rPr>
                <w:rStyle w:val="Hyperlink"/>
                <w:noProof/>
              </w:rPr>
              <w:fldChar w:fldCharType="separate"/>
            </w:r>
            <w:r w:rsidRPr="003B7416">
              <w:rPr>
                <w:rStyle w:val="Hyperlink"/>
                <w:noProof/>
              </w:rPr>
              <w:t>3.1.3.1.</w:t>
            </w:r>
            <w:r>
              <w:rPr>
                <w:rFonts w:eastAsiaTheme="minorEastAsia" w:cstheme="minorBidi"/>
                <w:noProof/>
                <w:sz w:val="22"/>
                <w:szCs w:val="22"/>
              </w:rPr>
              <w:tab/>
            </w:r>
            <w:r w:rsidRPr="003B7416">
              <w:rPr>
                <w:rStyle w:val="Hyperlink"/>
                <w:noProof/>
              </w:rPr>
              <w:t>Description</w:t>
            </w:r>
            <w:r>
              <w:rPr>
                <w:noProof/>
                <w:webHidden/>
              </w:rPr>
              <w:tab/>
            </w:r>
            <w:r>
              <w:rPr>
                <w:noProof/>
                <w:webHidden/>
              </w:rPr>
              <w:fldChar w:fldCharType="begin"/>
            </w:r>
            <w:r>
              <w:rPr>
                <w:noProof/>
                <w:webHidden/>
              </w:rPr>
              <w:instrText xml:space="preserve"> PAGEREF _Toc21928504 \h </w:instrText>
            </w:r>
          </w:ins>
          <w:r>
            <w:rPr>
              <w:noProof/>
              <w:webHidden/>
            </w:rPr>
          </w:r>
          <w:r>
            <w:rPr>
              <w:noProof/>
              <w:webHidden/>
            </w:rPr>
            <w:fldChar w:fldCharType="separate"/>
          </w:r>
          <w:ins w:id="83" w:author="Petya Kaisheva" w:date="2019-10-14T06:54:00Z">
            <w:r>
              <w:rPr>
                <w:noProof/>
                <w:webHidden/>
              </w:rPr>
              <w:t>23</w:t>
            </w:r>
            <w:r>
              <w:rPr>
                <w:noProof/>
                <w:webHidden/>
              </w:rPr>
              <w:fldChar w:fldCharType="end"/>
            </w:r>
            <w:r w:rsidRPr="003B7416">
              <w:rPr>
                <w:rStyle w:val="Hyperlink"/>
                <w:noProof/>
              </w:rPr>
              <w:fldChar w:fldCharType="end"/>
            </w:r>
          </w:ins>
        </w:p>
        <w:p w:rsidR="00BF7FF5" w:rsidRDefault="00BF7FF5">
          <w:pPr>
            <w:pStyle w:val="TOC4"/>
            <w:tabs>
              <w:tab w:val="left" w:pos="1400"/>
              <w:tab w:val="right" w:leader="dot" w:pos="9060"/>
            </w:tabs>
            <w:rPr>
              <w:ins w:id="84" w:author="Petya Kaisheva" w:date="2019-10-14T06:54:00Z"/>
              <w:rFonts w:eastAsiaTheme="minorEastAsia" w:cstheme="minorBidi"/>
              <w:noProof/>
              <w:sz w:val="22"/>
              <w:szCs w:val="22"/>
            </w:rPr>
          </w:pPr>
          <w:ins w:id="85"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"_Toc21928505"</w:instrText>
            </w:r>
            <w:r w:rsidRPr="003B7416">
              <w:rPr>
                <w:rStyle w:val="Hyperlink"/>
                <w:noProof/>
              </w:rPr>
              <w:instrText xml:space="preserve"> </w:instrText>
            </w:r>
            <w:r w:rsidRPr="003B7416">
              <w:rPr>
                <w:rStyle w:val="Hyperlink"/>
                <w:noProof/>
              </w:rPr>
              <w:fldChar w:fldCharType="separate"/>
            </w:r>
            <w:r w:rsidRPr="003B7416">
              <w:rPr>
                <w:rStyle w:val="Hyperlink"/>
                <w:noProof/>
              </w:rPr>
              <w:t>3.1.3.2.</w:t>
            </w:r>
            <w:r>
              <w:rPr>
                <w:rFonts w:eastAsiaTheme="minorEastAsia" w:cstheme="minorBidi"/>
                <w:noProof/>
                <w:sz w:val="22"/>
                <w:szCs w:val="22"/>
              </w:rPr>
              <w:tab/>
            </w:r>
            <w:r w:rsidRPr="003B7416">
              <w:rPr>
                <w:rStyle w:val="Hyperlink"/>
                <w:noProof/>
              </w:rPr>
              <w:t>Updates</w:t>
            </w:r>
            <w:r>
              <w:rPr>
                <w:noProof/>
                <w:webHidden/>
              </w:rPr>
              <w:tab/>
            </w:r>
            <w:r>
              <w:rPr>
                <w:noProof/>
                <w:webHidden/>
              </w:rPr>
              <w:fldChar w:fldCharType="begin"/>
            </w:r>
            <w:r>
              <w:rPr>
                <w:noProof/>
                <w:webHidden/>
              </w:rPr>
              <w:instrText xml:space="preserve"> PAGEREF _Toc21928505 \h </w:instrText>
            </w:r>
          </w:ins>
          <w:r>
            <w:rPr>
              <w:noProof/>
              <w:webHidden/>
            </w:rPr>
          </w:r>
          <w:r>
            <w:rPr>
              <w:noProof/>
              <w:webHidden/>
            </w:rPr>
            <w:fldChar w:fldCharType="separate"/>
          </w:r>
          <w:ins w:id="86" w:author="Petya Kaisheva" w:date="2019-10-14T06:54:00Z">
            <w:r>
              <w:rPr>
                <w:noProof/>
                <w:webHidden/>
              </w:rPr>
              <w:t>23</w:t>
            </w:r>
            <w:r>
              <w:rPr>
                <w:noProof/>
                <w:webHidden/>
              </w:rPr>
              <w:fldChar w:fldCharType="end"/>
            </w:r>
            <w:r w:rsidRPr="003B7416">
              <w:rPr>
                <w:rStyle w:val="Hyperlink"/>
                <w:noProof/>
              </w:rPr>
              <w:fldChar w:fldCharType="end"/>
            </w:r>
          </w:ins>
        </w:p>
        <w:p w:rsidR="00BF7FF5" w:rsidRDefault="00BF7FF5">
          <w:pPr>
            <w:pStyle w:val="TOC4"/>
            <w:tabs>
              <w:tab w:val="left" w:pos="1400"/>
              <w:tab w:val="right" w:leader="dot" w:pos="9060"/>
            </w:tabs>
            <w:rPr>
              <w:ins w:id="87" w:author="Petya Kaisheva" w:date="2019-10-14T06:54:00Z"/>
              <w:rFonts w:eastAsiaTheme="minorEastAsia" w:cstheme="minorBidi"/>
              <w:noProof/>
              <w:sz w:val="22"/>
              <w:szCs w:val="22"/>
            </w:rPr>
          </w:pPr>
          <w:ins w:id="88"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"_Toc21928506"</w:instrText>
            </w:r>
            <w:r w:rsidRPr="003B7416">
              <w:rPr>
                <w:rStyle w:val="Hyperlink"/>
                <w:noProof/>
              </w:rPr>
              <w:instrText xml:space="preserve"> </w:instrText>
            </w:r>
            <w:r w:rsidRPr="003B7416">
              <w:rPr>
                <w:rStyle w:val="Hyperlink"/>
                <w:noProof/>
              </w:rPr>
              <w:fldChar w:fldCharType="separate"/>
            </w:r>
            <w:r w:rsidRPr="003B7416">
              <w:rPr>
                <w:rStyle w:val="Hyperlink"/>
                <w:noProof/>
              </w:rPr>
              <w:t>3.1.3.3.</w:t>
            </w:r>
            <w:r>
              <w:rPr>
                <w:rFonts w:eastAsiaTheme="minorEastAsia" w:cstheme="minorBidi"/>
                <w:noProof/>
                <w:sz w:val="22"/>
                <w:szCs w:val="22"/>
              </w:rPr>
              <w:tab/>
            </w:r>
            <w:r w:rsidRPr="003B7416">
              <w:rPr>
                <w:rStyle w:val="Hyperlink"/>
                <w:noProof/>
              </w:rPr>
              <w:t>Data Dictionary</w:t>
            </w:r>
            <w:r>
              <w:rPr>
                <w:noProof/>
                <w:webHidden/>
              </w:rPr>
              <w:tab/>
            </w:r>
            <w:r>
              <w:rPr>
                <w:noProof/>
                <w:webHidden/>
              </w:rPr>
              <w:fldChar w:fldCharType="begin"/>
            </w:r>
            <w:r>
              <w:rPr>
                <w:noProof/>
                <w:webHidden/>
              </w:rPr>
              <w:instrText xml:space="preserve"> PAGEREF _Toc21928506 \h </w:instrText>
            </w:r>
          </w:ins>
          <w:r>
            <w:rPr>
              <w:noProof/>
              <w:webHidden/>
            </w:rPr>
          </w:r>
          <w:r>
            <w:rPr>
              <w:noProof/>
              <w:webHidden/>
            </w:rPr>
            <w:fldChar w:fldCharType="separate"/>
          </w:r>
          <w:ins w:id="89" w:author="Petya Kaisheva" w:date="2019-10-14T06:54:00Z">
            <w:r>
              <w:rPr>
                <w:noProof/>
                <w:webHidden/>
              </w:rPr>
              <w:t>23</w:t>
            </w:r>
            <w:r>
              <w:rPr>
                <w:noProof/>
                <w:webHidden/>
              </w:rPr>
              <w:fldChar w:fldCharType="end"/>
            </w:r>
            <w:r w:rsidRPr="003B7416">
              <w:rPr>
                <w:rStyle w:val="Hyperlink"/>
                <w:noProof/>
              </w:rPr>
              <w:fldChar w:fldCharType="end"/>
            </w:r>
          </w:ins>
        </w:p>
        <w:p w:rsidR="00BF7FF5" w:rsidRDefault="00BF7FF5">
          <w:pPr>
            <w:pStyle w:val="TOC4"/>
            <w:tabs>
              <w:tab w:val="left" w:pos="1400"/>
              <w:tab w:val="right" w:leader="dot" w:pos="9060"/>
            </w:tabs>
            <w:rPr>
              <w:ins w:id="90" w:author="Petya Kaisheva" w:date="2019-10-14T06:54:00Z"/>
              <w:rFonts w:eastAsiaTheme="minorEastAsia" w:cstheme="minorBidi"/>
              <w:noProof/>
              <w:sz w:val="22"/>
              <w:szCs w:val="22"/>
            </w:rPr>
          </w:pPr>
          <w:ins w:id="91"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"_Toc21928507"</w:instrText>
            </w:r>
            <w:r w:rsidRPr="003B7416">
              <w:rPr>
                <w:rStyle w:val="Hyperlink"/>
                <w:noProof/>
              </w:rPr>
              <w:instrText xml:space="preserve"> </w:instrText>
            </w:r>
            <w:r w:rsidRPr="003B7416">
              <w:rPr>
                <w:rStyle w:val="Hyperlink"/>
                <w:noProof/>
              </w:rPr>
              <w:fldChar w:fldCharType="separate"/>
            </w:r>
            <w:r w:rsidRPr="003B7416">
              <w:rPr>
                <w:rStyle w:val="Hyperlink"/>
                <w:noProof/>
              </w:rPr>
              <w:t>3.1.3.4.</w:t>
            </w:r>
            <w:r>
              <w:rPr>
                <w:rFonts w:eastAsiaTheme="minorEastAsia" w:cstheme="minorBidi"/>
                <w:noProof/>
                <w:sz w:val="22"/>
                <w:szCs w:val="22"/>
              </w:rPr>
              <w:tab/>
            </w:r>
            <w:r w:rsidRPr="003B7416">
              <w:rPr>
                <w:rStyle w:val="Hyperlink"/>
                <w:noProof/>
              </w:rPr>
              <w:t>Task Input Data</w:t>
            </w:r>
            <w:r>
              <w:rPr>
                <w:noProof/>
                <w:webHidden/>
              </w:rPr>
              <w:tab/>
            </w:r>
            <w:r>
              <w:rPr>
                <w:noProof/>
                <w:webHidden/>
              </w:rPr>
              <w:fldChar w:fldCharType="begin"/>
            </w:r>
            <w:r>
              <w:rPr>
                <w:noProof/>
                <w:webHidden/>
              </w:rPr>
              <w:instrText xml:space="preserve"> PAGEREF _Toc21928507 \h </w:instrText>
            </w:r>
          </w:ins>
          <w:r>
            <w:rPr>
              <w:noProof/>
              <w:webHidden/>
            </w:rPr>
          </w:r>
          <w:r>
            <w:rPr>
              <w:noProof/>
              <w:webHidden/>
            </w:rPr>
            <w:fldChar w:fldCharType="separate"/>
          </w:r>
          <w:ins w:id="92" w:author="Petya Kaisheva" w:date="2019-10-14T06:54:00Z">
            <w:r>
              <w:rPr>
                <w:noProof/>
                <w:webHidden/>
              </w:rPr>
              <w:t>23</w:t>
            </w:r>
            <w:r>
              <w:rPr>
                <w:noProof/>
                <w:webHidden/>
              </w:rPr>
              <w:fldChar w:fldCharType="end"/>
            </w:r>
            <w:r w:rsidRPr="003B7416">
              <w:rPr>
                <w:rStyle w:val="Hyperlink"/>
                <w:noProof/>
              </w:rPr>
              <w:fldChar w:fldCharType="end"/>
            </w:r>
          </w:ins>
        </w:p>
        <w:p w:rsidR="00BF7FF5" w:rsidRDefault="00BF7FF5">
          <w:pPr>
            <w:pStyle w:val="TOC3"/>
            <w:tabs>
              <w:tab w:val="left" w:pos="1000"/>
              <w:tab w:val="right" w:leader="dot" w:pos="9060"/>
            </w:tabs>
            <w:rPr>
              <w:ins w:id="93" w:author="Petya Kaisheva" w:date="2019-10-14T06:54:00Z"/>
              <w:rFonts w:eastAsiaTheme="minorEastAsia" w:cstheme="minorBidi"/>
              <w:noProof/>
              <w:sz w:val="22"/>
              <w:szCs w:val="22"/>
            </w:rPr>
          </w:pPr>
          <w:ins w:id="94" w:author="Petya Kaisheva" w:date="2019-10-14T06:54:00Z">
            <w:r w:rsidRPr="003B7416">
              <w:rPr>
                <w:rStyle w:val="Hyperlink"/>
                <w:noProof/>
              </w:rPr>
              <w:lastRenderedPageBreak/>
              <w:fldChar w:fldCharType="begin"/>
            </w:r>
            <w:r w:rsidRPr="003B7416">
              <w:rPr>
                <w:rStyle w:val="Hyperlink"/>
                <w:noProof/>
              </w:rPr>
              <w:instrText xml:space="preserve"> </w:instrText>
            </w:r>
            <w:r>
              <w:rPr>
                <w:noProof/>
              </w:rPr>
              <w:instrText>HYPERLINK \l "_Toc21928508"</w:instrText>
            </w:r>
            <w:r w:rsidRPr="003B7416">
              <w:rPr>
                <w:rStyle w:val="Hyperlink"/>
                <w:noProof/>
              </w:rPr>
              <w:instrText xml:space="preserve"> </w:instrText>
            </w:r>
            <w:r w:rsidRPr="003B7416">
              <w:rPr>
                <w:rStyle w:val="Hyperlink"/>
                <w:noProof/>
              </w:rPr>
              <w:fldChar w:fldCharType="separate"/>
            </w:r>
            <w:r w:rsidRPr="003B7416">
              <w:rPr>
                <w:rStyle w:val="Hyperlink"/>
                <w:noProof/>
              </w:rPr>
              <w:t>3.1.4.</w:t>
            </w:r>
            <w:r>
              <w:rPr>
                <w:rFonts w:eastAsiaTheme="minorEastAsia" w:cstheme="minorBidi"/>
                <w:noProof/>
                <w:sz w:val="22"/>
                <w:szCs w:val="22"/>
              </w:rPr>
              <w:tab/>
            </w:r>
            <w:r w:rsidRPr="003B7416">
              <w:rPr>
                <w:rStyle w:val="Hyperlink"/>
                <w:noProof/>
              </w:rPr>
              <w:t>Step « Regular Payments »</w:t>
            </w:r>
            <w:r>
              <w:rPr>
                <w:noProof/>
                <w:webHidden/>
              </w:rPr>
              <w:tab/>
            </w:r>
            <w:r>
              <w:rPr>
                <w:noProof/>
                <w:webHidden/>
              </w:rPr>
              <w:fldChar w:fldCharType="begin"/>
            </w:r>
            <w:r>
              <w:rPr>
                <w:noProof/>
                <w:webHidden/>
              </w:rPr>
              <w:instrText xml:space="preserve"> PAGEREF _Toc21928508 \h </w:instrText>
            </w:r>
          </w:ins>
          <w:r>
            <w:rPr>
              <w:noProof/>
              <w:webHidden/>
            </w:rPr>
          </w:r>
          <w:r>
            <w:rPr>
              <w:noProof/>
              <w:webHidden/>
            </w:rPr>
            <w:fldChar w:fldCharType="separate"/>
          </w:r>
          <w:ins w:id="95" w:author="Petya Kaisheva" w:date="2019-10-14T06:54:00Z">
            <w:r>
              <w:rPr>
                <w:noProof/>
                <w:webHidden/>
              </w:rPr>
              <w:t>24</w:t>
            </w:r>
            <w:r>
              <w:rPr>
                <w:noProof/>
                <w:webHidden/>
              </w:rPr>
              <w:fldChar w:fldCharType="end"/>
            </w:r>
            <w:r w:rsidRPr="003B7416">
              <w:rPr>
                <w:rStyle w:val="Hyperlink"/>
                <w:noProof/>
              </w:rPr>
              <w:fldChar w:fldCharType="end"/>
            </w:r>
          </w:ins>
        </w:p>
        <w:p w:rsidR="00BF7FF5" w:rsidRDefault="00BF7FF5">
          <w:pPr>
            <w:pStyle w:val="TOC4"/>
            <w:tabs>
              <w:tab w:val="left" w:pos="1400"/>
              <w:tab w:val="right" w:leader="dot" w:pos="9060"/>
            </w:tabs>
            <w:rPr>
              <w:ins w:id="96" w:author="Petya Kaisheva" w:date="2019-10-14T06:54:00Z"/>
              <w:rFonts w:eastAsiaTheme="minorEastAsia" w:cstheme="minorBidi"/>
              <w:noProof/>
              <w:sz w:val="22"/>
              <w:szCs w:val="22"/>
            </w:rPr>
          </w:pPr>
          <w:ins w:id="97"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"_Toc21928509"</w:instrText>
            </w:r>
            <w:r w:rsidRPr="003B7416">
              <w:rPr>
                <w:rStyle w:val="Hyperlink"/>
                <w:noProof/>
              </w:rPr>
              <w:instrText xml:space="preserve"> </w:instrText>
            </w:r>
            <w:r w:rsidRPr="003B7416">
              <w:rPr>
                <w:rStyle w:val="Hyperlink"/>
                <w:noProof/>
              </w:rPr>
              <w:fldChar w:fldCharType="separate"/>
            </w:r>
            <w:r w:rsidRPr="003B7416">
              <w:rPr>
                <w:rStyle w:val="Hyperlink"/>
                <w:noProof/>
              </w:rPr>
              <w:t>3.1.4.1.</w:t>
            </w:r>
            <w:r>
              <w:rPr>
                <w:rFonts w:eastAsiaTheme="minorEastAsia" w:cstheme="minorBidi"/>
                <w:noProof/>
                <w:sz w:val="22"/>
                <w:szCs w:val="22"/>
              </w:rPr>
              <w:tab/>
            </w:r>
            <w:r w:rsidRPr="003B7416">
              <w:rPr>
                <w:rStyle w:val="Hyperlink"/>
                <w:noProof/>
              </w:rPr>
              <w:t>Description</w:t>
            </w:r>
            <w:r>
              <w:rPr>
                <w:noProof/>
                <w:webHidden/>
              </w:rPr>
              <w:tab/>
            </w:r>
            <w:r>
              <w:rPr>
                <w:noProof/>
                <w:webHidden/>
              </w:rPr>
              <w:fldChar w:fldCharType="begin"/>
            </w:r>
            <w:r>
              <w:rPr>
                <w:noProof/>
                <w:webHidden/>
              </w:rPr>
              <w:instrText xml:space="preserve"> PAGEREF _Toc21928509 \h </w:instrText>
            </w:r>
          </w:ins>
          <w:r>
            <w:rPr>
              <w:noProof/>
              <w:webHidden/>
            </w:rPr>
          </w:r>
          <w:r>
            <w:rPr>
              <w:noProof/>
              <w:webHidden/>
            </w:rPr>
            <w:fldChar w:fldCharType="separate"/>
          </w:r>
          <w:ins w:id="98" w:author="Petya Kaisheva" w:date="2019-10-14T06:54:00Z">
            <w:r>
              <w:rPr>
                <w:noProof/>
                <w:webHidden/>
              </w:rPr>
              <w:t>24</w:t>
            </w:r>
            <w:r>
              <w:rPr>
                <w:noProof/>
                <w:webHidden/>
              </w:rPr>
              <w:fldChar w:fldCharType="end"/>
            </w:r>
            <w:r w:rsidRPr="003B7416">
              <w:rPr>
                <w:rStyle w:val="Hyperlink"/>
                <w:noProof/>
              </w:rPr>
              <w:fldChar w:fldCharType="end"/>
            </w:r>
          </w:ins>
        </w:p>
        <w:p w:rsidR="00BF7FF5" w:rsidRDefault="00BF7FF5">
          <w:pPr>
            <w:pStyle w:val="TOC4"/>
            <w:tabs>
              <w:tab w:val="left" w:pos="1400"/>
              <w:tab w:val="right" w:leader="dot" w:pos="9060"/>
            </w:tabs>
            <w:rPr>
              <w:ins w:id="99" w:author="Petya Kaisheva" w:date="2019-10-14T06:54:00Z"/>
              <w:rFonts w:eastAsiaTheme="minorEastAsia" w:cstheme="minorBidi"/>
              <w:noProof/>
              <w:sz w:val="22"/>
              <w:szCs w:val="22"/>
            </w:rPr>
          </w:pPr>
          <w:ins w:id="100"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"_Toc21928510"</w:instrText>
            </w:r>
            <w:r w:rsidRPr="003B7416">
              <w:rPr>
                <w:rStyle w:val="Hyperlink"/>
                <w:noProof/>
              </w:rPr>
              <w:instrText xml:space="preserve"> </w:instrText>
            </w:r>
            <w:r w:rsidRPr="003B7416">
              <w:rPr>
                <w:rStyle w:val="Hyperlink"/>
                <w:noProof/>
              </w:rPr>
              <w:fldChar w:fldCharType="separate"/>
            </w:r>
            <w:r w:rsidRPr="003B7416">
              <w:rPr>
                <w:rStyle w:val="Hyperlink"/>
                <w:noProof/>
              </w:rPr>
              <w:t>3.1.4.2.</w:t>
            </w:r>
            <w:r>
              <w:rPr>
                <w:rFonts w:eastAsiaTheme="minorEastAsia" w:cstheme="minorBidi"/>
                <w:noProof/>
                <w:sz w:val="22"/>
                <w:szCs w:val="22"/>
              </w:rPr>
              <w:tab/>
            </w:r>
            <w:r w:rsidRPr="003B7416">
              <w:rPr>
                <w:rStyle w:val="Hyperlink"/>
                <w:noProof/>
              </w:rPr>
              <w:t>Updates</w:t>
            </w:r>
            <w:r>
              <w:rPr>
                <w:noProof/>
                <w:webHidden/>
              </w:rPr>
              <w:tab/>
            </w:r>
            <w:r>
              <w:rPr>
                <w:noProof/>
                <w:webHidden/>
              </w:rPr>
              <w:fldChar w:fldCharType="begin"/>
            </w:r>
            <w:r>
              <w:rPr>
                <w:noProof/>
                <w:webHidden/>
              </w:rPr>
              <w:instrText xml:space="preserve"> PAGEREF _Toc21928510 \h </w:instrText>
            </w:r>
          </w:ins>
          <w:r>
            <w:rPr>
              <w:noProof/>
              <w:webHidden/>
            </w:rPr>
          </w:r>
          <w:r>
            <w:rPr>
              <w:noProof/>
              <w:webHidden/>
            </w:rPr>
            <w:fldChar w:fldCharType="separate"/>
          </w:r>
          <w:ins w:id="101" w:author="Petya Kaisheva" w:date="2019-10-14T06:54:00Z">
            <w:r>
              <w:rPr>
                <w:noProof/>
                <w:webHidden/>
              </w:rPr>
              <w:t>24</w:t>
            </w:r>
            <w:r>
              <w:rPr>
                <w:noProof/>
                <w:webHidden/>
              </w:rPr>
              <w:fldChar w:fldCharType="end"/>
            </w:r>
            <w:r w:rsidRPr="003B7416">
              <w:rPr>
                <w:rStyle w:val="Hyperlink"/>
                <w:noProof/>
              </w:rPr>
              <w:fldChar w:fldCharType="end"/>
            </w:r>
          </w:ins>
        </w:p>
        <w:p w:rsidR="00BF7FF5" w:rsidRDefault="00BF7FF5">
          <w:pPr>
            <w:pStyle w:val="TOC4"/>
            <w:tabs>
              <w:tab w:val="left" w:pos="1400"/>
              <w:tab w:val="right" w:leader="dot" w:pos="9060"/>
            </w:tabs>
            <w:rPr>
              <w:ins w:id="102" w:author="Petya Kaisheva" w:date="2019-10-14T06:54:00Z"/>
              <w:rFonts w:eastAsiaTheme="minorEastAsia" w:cstheme="minorBidi"/>
              <w:noProof/>
              <w:sz w:val="22"/>
              <w:szCs w:val="22"/>
            </w:rPr>
          </w:pPr>
          <w:ins w:id="103"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"_Toc21928511"</w:instrText>
            </w:r>
            <w:r w:rsidRPr="003B7416">
              <w:rPr>
                <w:rStyle w:val="Hyperlink"/>
                <w:noProof/>
              </w:rPr>
              <w:instrText xml:space="preserve"> </w:instrText>
            </w:r>
            <w:r w:rsidRPr="003B7416">
              <w:rPr>
                <w:rStyle w:val="Hyperlink"/>
                <w:noProof/>
              </w:rPr>
              <w:fldChar w:fldCharType="separate"/>
            </w:r>
            <w:r w:rsidRPr="003B7416">
              <w:rPr>
                <w:rStyle w:val="Hyperlink"/>
                <w:noProof/>
              </w:rPr>
              <w:t>3.1.4.3.</w:t>
            </w:r>
            <w:r>
              <w:rPr>
                <w:rFonts w:eastAsiaTheme="minorEastAsia" w:cstheme="minorBidi"/>
                <w:noProof/>
                <w:sz w:val="22"/>
                <w:szCs w:val="22"/>
              </w:rPr>
              <w:tab/>
            </w:r>
            <w:r w:rsidRPr="003B7416">
              <w:rPr>
                <w:rStyle w:val="Hyperlink"/>
                <w:noProof/>
              </w:rPr>
              <w:t>Data Dictionary</w:t>
            </w:r>
            <w:r>
              <w:rPr>
                <w:noProof/>
                <w:webHidden/>
              </w:rPr>
              <w:tab/>
            </w:r>
            <w:r>
              <w:rPr>
                <w:noProof/>
                <w:webHidden/>
              </w:rPr>
              <w:fldChar w:fldCharType="begin"/>
            </w:r>
            <w:r>
              <w:rPr>
                <w:noProof/>
                <w:webHidden/>
              </w:rPr>
              <w:instrText xml:space="preserve"> PAGEREF _Toc21928511 \h </w:instrText>
            </w:r>
          </w:ins>
          <w:r>
            <w:rPr>
              <w:noProof/>
              <w:webHidden/>
            </w:rPr>
          </w:r>
          <w:r>
            <w:rPr>
              <w:noProof/>
              <w:webHidden/>
            </w:rPr>
            <w:fldChar w:fldCharType="separate"/>
          </w:r>
          <w:ins w:id="104" w:author="Petya Kaisheva" w:date="2019-10-14T06:54:00Z">
            <w:r>
              <w:rPr>
                <w:noProof/>
                <w:webHidden/>
              </w:rPr>
              <w:t>25</w:t>
            </w:r>
            <w:r>
              <w:rPr>
                <w:noProof/>
                <w:webHidden/>
              </w:rPr>
              <w:fldChar w:fldCharType="end"/>
            </w:r>
            <w:r w:rsidRPr="003B7416">
              <w:rPr>
                <w:rStyle w:val="Hyperlink"/>
                <w:noProof/>
              </w:rPr>
              <w:fldChar w:fldCharType="end"/>
            </w:r>
          </w:ins>
        </w:p>
        <w:p w:rsidR="00BF7FF5" w:rsidRDefault="00BF7FF5">
          <w:pPr>
            <w:pStyle w:val="TOC4"/>
            <w:tabs>
              <w:tab w:val="left" w:pos="1400"/>
              <w:tab w:val="right" w:leader="dot" w:pos="9060"/>
            </w:tabs>
            <w:rPr>
              <w:ins w:id="105" w:author="Petya Kaisheva" w:date="2019-10-14T06:54:00Z"/>
              <w:rFonts w:eastAsiaTheme="minorEastAsia" w:cstheme="minorBidi"/>
              <w:noProof/>
              <w:sz w:val="22"/>
              <w:szCs w:val="22"/>
            </w:rPr>
          </w:pPr>
          <w:ins w:id="106"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"_Toc21928512"</w:instrText>
            </w:r>
            <w:r w:rsidRPr="003B7416">
              <w:rPr>
                <w:rStyle w:val="Hyperlink"/>
                <w:noProof/>
              </w:rPr>
              <w:instrText xml:space="preserve"> </w:instrText>
            </w:r>
            <w:r w:rsidRPr="003B7416">
              <w:rPr>
                <w:rStyle w:val="Hyperlink"/>
                <w:noProof/>
              </w:rPr>
              <w:fldChar w:fldCharType="separate"/>
            </w:r>
            <w:r w:rsidRPr="003B7416">
              <w:rPr>
                <w:rStyle w:val="Hyperlink"/>
                <w:noProof/>
              </w:rPr>
              <w:t>3.1.4.4.</w:t>
            </w:r>
            <w:r>
              <w:rPr>
                <w:rFonts w:eastAsiaTheme="minorEastAsia" w:cstheme="minorBidi"/>
                <w:noProof/>
                <w:sz w:val="22"/>
                <w:szCs w:val="22"/>
              </w:rPr>
              <w:tab/>
            </w:r>
            <w:r w:rsidRPr="003B7416">
              <w:rPr>
                <w:rStyle w:val="Hyperlink"/>
                <w:noProof/>
              </w:rPr>
              <w:t>Task Input Data</w:t>
            </w:r>
            <w:r>
              <w:rPr>
                <w:noProof/>
                <w:webHidden/>
              </w:rPr>
              <w:tab/>
            </w:r>
            <w:r>
              <w:rPr>
                <w:noProof/>
                <w:webHidden/>
              </w:rPr>
              <w:fldChar w:fldCharType="begin"/>
            </w:r>
            <w:r>
              <w:rPr>
                <w:noProof/>
                <w:webHidden/>
              </w:rPr>
              <w:instrText xml:space="preserve"> PAGEREF _Toc21928512 \h </w:instrText>
            </w:r>
          </w:ins>
          <w:r>
            <w:rPr>
              <w:noProof/>
              <w:webHidden/>
            </w:rPr>
          </w:r>
          <w:r>
            <w:rPr>
              <w:noProof/>
              <w:webHidden/>
            </w:rPr>
            <w:fldChar w:fldCharType="separate"/>
          </w:r>
          <w:ins w:id="107" w:author="Petya Kaisheva" w:date="2019-10-14T06:54:00Z">
            <w:r>
              <w:rPr>
                <w:noProof/>
                <w:webHidden/>
              </w:rPr>
              <w:t>25</w:t>
            </w:r>
            <w:r>
              <w:rPr>
                <w:noProof/>
                <w:webHidden/>
              </w:rPr>
              <w:fldChar w:fldCharType="end"/>
            </w:r>
            <w:r w:rsidRPr="003B7416">
              <w:rPr>
                <w:rStyle w:val="Hyperlink"/>
                <w:noProof/>
              </w:rPr>
              <w:fldChar w:fldCharType="end"/>
            </w:r>
          </w:ins>
        </w:p>
        <w:p w:rsidR="00BF7FF5" w:rsidRDefault="00BF7FF5">
          <w:pPr>
            <w:pStyle w:val="TOC3"/>
            <w:tabs>
              <w:tab w:val="left" w:pos="1000"/>
              <w:tab w:val="right" w:leader="dot" w:pos="9060"/>
            </w:tabs>
            <w:rPr>
              <w:ins w:id="108" w:author="Petya Kaisheva" w:date="2019-10-14T06:54:00Z"/>
              <w:rFonts w:eastAsiaTheme="minorEastAsia" w:cstheme="minorBidi"/>
              <w:noProof/>
              <w:sz w:val="22"/>
              <w:szCs w:val="22"/>
            </w:rPr>
          </w:pPr>
          <w:ins w:id="109"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"_Toc21928513"</w:instrText>
            </w:r>
            <w:r w:rsidRPr="003B7416">
              <w:rPr>
                <w:rStyle w:val="Hyperlink"/>
                <w:noProof/>
              </w:rPr>
              <w:instrText xml:space="preserve"> </w:instrText>
            </w:r>
            <w:r w:rsidRPr="003B7416">
              <w:rPr>
                <w:rStyle w:val="Hyperlink"/>
                <w:noProof/>
              </w:rPr>
              <w:fldChar w:fldCharType="separate"/>
            </w:r>
            <w:r w:rsidRPr="003B7416">
              <w:rPr>
                <w:rStyle w:val="Hyperlink"/>
                <w:noProof/>
              </w:rPr>
              <w:t>3.1.5.</w:t>
            </w:r>
            <w:r>
              <w:rPr>
                <w:rFonts w:eastAsiaTheme="minorEastAsia" w:cstheme="minorBidi"/>
                <w:noProof/>
                <w:sz w:val="22"/>
                <w:szCs w:val="22"/>
              </w:rPr>
              <w:tab/>
            </w:r>
            <w:r w:rsidRPr="003B7416">
              <w:rPr>
                <w:rStyle w:val="Hyperlink"/>
                <w:noProof/>
              </w:rPr>
              <w:t>Step « Risk Definition »</w:t>
            </w:r>
            <w:r>
              <w:rPr>
                <w:noProof/>
                <w:webHidden/>
              </w:rPr>
              <w:tab/>
            </w:r>
            <w:r>
              <w:rPr>
                <w:noProof/>
                <w:webHidden/>
              </w:rPr>
              <w:fldChar w:fldCharType="begin"/>
            </w:r>
            <w:r>
              <w:rPr>
                <w:noProof/>
                <w:webHidden/>
              </w:rPr>
              <w:instrText xml:space="preserve"> PAGEREF _Toc21928513 \h </w:instrText>
            </w:r>
          </w:ins>
          <w:r>
            <w:rPr>
              <w:noProof/>
              <w:webHidden/>
            </w:rPr>
          </w:r>
          <w:r>
            <w:rPr>
              <w:noProof/>
              <w:webHidden/>
            </w:rPr>
            <w:fldChar w:fldCharType="separate"/>
          </w:r>
          <w:ins w:id="110" w:author="Petya Kaisheva" w:date="2019-10-14T06:54:00Z">
            <w:r>
              <w:rPr>
                <w:noProof/>
                <w:webHidden/>
              </w:rPr>
              <w:t>26</w:t>
            </w:r>
            <w:r>
              <w:rPr>
                <w:noProof/>
                <w:webHidden/>
              </w:rPr>
              <w:fldChar w:fldCharType="end"/>
            </w:r>
            <w:r w:rsidRPr="003B7416">
              <w:rPr>
                <w:rStyle w:val="Hyperlink"/>
                <w:noProof/>
              </w:rPr>
              <w:fldChar w:fldCharType="end"/>
            </w:r>
          </w:ins>
        </w:p>
        <w:p w:rsidR="00BF7FF5" w:rsidRDefault="00BF7FF5">
          <w:pPr>
            <w:pStyle w:val="TOC4"/>
            <w:tabs>
              <w:tab w:val="left" w:pos="1400"/>
              <w:tab w:val="right" w:leader="dot" w:pos="9060"/>
            </w:tabs>
            <w:rPr>
              <w:ins w:id="111" w:author="Petya Kaisheva" w:date="2019-10-14T06:54:00Z"/>
              <w:rFonts w:eastAsiaTheme="minorEastAsia" w:cstheme="minorBidi"/>
              <w:noProof/>
              <w:sz w:val="22"/>
              <w:szCs w:val="22"/>
            </w:rPr>
          </w:pPr>
          <w:ins w:id="112"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"_Toc21928514"</w:instrText>
            </w:r>
            <w:r w:rsidRPr="003B7416">
              <w:rPr>
                <w:rStyle w:val="Hyperlink"/>
                <w:noProof/>
              </w:rPr>
              <w:instrText xml:space="preserve"> </w:instrText>
            </w:r>
            <w:r w:rsidRPr="003B7416">
              <w:rPr>
                <w:rStyle w:val="Hyperlink"/>
                <w:noProof/>
              </w:rPr>
              <w:fldChar w:fldCharType="separate"/>
            </w:r>
            <w:r w:rsidRPr="003B7416">
              <w:rPr>
                <w:rStyle w:val="Hyperlink"/>
                <w:noProof/>
              </w:rPr>
              <w:t>3.1.5.1.</w:t>
            </w:r>
            <w:r>
              <w:rPr>
                <w:rFonts w:eastAsiaTheme="minorEastAsia" w:cstheme="minorBidi"/>
                <w:noProof/>
                <w:sz w:val="22"/>
                <w:szCs w:val="22"/>
              </w:rPr>
              <w:tab/>
            </w:r>
            <w:r w:rsidRPr="003B7416">
              <w:rPr>
                <w:rStyle w:val="Hyperlink"/>
                <w:noProof/>
              </w:rPr>
              <w:t>Description</w:t>
            </w:r>
            <w:r>
              <w:rPr>
                <w:noProof/>
                <w:webHidden/>
              </w:rPr>
              <w:tab/>
            </w:r>
            <w:r>
              <w:rPr>
                <w:noProof/>
                <w:webHidden/>
              </w:rPr>
              <w:fldChar w:fldCharType="begin"/>
            </w:r>
            <w:r>
              <w:rPr>
                <w:noProof/>
                <w:webHidden/>
              </w:rPr>
              <w:instrText xml:space="preserve"> PAGEREF _Toc21928514 \h </w:instrText>
            </w:r>
          </w:ins>
          <w:r>
            <w:rPr>
              <w:noProof/>
              <w:webHidden/>
            </w:rPr>
          </w:r>
          <w:r>
            <w:rPr>
              <w:noProof/>
              <w:webHidden/>
            </w:rPr>
            <w:fldChar w:fldCharType="separate"/>
          </w:r>
          <w:ins w:id="113" w:author="Petya Kaisheva" w:date="2019-10-14T06:54:00Z">
            <w:r>
              <w:rPr>
                <w:noProof/>
                <w:webHidden/>
              </w:rPr>
              <w:t>27</w:t>
            </w:r>
            <w:r>
              <w:rPr>
                <w:noProof/>
                <w:webHidden/>
              </w:rPr>
              <w:fldChar w:fldCharType="end"/>
            </w:r>
            <w:r w:rsidRPr="003B7416">
              <w:rPr>
                <w:rStyle w:val="Hyperlink"/>
                <w:noProof/>
              </w:rPr>
              <w:fldChar w:fldCharType="end"/>
            </w:r>
          </w:ins>
        </w:p>
        <w:p w:rsidR="00BF7FF5" w:rsidRDefault="00BF7FF5">
          <w:pPr>
            <w:pStyle w:val="TOC4"/>
            <w:tabs>
              <w:tab w:val="left" w:pos="1400"/>
              <w:tab w:val="right" w:leader="dot" w:pos="9060"/>
            </w:tabs>
            <w:rPr>
              <w:ins w:id="114" w:author="Petya Kaisheva" w:date="2019-10-14T06:54:00Z"/>
              <w:rFonts w:eastAsiaTheme="minorEastAsia" w:cstheme="minorBidi"/>
              <w:noProof/>
              <w:sz w:val="22"/>
              <w:szCs w:val="22"/>
            </w:rPr>
          </w:pPr>
          <w:ins w:id="115"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"_Toc21928515"</w:instrText>
            </w:r>
            <w:r w:rsidRPr="003B7416">
              <w:rPr>
                <w:rStyle w:val="Hyperlink"/>
                <w:noProof/>
              </w:rPr>
              <w:instrText xml:space="preserve"> </w:instrText>
            </w:r>
            <w:r w:rsidRPr="003B7416">
              <w:rPr>
                <w:rStyle w:val="Hyperlink"/>
                <w:noProof/>
              </w:rPr>
              <w:fldChar w:fldCharType="separate"/>
            </w:r>
            <w:r w:rsidRPr="003B7416">
              <w:rPr>
                <w:rStyle w:val="Hyperlink"/>
                <w:noProof/>
              </w:rPr>
              <w:t>3.1.5.2.</w:t>
            </w:r>
            <w:r>
              <w:rPr>
                <w:rFonts w:eastAsiaTheme="minorEastAsia" w:cstheme="minorBidi"/>
                <w:noProof/>
                <w:sz w:val="22"/>
                <w:szCs w:val="22"/>
              </w:rPr>
              <w:tab/>
            </w:r>
            <w:r w:rsidRPr="003B7416">
              <w:rPr>
                <w:rStyle w:val="Hyperlink"/>
                <w:noProof/>
              </w:rPr>
              <w:t>Updates</w:t>
            </w:r>
            <w:r>
              <w:rPr>
                <w:noProof/>
                <w:webHidden/>
              </w:rPr>
              <w:tab/>
            </w:r>
            <w:r>
              <w:rPr>
                <w:noProof/>
                <w:webHidden/>
              </w:rPr>
              <w:fldChar w:fldCharType="begin"/>
            </w:r>
            <w:r>
              <w:rPr>
                <w:noProof/>
                <w:webHidden/>
              </w:rPr>
              <w:instrText xml:space="preserve"> PAGEREF _Toc21928515 \h </w:instrText>
            </w:r>
          </w:ins>
          <w:r>
            <w:rPr>
              <w:noProof/>
              <w:webHidden/>
            </w:rPr>
          </w:r>
          <w:r>
            <w:rPr>
              <w:noProof/>
              <w:webHidden/>
            </w:rPr>
            <w:fldChar w:fldCharType="separate"/>
          </w:r>
          <w:ins w:id="116" w:author="Petya Kaisheva" w:date="2019-10-14T06:54:00Z">
            <w:r>
              <w:rPr>
                <w:noProof/>
                <w:webHidden/>
              </w:rPr>
              <w:t>27</w:t>
            </w:r>
            <w:r>
              <w:rPr>
                <w:noProof/>
                <w:webHidden/>
              </w:rPr>
              <w:fldChar w:fldCharType="end"/>
            </w:r>
            <w:r w:rsidRPr="003B7416">
              <w:rPr>
                <w:rStyle w:val="Hyperlink"/>
                <w:noProof/>
              </w:rPr>
              <w:fldChar w:fldCharType="end"/>
            </w:r>
          </w:ins>
        </w:p>
        <w:p w:rsidR="00BF7FF5" w:rsidRDefault="00BF7FF5">
          <w:pPr>
            <w:pStyle w:val="TOC4"/>
            <w:tabs>
              <w:tab w:val="left" w:pos="1400"/>
              <w:tab w:val="right" w:leader="dot" w:pos="9060"/>
            </w:tabs>
            <w:rPr>
              <w:ins w:id="117" w:author="Petya Kaisheva" w:date="2019-10-14T06:54:00Z"/>
              <w:rFonts w:eastAsiaTheme="minorEastAsia" w:cstheme="minorBidi"/>
              <w:noProof/>
              <w:sz w:val="22"/>
              <w:szCs w:val="22"/>
            </w:rPr>
          </w:pPr>
          <w:ins w:id="118"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"_Toc21928516"</w:instrText>
            </w:r>
            <w:r w:rsidRPr="003B7416">
              <w:rPr>
                <w:rStyle w:val="Hyperlink"/>
                <w:noProof/>
              </w:rPr>
              <w:instrText xml:space="preserve"> </w:instrText>
            </w:r>
            <w:r w:rsidRPr="003B7416">
              <w:rPr>
                <w:rStyle w:val="Hyperlink"/>
                <w:noProof/>
              </w:rPr>
              <w:fldChar w:fldCharType="separate"/>
            </w:r>
            <w:r w:rsidRPr="003B7416">
              <w:rPr>
                <w:rStyle w:val="Hyperlink"/>
                <w:noProof/>
              </w:rPr>
              <w:t>3.1.5.3.</w:t>
            </w:r>
            <w:r>
              <w:rPr>
                <w:rFonts w:eastAsiaTheme="minorEastAsia" w:cstheme="minorBidi"/>
                <w:noProof/>
                <w:sz w:val="22"/>
                <w:szCs w:val="22"/>
              </w:rPr>
              <w:tab/>
            </w:r>
            <w:r w:rsidRPr="003B7416">
              <w:rPr>
                <w:rStyle w:val="Hyperlink"/>
                <w:noProof/>
              </w:rPr>
              <w:t>Data Dictionary</w:t>
            </w:r>
            <w:r>
              <w:rPr>
                <w:noProof/>
                <w:webHidden/>
              </w:rPr>
              <w:tab/>
            </w:r>
            <w:r>
              <w:rPr>
                <w:noProof/>
                <w:webHidden/>
              </w:rPr>
              <w:fldChar w:fldCharType="begin"/>
            </w:r>
            <w:r>
              <w:rPr>
                <w:noProof/>
                <w:webHidden/>
              </w:rPr>
              <w:instrText xml:space="preserve"> PAGEREF _Toc21928516 \h </w:instrText>
            </w:r>
          </w:ins>
          <w:r>
            <w:rPr>
              <w:noProof/>
              <w:webHidden/>
            </w:rPr>
          </w:r>
          <w:r>
            <w:rPr>
              <w:noProof/>
              <w:webHidden/>
            </w:rPr>
            <w:fldChar w:fldCharType="separate"/>
          </w:r>
          <w:ins w:id="119" w:author="Petya Kaisheva" w:date="2019-10-14T06:54:00Z">
            <w:r>
              <w:rPr>
                <w:noProof/>
                <w:webHidden/>
              </w:rPr>
              <w:t>27</w:t>
            </w:r>
            <w:r>
              <w:rPr>
                <w:noProof/>
                <w:webHidden/>
              </w:rPr>
              <w:fldChar w:fldCharType="end"/>
            </w:r>
            <w:r w:rsidRPr="003B7416">
              <w:rPr>
                <w:rStyle w:val="Hyperlink"/>
                <w:noProof/>
              </w:rPr>
              <w:fldChar w:fldCharType="end"/>
            </w:r>
          </w:ins>
        </w:p>
        <w:p w:rsidR="00BF7FF5" w:rsidRDefault="00BF7FF5">
          <w:pPr>
            <w:pStyle w:val="TOC4"/>
            <w:tabs>
              <w:tab w:val="left" w:pos="1400"/>
              <w:tab w:val="right" w:leader="dot" w:pos="9060"/>
            </w:tabs>
            <w:rPr>
              <w:ins w:id="120" w:author="Petya Kaisheva" w:date="2019-10-14T06:54:00Z"/>
              <w:rFonts w:eastAsiaTheme="minorEastAsia" w:cstheme="minorBidi"/>
              <w:noProof/>
              <w:sz w:val="22"/>
              <w:szCs w:val="22"/>
            </w:rPr>
          </w:pPr>
          <w:ins w:id="121"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"_Toc21928517"</w:instrText>
            </w:r>
            <w:r w:rsidRPr="003B7416">
              <w:rPr>
                <w:rStyle w:val="Hyperlink"/>
                <w:noProof/>
              </w:rPr>
              <w:instrText xml:space="preserve"> </w:instrText>
            </w:r>
            <w:r w:rsidRPr="003B7416">
              <w:rPr>
                <w:rStyle w:val="Hyperlink"/>
                <w:noProof/>
              </w:rPr>
              <w:fldChar w:fldCharType="separate"/>
            </w:r>
            <w:r w:rsidRPr="003B7416">
              <w:rPr>
                <w:rStyle w:val="Hyperlink"/>
                <w:noProof/>
              </w:rPr>
              <w:t>3.1.5.4.</w:t>
            </w:r>
            <w:r>
              <w:rPr>
                <w:rFonts w:eastAsiaTheme="minorEastAsia" w:cstheme="minorBidi"/>
                <w:noProof/>
                <w:sz w:val="22"/>
                <w:szCs w:val="22"/>
              </w:rPr>
              <w:tab/>
            </w:r>
            <w:r w:rsidRPr="003B7416">
              <w:rPr>
                <w:rStyle w:val="Hyperlink"/>
                <w:noProof/>
              </w:rPr>
              <w:t>Task Input Data</w:t>
            </w:r>
            <w:r>
              <w:rPr>
                <w:noProof/>
                <w:webHidden/>
              </w:rPr>
              <w:tab/>
            </w:r>
            <w:r>
              <w:rPr>
                <w:noProof/>
                <w:webHidden/>
              </w:rPr>
              <w:fldChar w:fldCharType="begin"/>
            </w:r>
            <w:r>
              <w:rPr>
                <w:noProof/>
                <w:webHidden/>
              </w:rPr>
              <w:instrText xml:space="preserve"> PAGEREF _Toc21928517 \h </w:instrText>
            </w:r>
          </w:ins>
          <w:r>
            <w:rPr>
              <w:noProof/>
              <w:webHidden/>
            </w:rPr>
          </w:r>
          <w:r>
            <w:rPr>
              <w:noProof/>
              <w:webHidden/>
            </w:rPr>
            <w:fldChar w:fldCharType="separate"/>
          </w:r>
          <w:ins w:id="122" w:author="Petya Kaisheva" w:date="2019-10-14T06:54:00Z">
            <w:r>
              <w:rPr>
                <w:noProof/>
                <w:webHidden/>
              </w:rPr>
              <w:t>28</w:t>
            </w:r>
            <w:r>
              <w:rPr>
                <w:noProof/>
                <w:webHidden/>
              </w:rPr>
              <w:fldChar w:fldCharType="end"/>
            </w:r>
            <w:r w:rsidRPr="003B7416">
              <w:rPr>
                <w:rStyle w:val="Hyperlink"/>
                <w:noProof/>
              </w:rPr>
              <w:fldChar w:fldCharType="end"/>
            </w:r>
          </w:ins>
        </w:p>
        <w:p w:rsidR="00BF7FF5" w:rsidRDefault="00BF7FF5">
          <w:pPr>
            <w:pStyle w:val="TOC3"/>
            <w:tabs>
              <w:tab w:val="left" w:pos="1000"/>
              <w:tab w:val="right" w:leader="dot" w:pos="9060"/>
            </w:tabs>
            <w:rPr>
              <w:ins w:id="123" w:author="Petya Kaisheva" w:date="2019-10-14T06:54:00Z"/>
              <w:rFonts w:eastAsiaTheme="minorEastAsia" w:cstheme="minorBidi"/>
              <w:noProof/>
              <w:sz w:val="22"/>
              <w:szCs w:val="22"/>
            </w:rPr>
          </w:pPr>
          <w:ins w:id="124"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"_Toc21928518"</w:instrText>
            </w:r>
            <w:r w:rsidRPr="003B7416">
              <w:rPr>
                <w:rStyle w:val="Hyperlink"/>
                <w:noProof/>
              </w:rPr>
              <w:instrText xml:space="preserve"> </w:instrText>
            </w:r>
            <w:r w:rsidRPr="003B7416">
              <w:rPr>
                <w:rStyle w:val="Hyperlink"/>
                <w:noProof/>
              </w:rPr>
              <w:fldChar w:fldCharType="separate"/>
            </w:r>
            <w:r w:rsidRPr="003B7416">
              <w:rPr>
                <w:rStyle w:val="Hyperlink"/>
                <w:noProof/>
              </w:rPr>
              <w:t>3.1.6.</w:t>
            </w:r>
            <w:r>
              <w:rPr>
                <w:rFonts w:eastAsiaTheme="minorEastAsia" w:cstheme="minorBidi"/>
                <w:noProof/>
                <w:sz w:val="22"/>
                <w:szCs w:val="22"/>
              </w:rPr>
              <w:tab/>
            </w:r>
            <w:r w:rsidRPr="003B7416">
              <w:rPr>
                <w:rStyle w:val="Hyperlink"/>
                <w:noProof/>
              </w:rPr>
              <w:t>Step « Premium Adjustments »</w:t>
            </w:r>
            <w:r>
              <w:rPr>
                <w:noProof/>
                <w:webHidden/>
              </w:rPr>
              <w:tab/>
            </w:r>
            <w:r>
              <w:rPr>
                <w:noProof/>
                <w:webHidden/>
              </w:rPr>
              <w:fldChar w:fldCharType="begin"/>
            </w:r>
            <w:r>
              <w:rPr>
                <w:noProof/>
                <w:webHidden/>
              </w:rPr>
              <w:instrText xml:space="preserve"> PAGEREF _Toc21928518 \h </w:instrText>
            </w:r>
          </w:ins>
          <w:r>
            <w:rPr>
              <w:noProof/>
              <w:webHidden/>
            </w:rPr>
          </w:r>
          <w:r>
            <w:rPr>
              <w:noProof/>
              <w:webHidden/>
            </w:rPr>
            <w:fldChar w:fldCharType="separate"/>
          </w:r>
          <w:ins w:id="125" w:author="Petya Kaisheva" w:date="2019-10-14T06:54:00Z">
            <w:r>
              <w:rPr>
                <w:noProof/>
                <w:webHidden/>
              </w:rPr>
              <w:t>31</w:t>
            </w:r>
            <w:r>
              <w:rPr>
                <w:noProof/>
                <w:webHidden/>
              </w:rPr>
              <w:fldChar w:fldCharType="end"/>
            </w:r>
            <w:r w:rsidRPr="003B7416">
              <w:rPr>
                <w:rStyle w:val="Hyperlink"/>
                <w:noProof/>
              </w:rPr>
              <w:fldChar w:fldCharType="end"/>
            </w:r>
          </w:ins>
        </w:p>
        <w:p w:rsidR="00BF7FF5" w:rsidRDefault="00BF7FF5">
          <w:pPr>
            <w:pStyle w:val="TOC4"/>
            <w:tabs>
              <w:tab w:val="left" w:pos="1400"/>
              <w:tab w:val="right" w:leader="dot" w:pos="9060"/>
            </w:tabs>
            <w:rPr>
              <w:ins w:id="126" w:author="Petya Kaisheva" w:date="2019-10-14T06:54:00Z"/>
              <w:rFonts w:eastAsiaTheme="minorEastAsia" w:cstheme="minorBidi"/>
              <w:noProof/>
              <w:sz w:val="22"/>
              <w:szCs w:val="22"/>
            </w:rPr>
          </w:pPr>
          <w:ins w:id="127"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"_Toc21928519"</w:instrText>
            </w:r>
            <w:r w:rsidRPr="003B7416">
              <w:rPr>
                <w:rStyle w:val="Hyperlink"/>
                <w:noProof/>
              </w:rPr>
              <w:instrText xml:space="preserve"> </w:instrText>
            </w:r>
            <w:r w:rsidRPr="003B7416">
              <w:rPr>
                <w:rStyle w:val="Hyperlink"/>
                <w:noProof/>
              </w:rPr>
              <w:fldChar w:fldCharType="separate"/>
            </w:r>
            <w:r w:rsidRPr="003B7416">
              <w:rPr>
                <w:rStyle w:val="Hyperlink"/>
                <w:noProof/>
              </w:rPr>
              <w:t>3.1.6.1.</w:t>
            </w:r>
            <w:r>
              <w:rPr>
                <w:rFonts w:eastAsiaTheme="minorEastAsia" w:cstheme="minorBidi"/>
                <w:noProof/>
                <w:sz w:val="22"/>
                <w:szCs w:val="22"/>
              </w:rPr>
              <w:tab/>
            </w:r>
            <w:r w:rsidRPr="003B7416">
              <w:rPr>
                <w:rStyle w:val="Hyperlink"/>
                <w:noProof/>
              </w:rPr>
              <w:t>Description</w:t>
            </w:r>
            <w:r>
              <w:rPr>
                <w:noProof/>
                <w:webHidden/>
              </w:rPr>
              <w:tab/>
            </w:r>
            <w:r>
              <w:rPr>
                <w:noProof/>
                <w:webHidden/>
              </w:rPr>
              <w:fldChar w:fldCharType="begin"/>
            </w:r>
            <w:r>
              <w:rPr>
                <w:noProof/>
                <w:webHidden/>
              </w:rPr>
              <w:instrText xml:space="preserve"> PAGEREF _Toc21928519 \h </w:instrText>
            </w:r>
          </w:ins>
          <w:r>
            <w:rPr>
              <w:noProof/>
              <w:webHidden/>
            </w:rPr>
          </w:r>
          <w:r>
            <w:rPr>
              <w:noProof/>
              <w:webHidden/>
            </w:rPr>
            <w:fldChar w:fldCharType="separate"/>
          </w:r>
          <w:ins w:id="128" w:author="Petya Kaisheva" w:date="2019-10-14T06:54:00Z">
            <w:r>
              <w:rPr>
                <w:noProof/>
                <w:webHidden/>
              </w:rPr>
              <w:t>31</w:t>
            </w:r>
            <w:r>
              <w:rPr>
                <w:noProof/>
                <w:webHidden/>
              </w:rPr>
              <w:fldChar w:fldCharType="end"/>
            </w:r>
            <w:r w:rsidRPr="003B7416">
              <w:rPr>
                <w:rStyle w:val="Hyperlink"/>
                <w:noProof/>
              </w:rPr>
              <w:fldChar w:fldCharType="end"/>
            </w:r>
          </w:ins>
        </w:p>
        <w:p w:rsidR="00BF7FF5" w:rsidRDefault="00BF7FF5">
          <w:pPr>
            <w:pStyle w:val="TOC4"/>
            <w:tabs>
              <w:tab w:val="left" w:pos="1400"/>
              <w:tab w:val="right" w:leader="dot" w:pos="9060"/>
            </w:tabs>
            <w:rPr>
              <w:ins w:id="129" w:author="Petya Kaisheva" w:date="2019-10-14T06:54:00Z"/>
              <w:rFonts w:eastAsiaTheme="minorEastAsia" w:cstheme="minorBidi"/>
              <w:noProof/>
              <w:sz w:val="22"/>
              <w:szCs w:val="22"/>
            </w:rPr>
          </w:pPr>
          <w:ins w:id="130"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"_Toc21928520"</w:instrText>
            </w:r>
            <w:r w:rsidRPr="003B7416">
              <w:rPr>
                <w:rStyle w:val="Hyperlink"/>
                <w:noProof/>
              </w:rPr>
              <w:instrText xml:space="preserve"> </w:instrText>
            </w:r>
            <w:r w:rsidRPr="003B7416">
              <w:rPr>
                <w:rStyle w:val="Hyperlink"/>
                <w:noProof/>
              </w:rPr>
              <w:fldChar w:fldCharType="separate"/>
            </w:r>
            <w:r w:rsidRPr="003B7416">
              <w:rPr>
                <w:rStyle w:val="Hyperlink"/>
                <w:noProof/>
              </w:rPr>
              <w:t>3.1.6.2.</w:t>
            </w:r>
            <w:r>
              <w:rPr>
                <w:rFonts w:eastAsiaTheme="minorEastAsia" w:cstheme="minorBidi"/>
                <w:noProof/>
                <w:sz w:val="22"/>
                <w:szCs w:val="22"/>
              </w:rPr>
              <w:tab/>
            </w:r>
            <w:r w:rsidRPr="003B7416">
              <w:rPr>
                <w:rStyle w:val="Hyperlink"/>
                <w:noProof/>
              </w:rPr>
              <w:t>Updates</w:t>
            </w:r>
            <w:r>
              <w:rPr>
                <w:noProof/>
                <w:webHidden/>
              </w:rPr>
              <w:tab/>
            </w:r>
            <w:r>
              <w:rPr>
                <w:noProof/>
                <w:webHidden/>
              </w:rPr>
              <w:fldChar w:fldCharType="begin"/>
            </w:r>
            <w:r>
              <w:rPr>
                <w:noProof/>
                <w:webHidden/>
              </w:rPr>
              <w:instrText xml:space="preserve"> PAGEREF _Toc21928520 \h </w:instrText>
            </w:r>
          </w:ins>
          <w:r>
            <w:rPr>
              <w:noProof/>
              <w:webHidden/>
            </w:rPr>
          </w:r>
          <w:r>
            <w:rPr>
              <w:noProof/>
              <w:webHidden/>
            </w:rPr>
            <w:fldChar w:fldCharType="separate"/>
          </w:r>
          <w:ins w:id="131" w:author="Petya Kaisheva" w:date="2019-10-14T06:54:00Z">
            <w:r>
              <w:rPr>
                <w:noProof/>
                <w:webHidden/>
              </w:rPr>
              <w:t>32</w:t>
            </w:r>
            <w:r>
              <w:rPr>
                <w:noProof/>
                <w:webHidden/>
              </w:rPr>
              <w:fldChar w:fldCharType="end"/>
            </w:r>
            <w:r w:rsidRPr="003B7416">
              <w:rPr>
                <w:rStyle w:val="Hyperlink"/>
                <w:noProof/>
              </w:rPr>
              <w:fldChar w:fldCharType="end"/>
            </w:r>
          </w:ins>
        </w:p>
        <w:p w:rsidR="00BF7FF5" w:rsidRDefault="00BF7FF5">
          <w:pPr>
            <w:pStyle w:val="TOC4"/>
            <w:tabs>
              <w:tab w:val="left" w:pos="1400"/>
              <w:tab w:val="right" w:leader="dot" w:pos="9060"/>
            </w:tabs>
            <w:rPr>
              <w:ins w:id="132" w:author="Petya Kaisheva" w:date="2019-10-14T06:54:00Z"/>
              <w:rFonts w:eastAsiaTheme="minorEastAsia" w:cstheme="minorBidi"/>
              <w:noProof/>
              <w:sz w:val="22"/>
              <w:szCs w:val="22"/>
            </w:rPr>
          </w:pPr>
          <w:ins w:id="133"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"_Toc21928521"</w:instrText>
            </w:r>
            <w:r w:rsidRPr="003B7416">
              <w:rPr>
                <w:rStyle w:val="Hyperlink"/>
                <w:noProof/>
              </w:rPr>
              <w:instrText xml:space="preserve"> </w:instrText>
            </w:r>
            <w:r w:rsidRPr="003B7416">
              <w:rPr>
                <w:rStyle w:val="Hyperlink"/>
                <w:noProof/>
              </w:rPr>
              <w:fldChar w:fldCharType="separate"/>
            </w:r>
            <w:r w:rsidRPr="003B7416">
              <w:rPr>
                <w:rStyle w:val="Hyperlink"/>
                <w:noProof/>
              </w:rPr>
              <w:t>3.1.6.3.</w:t>
            </w:r>
            <w:r>
              <w:rPr>
                <w:rFonts w:eastAsiaTheme="minorEastAsia" w:cstheme="minorBidi"/>
                <w:noProof/>
                <w:sz w:val="22"/>
                <w:szCs w:val="22"/>
              </w:rPr>
              <w:tab/>
            </w:r>
            <w:r w:rsidRPr="003B7416">
              <w:rPr>
                <w:rStyle w:val="Hyperlink"/>
                <w:noProof/>
              </w:rPr>
              <w:t>Data Dictionary</w:t>
            </w:r>
            <w:r>
              <w:rPr>
                <w:noProof/>
                <w:webHidden/>
              </w:rPr>
              <w:tab/>
            </w:r>
            <w:r>
              <w:rPr>
                <w:noProof/>
                <w:webHidden/>
              </w:rPr>
              <w:fldChar w:fldCharType="begin"/>
            </w:r>
            <w:r>
              <w:rPr>
                <w:noProof/>
                <w:webHidden/>
              </w:rPr>
              <w:instrText xml:space="preserve"> PAGEREF _Toc21928521 \h </w:instrText>
            </w:r>
          </w:ins>
          <w:r>
            <w:rPr>
              <w:noProof/>
              <w:webHidden/>
            </w:rPr>
          </w:r>
          <w:r>
            <w:rPr>
              <w:noProof/>
              <w:webHidden/>
            </w:rPr>
            <w:fldChar w:fldCharType="separate"/>
          </w:r>
          <w:ins w:id="134" w:author="Petya Kaisheva" w:date="2019-10-14T06:54:00Z">
            <w:r>
              <w:rPr>
                <w:noProof/>
                <w:webHidden/>
              </w:rPr>
              <w:t>32</w:t>
            </w:r>
            <w:r>
              <w:rPr>
                <w:noProof/>
                <w:webHidden/>
              </w:rPr>
              <w:fldChar w:fldCharType="end"/>
            </w:r>
            <w:r w:rsidRPr="003B7416">
              <w:rPr>
                <w:rStyle w:val="Hyperlink"/>
                <w:noProof/>
              </w:rPr>
              <w:fldChar w:fldCharType="end"/>
            </w:r>
          </w:ins>
        </w:p>
        <w:p w:rsidR="00BF7FF5" w:rsidRDefault="00BF7FF5">
          <w:pPr>
            <w:pStyle w:val="TOC4"/>
            <w:tabs>
              <w:tab w:val="left" w:pos="1400"/>
              <w:tab w:val="right" w:leader="dot" w:pos="9060"/>
            </w:tabs>
            <w:rPr>
              <w:ins w:id="135" w:author="Petya Kaisheva" w:date="2019-10-14T06:54:00Z"/>
              <w:rFonts w:eastAsiaTheme="minorEastAsia" w:cstheme="minorBidi"/>
              <w:noProof/>
              <w:sz w:val="22"/>
              <w:szCs w:val="22"/>
            </w:rPr>
          </w:pPr>
          <w:ins w:id="136"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"_Toc21928522"</w:instrText>
            </w:r>
            <w:r w:rsidRPr="003B7416">
              <w:rPr>
                <w:rStyle w:val="Hyperlink"/>
                <w:noProof/>
              </w:rPr>
              <w:instrText xml:space="preserve"> </w:instrText>
            </w:r>
            <w:r w:rsidRPr="003B7416">
              <w:rPr>
                <w:rStyle w:val="Hyperlink"/>
                <w:noProof/>
              </w:rPr>
              <w:fldChar w:fldCharType="separate"/>
            </w:r>
            <w:r w:rsidRPr="003B7416">
              <w:rPr>
                <w:rStyle w:val="Hyperlink"/>
                <w:noProof/>
              </w:rPr>
              <w:t>3.1.6.4.</w:t>
            </w:r>
            <w:r>
              <w:rPr>
                <w:rFonts w:eastAsiaTheme="minorEastAsia" w:cstheme="minorBidi"/>
                <w:noProof/>
                <w:sz w:val="22"/>
                <w:szCs w:val="22"/>
              </w:rPr>
              <w:tab/>
            </w:r>
            <w:r w:rsidRPr="003B7416">
              <w:rPr>
                <w:rStyle w:val="Hyperlink"/>
                <w:noProof/>
              </w:rPr>
              <w:t>Task Input Data</w:t>
            </w:r>
            <w:r>
              <w:rPr>
                <w:noProof/>
                <w:webHidden/>
              </w:rPr>
              <w:tab/>
            </w:r>
            <w:r>
              <w:rPr>
                <w:noProof/>
                <w:webHidden/>
              </w:rPr>
              <w:fldChar w:fldCharType="begin"/>
            </w:r>
            <w:r>
              <w:rPr>
                <w:noProof/>
                <w:webHidden/>
              </w:rPr>
              <w:instrText xml:space="preserve"> PAGEREF _Toc21928522 \h </w:instrText>
            </w:r>
          </w:ins>
          <w:r>
            <w:rPr>
              <w:noProof/>
              <w:webHidden/>
            </w:rPr>
          </w:r>
          <w:r>
            <w:rPr>
              <w:noProof/>
              <w:webHidden/>
            </w:rPr>
            <w:fldChar w:fldCharType="separate"/>
          </w:r>
          <w:ins w:id="137" w:author="Petya Kaisheva" w:date="2019-10-14T06:54:00Z">
            <w:r>
              <w:rPr>
                <w:noProof/>
                <w:webHidden/>
              </w:rPr>
              <w:t>32</w:t>
            </w:r>
            <w:r>
              <w:rPr>
                <w:noProof/>
                <w:webHidden/>
              </w:rPr>
              <w:fldChar w:fldCharType="end"/>
            </w:r>
            <w:r w:rsidRPr="003B7416">
              <w:rPr>
                <w:rStyle w:val="Hyperlink"/>
                <w:noProof/>
              </w:rPr>
              <w:fldChar w:fldCharType="end"/>
            </w:r>
          </w:ins>
        </w:p>
        <w:p w:rsidR="00BF7FF5" w:rsidRDefault="00BF7FF5">
          <w:pPr>
            <w:pStyle w:val="TOC3"/>
            <w:tabs>
              <w:tab w:val="left" w:pos="1000"/>
              <w:tab w:val="right" w:leader="dot" w:pos="9060"/>
            </w:tabs>
            <w:rPr>
              <w:ins w:id="138" w:author="Petya Kaisheva" w:date="2019-10-14T06:54:00Z"/>
              <w:rFonts w:eastAsiaTheme="minorEastAsia" w:cstheme="minorBidi"/>
              <w:noProof/>
              <w:sz w:val="22"/>
              <w:szCs w:val="22"/>
            </w:rPr>
          </w:pPr>
          <w:ins w:id="139"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"_Toc21928523"</w:instrText>
            </w:r>
            <w:r w:rsidRPr="003B7416">
              <w:rPr>
                <w:rStyle w:val="Hyperlink"/>
                <w:noProof/>
              </w:rPr>
              <w:instrText xml:space="preserve"> </w:instrText>
            </w:r>
            <w:r w:rsidRPr="003B7416">
              <w:rPr>
                <w:rStyle w:val="Hyperlink"/>
                <w:noProof/>
              </w:rPr>
              <w:fldChar w:fldCharType="separate"/>
            </w:r>
            <w:r w:rsidRPr="003B7416">
              <w:rPr>
                <w:rStyle w:val="Hyperlink"/>
                <w:noProof/>
              </w:rPr>
              <w:t>3.1.7.</w:t>
            </w:r>
            <w:r>
              <w:rPr>
                <w:rFonts w:eastAsiaTheme="minorEastAsia" w:cstheme="minorBidi"/>
                <w:noProof/>
                <w:sz w:val="22"/>
                <w:szCs w:val="22"/>
              </w:rPr>
              <w:tab/>
            </w:r>
            <w:r w:rsidRPr="003B7416">
              <w:rPr>
                <w:rStyle w:val="Hyperlink"/>
                <w:noProof/>
              </w:rPr>
              <w:t>Step « Validation »</w:t>
            </w:r>
            <w:r>
              <w:rPr>
                <w:noProof/>
                <w:webHidden/>
              </w:rPr>
              <w:tab/>
            </w:r>
            <w:r>
              <w:rPr>
                <w:noProof/>
                <w:webHidden/>
              </w:rPr>
              <w:fldChar w:fldCharType="begin"/>
            </w:r>
            <w:r>
              <w:rPr>
                <w:noProof/>
                <w:webHidden/>
              </w:rPr>
              <w:instrText xml:space="preserve"> PAGEREF _Toc21928523 \h </w:instrText>
            </w:r>
          </w:ins>
          <w:r>
            <w:rPr>
              <w:noProof/>
              <w:webHidden/>
            </w:rPr>
          </w:r>
          <w:r>
            <w:rPr>
              <w:noProof/>
              <w:webHidden/>
            </w:rPr>
            <w:fldChar w:fldCharType="separate"/>
          </w:r>
          <w:ins w:id="140" w:author="Petya Kaisheva" w:date="2019-10-14T06:54:00Z">
            <w:r>
              <w:rPr>
                <w:noProof/>
                <w:webHidden/>
              </w:rPr>
              <w:t>32</w:t>
            </w:r>
            <w:r>
              <w:rPr>
                <w:noProof/>
                <w:webHidden/>
              </w:rPr>
              <w:fldChar w:fldCharType="end"/>
            </w:r>
            <w:r w:rsidRPr="003B7416">
              <w:rPr>
                <w:rStyle w:val="Hyperlink"/>
                <w:noProof/>
              </w:rPr>
              <w:fldChar w:fldCharType="end"/>
            </w:r>
          </w:ins>
        </w:p>
        <w:p w:rsidR="00BF7FF5" w:rsidRDefault="00BF7FF5">
          <w:pPr>
            <w:pStyle w:val="TOC4"/>
            <w:tabs>
              <w:tab w:val="left" w:pos="1400"/>
              <w:tab w:val="right" w:leader="dot" w:pos="9060"/>
            </w:tabs>
            <w:rPr>
              <w:ins w:id="141" w:author="Petya Kaisheva" w:date="2019-10-14T06:54:00Z"/>
              <w:rFonts w:eastAsiaTheme="minorEastAsia" w:cstheme="minorBidi"/>
              <w:noProof/>
              <w:sz w:val="22"/>
              <w:szCs w:val="22"/>
            </w:rPr>
          </w:pPr>
          <w:ins w:id="142"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"_Toc21928524"</w:instrText>
            </w:r>
            <w:r w:rsidRPr="003B7416">
              <w:rPr>
                <w:rStyle w:val="Hyperlink"/>
                <w:noProof/>
              </w:rPr>
              <w:instrText xml:space="preserve"> </w:instrText>
            </w:r>
            <w:r w:rsidRPr="003B7416">
              <w:rPr>
                <w:rStyle w:val="Hyperlink"/>
                <w:noProof/>
              </w:rPr>
              <w:fldChar w:fldCharType="separate"/>
            </w:r>
            <w:r w:rsidRPr="003B7416">
              <w:rPr>
                <w:rStyle w:val="Hyperlink"/>
                <w:noProof/>
              </w:rPr>
              <w:t>3.1.7.1.</w:t>
            </w:r>
            <w:r>
              <w:rPr>
                <w:rFonts w:eastAsiaTheme="minorEastAsia" w:cstheme="minorBidi"/>
                <w:noProof/>
                <w:sz w:val="22"/>
                <w:szCs w:val="22"/>
              </w:rPr>
              <w:tab/>
            </w:r>
            <w:r w:rsidRPr="003B7416">
              <w:rPr>
                <w:rStyle w:val="Hyperlink"/>
                <w:noProof/>
              </w:rPr>
              <w:t>Description</w:t>
            </w:r>
            <w:r>
              <w:rPr>
                <w:noProof/>
                <w:webHidden/>
              </w:rPr>
              <w:tab/>
            </w:r>
            <w:r>
              <w:rPr>
                <w:noProof/>
                <w:webHidden/>
              </w:rPr>
              <w:fldChar w:fldCharType="begin"/>
            </w:r>
            <w:r>
              <w:rPr>
                <w:noProof/>
                <w:webHidden/>
              </w:rPr>
              <w:instrText xml:space="preserve"> PAGEREF _Toc21928524 \h </w:instrText>
            </w:r>
          </w:ins>
          <w:r>
            <w:rPr>
              <w:noProof/>
              <w:webHidden/>
            </w:rPr>
          </w:r>
          <w:r>
            <w:rPr>
              <w:noProof/>
              <w:webHidden/>
            </w:rPr>
            <w:fldChar w:fldCharType="separate"/>
          </w:r>
          <w:ins w:id="143" w:author="Petya Kaisheva" w:date="2019-10-14T06:54:00Z">
            <w:r>
              <w:rPr>
                <w:noProof/>
                <w:webHidden/>
              </w:rPr>
              <w:t>32</w:t>
            </w:r>
            <w:r>
              <w:rPr>
                <w:noProof/>
                <w:webHidden/>
              </w:rPr>
              <w:fldChar w:fldCharType="end"/>
            </w:r>
            <w:r w:rsidRPr="003B7416">
              <w:rPr>
                <w:rStyle w:val="Hyperlink"/>
                <w:noProof/>
              </w:rPr>
              <w:fldChar w:fldCharType="end"/>
            </w:r>
          </w:ins>
        </w:p>
        <w:p w:rsidR="00BF7FF5" w:rsidRDefault="00BF7FF5">
          <w:pPr>
            <w:pStyle w:val="TOC4"/>
            <w:tabs>
              <w:tab w:val="left" w:pos="1400"/>
              <w:tab w:val="right" w:leader="dot" w:pos="9060"/>
            </w:tabs>
            <w:rPr>
              <w:ins w:id="144" w:author="Petya Kaisheva" w:date="2019-10-14T06:54:00Z"/>
              <w:rFonts w:eastAsiaTheme="minorEastAsia" w:cstheme="minorBidi"/>
              <w:noProof/>
              <w:sz w:val="22"/>
              <w:szCs w:val="22"/>
            </w:rPr>
          </w:pPr>
          <w:ins w:id="145"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"_Toc21928525"</w:instrText>
            </w:r>
            <w:r w:rsidRPr="003B7416">
              <w:rPr>
                <w:rStyle w:val="Hyperlink"/>
                <w:noProof/>
              </w:rPr>
              <w:instrText xml:space="preserve"> </w:instrText>
            </w:r>
            <w:r w:rsidRPr="003B7416">
              <w:rPr>
                <w:rStyle w:val="Hyperlink"/>
                <w:noProof/>
              </w:rPr>
              <w:fldChar w:fldCharType="separate"/>
            </w:r>
            <w:r w:rsidRPr="003B7416">
              <w:rPr>
                <w:rStyle w:val="Hyperlink"/>
                <w:noProof/>
              </w:rPr>
              <w:t>3.1.7.2.</w:t>
            </w:r>
            <w:r>
              <w:rPr>
                <w:rFonts w:eastAsiaTheme="minorEastAsia" w:cstheme="minorBidi"/>
                <w:noProof/>
                <w:sz w:val="22"/>
                <w:szCs w:val="22"/>
              </w:rPr>
              <w:tab/>
            </w:r>
            <w:r w:rsidRPr="003B7416">
              <w:rPr>
                <w:rStyle w:val="Hyperlink"/>
                <w:noProof/>
              </w:rPr>
              <w:t>Updates</w:t>
            </w:r>
            <w:r>
              <w:rPr>
                <w:noProof/>
                <w:webHidden/>
              </w:rPr>
              <w:tab/>
            </w:r>
            <w:r>
              <w:rPr>
                <w:noProof/>
                <w:webHidden/>
              </w:rPr>
              <w:fldChar w:fldCharType="begin"/>
            </w:r>
            <w:r>
              <w:rPr>
                <w:noProof/>
                <w:webHidden/>
              </w:rPr>
              <w:instrText xml:space="preserve"> PAGEREF _Toc21928525 \h </w:instrText>
            </w:r>
          </w:ins>
          <w:r>
            <w:rPr>
              <w:noProof/>
              <w:webHidden/>
            </w:rPr>
          </w:r>
          <w:r>
            <w:rPr>
              <w:noProof/>
              <w:webHidden/>
            </w:rPr>
            <w:fldChar w:fldCharType="separate"/>
          </w:r>
          <w:ins w:id="146" w:author="Petya Kaisheva" w:date="2019-10-14T06:54:00Z">
            <w:r>
              <w:rPr>
                <w:noProof/>
                <w:webHidden/>
              </w:rPr>
              <w:t>32</w:t>
            </w:r>
            <w:r>
              <w:rPr>
                <w:noProof/>
                <w:webHidden/>
              </w:rPr>
              <w:fldChar w:fldCharType="end"/>
            </w:r>
            <w:r w:rsidRPr="003B7416">
              <w:rPr>
                <w:rStyle w:val="Hyperlink"/>
                <w:noProof/>
              </w:rPr>
              <w:fldChar w:fldCharType="end"/>
            </w:r>
          </w:ins>
        </w:p>
        <w:p w:rsidR="00BF7FF5" w:rsidRDefault="00BF7FF5">
          <w:pPr>
            <w:pStyle w:val="TOC2"/>
            <w:tabs>
              <w:tab w:val="left" w:pos="600"/>
              <w:tab w:val="right" w:leader="dot" w:pos="9060"/>
            </w:tabs>
            <w:rPr>
              <w:ins w:id="147" w:author="Petya Kaisheva" w:date="2019-10-14T06:54:00Z"/>
              <w:rFonts w:eastAsiaTheme="minorEastAsia" w:cstheme="minorBidi"/>
              <w:b w:val="0"/>
              <w:bCs w:val="0"/>
              <w:noProof/>
              <w:sz w:val="22"/>
              <w:szCs w:val="22"/>
            </w:rPr>
          </w:pPr>
          <w:ins w:id="148"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"_Toc21928526"</w:instrText>
            </w:r>
            <w:r w:rsidRPr="003B7416">
              <w:rPr>
                <w:rStyle w:val="Hyperlink"/>
                <w:noProof/>
              </w:rPr>
              <w:instrText xml:space="preserve"> </w:instrText>
            </w:r>
            <w:r w:rsidRPr="003B7416">
              <w:rPr>
                <w:rStyle w:val="Hyperlink"/>
                <w:noProof/>
              </w:rPr>
              <w:fldChar w:fldCharType="separate"/>
            </w:r>
            <w:r w:rsidRPr="003B7416">
              <w:rPr>
                <w:rStyle w:val="Hyperlink"/>
                <w:noProof/>
              </w:rPr>
              <w:t>3.2.</w:t>
            </w:r>
            <w:r>
              <w:rPr>
                <w:rFonts w:eastAsiaTheme="minorEastAsia" w:cstheme="minorBidi"/>
                <w:b w:val="0"/>
                <w:bCs w:val="0"/>
                <w:noProof/>
                <w:sz w:val="22"/>
                <w:szCs w:val="22"/>
              </w:rPr>
              <w:tab/>
            </w:r>
            <w:r w:rsidRPr="003B7416">
              <w:rPr>
                <w:rStyle w:val="Hyperlink"/>
                <w:noProof/>
              </w:rPr>
              <w:t>Secondary Business Activities by Risk</w:t>
            </w:r>
            <w:r>
              <w:rPr>
                <w:noProof/>
                <w:webHidden/>
              </w:rPr>
              <w:tab/>
            </w:r>
            <w:r>
              <w:rPr>
                <w:noProof/>
                <w:webHidden/>
              </w:rPr>
              <w:fldChar w:fldCharType="begin"/>
            </w:r>
            <w:r>
              <w:rPr>
                <w:noProof/>
                <w:webHidden/>
              </w:rPr>
              <w:instrText xml:space="preserve"> PAGEREF _Toc21928526 \h </w:instrText>
            </w:r>
          </w:ins>
          <w:r>
            <w:rPr>
              <w:noProof/>
              <w:webHidden/>
            </w:rPr>
          </w:r>
          <w:r>
            <w:rPr>
              <w:noProof/>
              <w:webHidden/>
            </w:rPr>
            <w:fldChar w:fldCharType="separate"/>
          </w:r>
          <w:ins w:id="149" w:author="Petya Kaisheva" w:date="2019-10-14T06:54:00Z">
            <w:r>
              <w:rPr>
                <w:noProof/>
                <w:webHidden/>
              </w:rPr>
              <w:t>32</w:t>
            </w:r>
            <w:r>
              <w:rPr>
                <w:noProof/>
                <w:webHidden/>
              </w:rPr>
              <w:fldChar w:fldCharType="end"/>
            </w:r>
            <w:r w:rsidRPr="003B7416">
              <w:rPr>
                <w:rStyle w:val="Hyperlink"/>
                <w:noProof/>
              </w:rPr>
              <w:fldChar w:fldCharType="end"/>
            </w:r>
          </w:ins>
        </w:p>
        <w:p w:rsidR="00BF7FF5" w:rsidRDefault="00BF7FF5">
          <w:pPr>
            <w:pStyle w:val="TOC3"/>
            <w:tabs>
              <w:tab w:val="left" w:pos="1000"/>
              <w:tab w:val="right" w:leader="dot" w:pos="9060"/>
            </w:tabs>
            <w:rPr>
              <w:ins w:id="150" w:author="Petya Kaisheva" w:date="2019-10-14T06:54:00Z"/>
              <w:rFonts w:eastAsiaTheme="minorEastAsia" w:cstheme="minorBidi"/>
              <w:noProof/>
              <w:sz w:val="22"/>
              <w:szCs w:val="22"/>
            </w:rPr>
          </w:pPr>
          <w:ins w:id="151"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"_Toc21928530"</w:instrText>
            </w:r>
            <w:r w:rsidRPr="003B7416">
              <w:rPr>
                <w:rStyle w:val="Hyperlink"/>
                <w:noProof/>
              </w:rPr>
              <w:instrText xml:space="preserve"> </w:instrText>
            </w:r>
            <w:r w:rsidRPr="003B7416">
              <w:rPr>
                <w:rStyle w:val="Hyperlink"/>
                <w:noProof/>
              </w:rPr>
              <w:fldChar w:fldCharType="separate"/>
            </w:r>
            <w:r w:rsidRPr="003B7416">
              <w:rPr>
                <w:rStyle w:val="Hyperlink"/>
                <w:noProof/>
              </w:rPr>
              <w:t>3.2.1.</w:t>
            </w:r>
            <w:r>
              <w:rPr>
                <w:rFonts w:eastAsiaTheme="minorEastAsia" w:cstheme="minorBidi"/>
                <w:noProof/>
                <w:sz w:val="22"/>
                <w:szCs w:val="22"/>
              </w:rPr>
              <w:tab/>
            </w:r>
            <w:r w:rsidRPr="003B7416">
              <w:rPr>
                <w:rStyle w:val="Hyperlink"/>
                <w:noProof/>
              </w:rPr>
              <w:t>“Create Risk” Secondary Business Activity</w:t>
            </w:r>
            <w:r>
              <w:rPr>
                <w:noProof/>
                <w:webHidden/>
              </w:rPr>
              <w:tab/>
            </w:r>
            <w:r>
              <w:rPr>
                <w:noProof/>
                <w:webHidden/>
              </w:rPr>
              <w:fldChar w:fldCharType="begin"/>
            </w:r>
            <w:r>
              <w:rPr>
                <w:noProof/>
                <w:webHidden/>
              </w:rPr>
              <w:instrText xml:space="preserve"> PAGEREF _Toc21928530 \h </w:instrText>
            </w:r>
          </w:ins>
          <w:r>
            <w:rPr>
              <w:noProof/>
              <w:webHidden/>
            </w:rPr>
          </w:r>
          <w:r>
            <w:rPr>
              <w:noProof/>
              <w:webHidden/>
            </w:rPr>
            <w:fldChar w:fldCharType="separate"/>
          </w:r>
          <w:ins w:id="152" w:author="Petya Kaisheva" w:date="2019-10-14T06:54:00Z">
            <w:r>
              <w:rPr>
                <w:noProof/>
                <w:webHidden/>
              </w:rPr>
              <w:t>32</w:t>
            </w:r>
            <w:r>
              <w:rPr>
                <w:noProof/>
                <w:webHidden/>
              </w:rPr>
              <w:fldChar w:fldCharType="end"/>
            </w:r>
            <w:r w:rsidRPr="003B7416">
              <w:rPr>
                <w:rStyle w:val="Hyperlink"/>
                <w:noProof/>
              </w:rPr>
              <w:fldChar w:fldCharType="end"/>
            </w:r>
          </w:ins>
        </w:p>
        <w:p w:rsidR="00BF7FF5" w:rsidRDefault="00BF7FF5">
          <w:pPr>
            <w:pStyle w:val="TOC1"/>
            <w:tabs>
              <w:tab w:val="left" w:pos="400"/>
              <w:tab w:val="right" w:leader="dot" w:pos="9060"/>
            </w:tabs>
            <w:rPr>
              <w:ins w:id="153" w:author="Petya Kaisheva" w:date="2019-10-14T06:54:00Z"/>
              <w:rFonts w:asciiTheme="minorHAnsi" w:eastAsiaTheme="minorEastAsia" w:hAnsiTheme="minorHAnsi" w:cstheme="minorBidi"/>
              <w:b w:val="0"/>
              <w:bCs w:val="0"/>
              <w:caps w:val="0"/>
              <w:noProof/>
              <w:sz w:val="22"/>
              <w:szCs w:val="22"/>
            </w:rPr>
          </w:pPr>
          <w:ins w:id="154"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"_Toc21928531"</w:instrText>
            </w:r>
            <w:r w:rsidRPr="003B7416">
              <w:rPr>
                <w:rStyle w:val="Hyperlink"/>
                <w:noProof/>
              </w:rPr>
              <w:instrText xml:space="preserve"> </w:instrText>
            </w:r>
            <w:r w:rsidRPr="003B7416">
              <w:rPr>
                <w:rStyle w:val="Hyperlink"/>
                <w:noProof/>
              </w:rPr>
              <w:fldChar w:fldCharType="separate"/>
            </w:r>
            <w:r w:rsidRPr="003B7416">
              <w:rPr>
                <w:rStyle w:val="Hyperlink"/>
                <w:noProof/>
              </w:rPr>
              <w:t>4.</w:t>
            </w:r>
            <w:r>
              <w:rPr>
                <w:rFonts w:asciiTheme="minorHAnsi" w:eastAsiaTheme="minorEastAsia" w:hAnsiTheme="minorHAnsi" w:cstheme="minorBidi"/>
                <w:b w:val="0"/>
                <w:bCs w:val="0"/>
                <w:caps w:val="0"/>
                <w:noProof/>
                <w:sz w:val="22"/>
                <w:szCs w:val="22"/>
              </w:rPr>
              <w:tab/>
            </w:r>
            <w:r w:rsidRPr="003B7416">
              <w:rPr>
                <w:rStyle w:val="Hyperlink"/>
                <w:noProof/>
              </w:rPr>
              <w:t>Parameterisation</w:t>
            </w:r>
            <w:r>
              <w:rPr>
                <w:noProof/>
                <w:webHidden/>
              </w:rPr>
              <w:tab/>
            </w:r>
            <w:r>
              <w:rPr>
                <w:noProof/>
                <w:webHidden/>
              </w:rPr>
              <w:fldChar w:fldCharType="begin"/>
            </w:r>
            <w:r>
              <w:rPr>
                <w:noProof/>
                <w:webHidden/>
              </w:rPr>
              <w:instrText xml:space="preserve"> PAGEREF _Toc21928531 \h </w:instrText>
            </w:r>
          </w:ins>
          <w:r>
            <w:rPr>
              <w:noProof/>
              <w:webHidden/>
            </w:rPr>
          </w:r>
          <w:r>
            <w:rPr>
              <w:noProof/>
              <w:webHidden/>
            </w:rPr>
            <w:fldChar w:fldCharType="separate"/>
          </w:r>
          <w:ins w:id="155" w:author="Petya Kaisheva" w:date="2019-10-14T06:54:00Z">
            <w:r>
              <w:rPr>
                <w:noProof/>
                <w:webHidden/>
              </w:rPr>
              <w:t>34</w:t>
            </w:r>
            <w:r>
              <w:rPr>
                <w:noProof/>
                <w:webHidden/>
              </w:rPr>
              <w:fldChar w:fldCharType="end"/>
            </w:r>
            <w:r w:rsidRPr="003B7416">
              <w:rPr>
                <w:rStyle w:val="Hyperlink"/>
                <w:noProof/>
              </w:rPr>
              <w:fldChar w:fldCharType="end"/>
            </w:r>
          </w:ins>
        </w:p>
        <w:p w:rsidR="00BF7FF5" w:rsidRDefault="00BF7FF5">
          <w:pPr>
            <w:pStyle w:val="TOC2"/>
            <w:tabs>
              <w:tab w:val="left" w:pos="600"/>
              <w:tab w:val="right" w:leader="dot" w:pos="9060"/>
            </w:tabs>
            <w:rPr>
              <w:ins w:id="156" w:author="Petya Kaisheva" w:date="2019-10-14T06:54:00Z"/>
              <w:rFonts w:eastAsiaTheme="minorEastAsia" w:cstheme="minorBidi"/>
              <w:b w:val="0"/>
              <w:bCs w:val="0"/>
              <w:noProof/>
              <w:sz w:val="22"/>
              <w:szCs w:val="22"/>
            </w:rPr>
          </w:pPr>
          <w:ins w:id="157"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"_Toc21928532"</w:instrText>
            </w:r>
            <w:r w:rsidRPr="003B7416">
              <w:rPr>
                <w:rStyle w:val="Hyperlink"/>
                <w:noProof/>
              </w:rPr>
              <w:instrText xml:space="preserve"> </w:instrText>
            </w:r>
            <w:r w:rsidRPr="003B7416">
              <w:rPr>
                <w:rStyle w:val="Hyperlink"/>
                <w:noProof/>
              </w:rPr>
              <w:fldChar w:fldCharType="separate"/>
            </w:r>
            <w:r w:rsidRPr="003B7416">
              <w:rPr>
                <w:rStyle w:val="Hyperlink"/>
                <w:noProof/>
              </w:rPr>
              <w:t>4.1.</w:t>
            </w:r>
            <w:r>
              <w:rPr>
                <w:rFonts w:eastAsiaTheme="minorEastAsia" w:cstheme="minorBidi"/>
                <w:b w:val="0"/>
                <w:bCs w:val="0"/>
                <w:noProof/>
                <w:sz w:val="22"/>
                <w:szCs w:val="22"/>
              </w:rPr>
              <w:tab/>
            </w:r>
            <w:r w:rsidRPr="003B7416">
              <w:rPr>
                <w:rStyle w:val="Hyperlink"/>
                <w:noProof/>
              </w:rPr>
              <w:t xml:space="preserve">Step </w:t>
            </w:r>
            <w:r w:rsidRPr="003B7416">
              <w:rPr>
                <w:rStyle w:val="Hyperlink"/>
                <w:noProof/>
                <w:lang w:val="en-US"/>
              </w:rPr>
              <w:t>“</w:t>
            </w:r>
            <w:r w:rsidRPr="003B7416">
              <w:rPr>
                <w:rStyle w:val="Hyperlink"/>
                <w:noProof/>
              </w:rPr>
              <w:t>Premium Adjustment” on activity “New Business”</w:t>
            </w:r>
            <w:r>
              <w:rPr>
                <w:noProof/>
                <w:webHidden/>
              </w:rPr>
              <w:tab/>
            </w:r>
            <w:r>
              <w:rPr>
                <w:noProof/>
                <w:webHidden/>
              </w:rPr>
              <w:fldChar w:fldCharType="begin"/>
            </w:r>
            <w:r>
              <w:rPr>
                <w:noProof/>
                <w:webHidden/>
              </w:rPr>
              <w:instrText xml:space="preserve"> PAGEREF _Toc21928532 \h </w:instrText>
            </w:r>
          </w:ins>
          <w:r>
            <w:rPr>
              <w:noProof/>
              <w:webHidden/>
            </w:rPr>
          </w:r>
          <w:r>
            <w:rPr>
              <w:noProof/>
              <w:webHidden/>
            </w:rPr>
            <w:fldChar w:fldCharType="separate"/>
          </w:r>
          <w:ins w:id="158" w:author="Petya Kaisheva" w:date="2019-10-14T06:54:00Z">
            <w:r>
              <w:rPr>
                <w:noProof/>
                <w:webHidden/>
              </w:rPr>
              <w:t>34</w:t>
            </w:r>
            <w:r>
              <w:rPr>
                <w:noProof/>
                <w:webHidden/>
              </w:rPr>
              <w:fldChar w:fldCharType="end"/>
            </w:r>
            <w:r w:rsidRPr="003B7416">
              <w:rPr>
                <w:rStyle w:val="Hyperlink"/>
                <w:noProof/>
              </w:rPr>
              <w:fldChar w:fldCharType="end"/>
            </w:r>
          </w:ins>
        </w:p>
        <w:p w:rsidR="00BF7FF5" w:rsidRDefault="00BF7FF5">
          <w:pPr>
            <w:pStyle w:val="TOC1"/>
            <w:tabs>
              <w:tab w:val="left" w:pos="400"/>
              <w:tab w:val="right" w:leader="dot" w:pos="9060"/>
            </w:tabs>
            <w:rPr>
              <w:ins w:id="159" w:author="Petya Kaisheva" w:date="2019-10-14T06:54:00Z"/>
              <w:rFonts w:asciiTheme="minorHAnsi" w:eastAsiaTheme="minorEastAsia" w:hAnsiTheme="minorHAnsi" w:cstheme="minorBidi"/>
              <w:b w:val="0"/>
              <w:bCs w:val="0"/>
              <w:caps w:val="0"/>
              <w:noProof/>
              <w:sz w:val="22"/>
              <w:szCs w:val="22"/>
            </w:rPr>
          </w:pPr>
          <w:ins w:id="160"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"_Toc21928533"</w:instrText>
            </w:r>
            <w:r w:rsidRPr="003B7416">
              <w:rPr>
                <w:rStyle w:val="Hyperlink"/>
                <w:noProof/>
              </w:rPr>
              <w:instrText xml:space="preserve"> </w:instrText>
            </w:r>
            <w:r w:rsidRPr="003B7416">
              <w:rPr>
                <w:rStyle w:val="Hyperlink"/>
                <w:noProof/>
              </w:rPr>
              <w:fldChar w:fldCharType="separate"/>
            </w:r>
            <w:r w:rsidRPr="003B7416">
              <w:rPr>
                <w:rStyle w:val="Hyperlink"/>
                <w:noProof/>
              </w:rPr>
              <w:t>5.</w:t>
            </w:r>
            <w:r>
              <w:rPr>
                <w:rFonts w:asciiTheme="minorHAnsi" w:eastAsiaTheme="minorEastAsia" w:hAnsiTheme="minorHAnsi" w:cstheme="minorBidi"/>
                <w:b w:val="0"/>
                <w:bCs w:val="0"/>
                <w:caps w:val="0"/>
                <w:noProof/>
                <w:sz w:val="22"/>
                <w:szCs w:val="22"/>
              </w:rPr>
              <w:tab/>
            </w:r>
            <w:r w:rsidRPr="003B7416">
              <w:rPr>
                <w:rStyle w:val="Hyperlink"/>
                <w:noProof/>
              </w:rPr>
              <w:t>Appendix</w:t>
            </w:r>
            <w:r>
              <w:rPr>
                <w:noProof/>
                <w:webHidden/>
              </w:rPr>
              <w:tab/>
            </w:r>
            <w:r>
              <w:rPr>
                <w:noProof/>
                <w:webHidden/>
              </w:rPr>
              <w:fldChar w:fldCharType="begin"/>
            </w:r>
            <w:r>
              <w:rPr>
                <w:noProof/>
                <w:webHidden/>
              </w:rPr>
              <w:instrText xml:space="preserve"> PAGEREF _Toc21928533 \h </w:instrText>
            </w:r>
          </w:ins>
          <w:r>
            <w:rPr>
              <w:noProof/>
              <w:webHidden/>
            </w:rPr>
          </w:r>
          <w:r>
            <w:rPr>
              <w:noProof/>
              <w:webHidden/>
            </w:rPr>
            <w:fldChar w:fldCharType="separate"/>
          </w:r>
          <w:ins w:id="161" w:author="Petya Kaisheva" w:date="2019-10-14T06:54:00Z">
            <w:r>
              <w:rPr>
                <w:noProof/>
                <w:webHidden/>
              </w:rPr>
              <w:t>35</w:t>
            </w:r>
            <w:r>
              <w:rPr>
                <w:noProof/>
                <w:webHidden/>
              </w:rPr>
              <w:fldChar w:fldCharType="end"/>
            </w:r>
            <w:r w:rsidRPr="003B7416">
              <w:rPr>
                <w:rStyle w:val="Hyperlink"/>
                <w:noProof/>
              </w:rPr>
              <w:fldChar w:fldCharType="end"/>
            </w:r>
          </w:ins>
        </w:p>
        <w:p w:rsidR="00BF7FF5" w:rsidRDefault="00BF7FF5">
          <w:pPr>
            <w:pStyle w:val="TOC1"/>
            <w:tabs>
              <w:tab w:val="left" w:pos="400"/>
              <w:tab w:val="right" w:leader="dot" w:pos="9060"/>
            </w:tabs>
            <w:rPr>
              <w:ins w:id="162" w:author="Petya Kaisheva" w:date="2019-10-14T06:54:00Z"/>
              <w:rFonts w:asciiTheme="minorHAnsi" w:eastAsiaTheme="minorEastAsia" w:hAnsiTheme="minorHAnsi" w:cstheme="minorBidi"/>
              <w:b w:val="0"/>
              <w:bCs w:val="0"/>
              <w:caps w:val="0"/>
              <w:noProof/>
              <w:sz w:val="22"/>
              <w:szCs w:val="22"/>
            </w:rPr>
          </w:pPr>
          <w:ins w:id="163" w:author="Petya Kaisheva" w:date="2019-10-14T06:54:00Z">
            <w:r w:rsidRPr="003B7416">
              <w:rPr>
                <w:rStyle w:val="Hyperlink"/>
                <w:noProof/>
              </w:rPr>
              <w:fldChar w:fldCharType="begin"/>
            </w:r>
            <w:r w:rsidRPr="003B7416">
              <w:rPr>
                <w:rStyle w:val="Hyperlink"/>
                <w:noProof/>
              </w:rPr>
              <w:instrText xml:space="preserve"> </w:instrText>
            </w:r>
            <w:r>
              <w:rPr>
                <w:noProof/>
              </w:rPr>
              <w:instrText>HYPERLINK \l "_Toc21928534"</w:instrText>
            </w:r>
            <w:r w:rsidRPr="003B7416">
              <w:rPr>
                <w:rStyle w:val="Hyperlink"/>
                <w:noProof/>
              </w:rPr>
              <w:instrText xml:space="preserve"> </w:instrText>
            </w:r>
            <w:r w:rsidRPr="003B7416">
              <w:rPr>
                <w:rStyle w:val="Hyperlink"/>
                <w:noProof/>
              </w:rPr>
              <w:fldChar w:fldCharType="separate"/>
            </w:r>
            <w:r w:rsidRPr="003B7416">
              <w:rPr>
                <w:rStyle w:val="Hyperlink"/>
                <w:noProof/>
              </w:rPr>
              <w:t>6.</w:t>
            </w:r>
            <w:r>
              <w:rPr>
                <w:rFonts w:asciiTheme="minorHAnsi" w:eastAsiaTheme="minorEastAsia" w:hAnsiTheme="minorHAnsi" w:cstheme="minorBidi"/>
                <w:b w:val="0"/>
                <w:bCs w:val="0"/>
                <w:caps w:val="0"/>
                <w:noProof/>
                <w:sz w:val="22"/>
                <w:szCs w:val="22"/>
              </w:rPr>
              <w:tab/>
            </w:r>
            <w:r w:rsidRPr="003B7416">
              <w:rPr>
                <w:rStyle w:val="Hyperlink"/>
                <w:noProof/>
              </w:rPr>
              <w:t>Glossary</w:t>
            </w:r>
            <w:r>
              <w:rPr>
                <w:noProof/>
                <w:webHidden/>
              </w:rPr>
              <w:tab/>
            </w:r>
            <w:r>
              <w:rPr>
                <w:noProof/>
                <w:webHidden/>
              </w:rPr>
              <w:fldChar w:fldCharType="begin"/>
            </w:r>
            <w:r>
              <w:rPr>
                <w:noProof/>
                <w:webHidden/>
              </w:rPr>
              <w:instrText xml:space="preserve"> PAGEREF _Toc21928534 \h </w:instrText>
            </w:r>
          </w:ins>
          <w:r>
            <w:rPr>
              <w:noProof/>
              <w:webHidden/>
            </w:rPr>
          </w:r>
          <w:r>
            <w:rPr>
              <w:noProof/>
              <w:webHidden/>
            </w:rPr>
            <w:fldChar w:fldCharType="separate"/>
          </w:r>
          <w:ins w:id="164" w:author="Petya Kaisheva" w:date="2019-10-14T06:54:00Z">
            <w:r>
              <w:rPr>
                <w:noProof/>
                <w:webHidden/>
              </w:rPr>
              <w:t>36</w:t>
            </w:r>
            <w:r>
              <w:rPr>
                <w:noProof/>
                <w:webHidden/>
              </w:rPr>
              <w:fldChar w:fldCharType="end"/>
            </w:r>
            <w:r w:rsidRPr="003B7416">
              <w:rPr>
                <w:rStyle w:val="Hyperlink"/>
                <w:noProof/>
              </w:rPr>
              <w:fldChar w:fldCharType="end"/>
            </w:r>
          </w:ins>
        </w:p>
        <w:p w:rsidR="00AF1514" w:rsidDel="00BF7FF5" w:rsidRDefault="00AF1514">
          <w:pPr>
            <w:pStyle w:val="TOC1"/>
            <w:tabs>
              <w:tab w:val="left" w:pos="400"/>
              <w:tab w:val="right" w:leader="dot" w:pos="9060"/>
            </w:tabs>
            <w:rPr>
              <w:del w:id="165" w:author="Petya Kaisheva" w:date="2019-10-14T06:54:00Z"/>
              <w:rFonts w:asciiTheme="minorHAnsi" w:eastAsiaTheme="minorEastAsia" w:hAnsiTheme="minorHAnsi" w:cstheme="minorBidi"/>
              <w:b w:val="0"/>
              <w:bCs w:val="0"/>
              <w:caps w:val="0"/>
              <w:noProof/>
              <w:sz w:val="22"/>
              <w:szCs w:val="22"/>
            </w:rPr>
          </w:pPr>
          <w:del w:id="166" w:author="Petya Kaisheva" w:date="2019-10-14T06:54:00Z">
            <w:r w:rsidRPr="00BF7FF5" w:rsidDel="00BF7FF5">
              <w:rPr>
                <w:rStyle w:val="Hyperlink"/>
                <w:b w:val="0"/>
                <w:bCs w:val="0"/>
                <w:caps w:val="0"/>
                <w:noProof/>
              </w:rPr>
              <w:delText>1.</w:delText>
            </w:r>
            <w:r w:rsidDel="00BF7FF5">
              <w:rPr>
                <w:rFonts w:asciiTheme="minorHAnsi" w:eastAsiaTheme="minorEastAsia" w:hAnsiTheme="minorHAnsi" w:cstheme="minorBidi"/>
                <w:b w:val="0"/>
                <w:bCs w:val="0"/>
                <w:caps w:val="0"/>
                <w:noProof/>
                <w:sz w:val="22"/>
                <w:szCs w:val="22"/>
              </w:rPr>
              <w:tab/>
            </w:r>
            <w:r w:rsidRPr="00BF7FF5" w:rsidDel="00BF7FF5">
              <w:rPr>
                <w:rStyle w:val="Hyperlink"/>
                <w:b w:val="0"/>
                <w:bCs w:val="0"/>
                <w:caps w:val="0"/>
                <w:noProof/>
              </w:rPr>
              <w:delText>Requirements Overview</w:delText>
            </w:r>
            <w:r w:rsidDel="00BF7FF5">
              <w:rPr>
                <w:noProof/>
                <w:webHidden/>
              </w:rPr>
              <w:tab/>
              <w:delText>8</w:delText>
            </w:r>
          </w:del>
        </w:p>
        <w:p w:rsidR="00AF1514" w:rsidDel="00BF7FF5" w:rsidRDefault="00AF1514">
          <w:pPr>
            <w:pStyle w:val="TOC2"/>
            <w:tabs>
              <w:tab w:val="left" w:pos="600"/>
              <w:tab w:val="right" w:leader="dot" w:pos="9060"/>
            </w:tabs>
            <w:rPr>
              <w:del w:id="167" w:author="Petya Kaisheva" w:date="2019-10-14T06:54:00Z"/>
              <w:rFonts w:eastAsiaTheme="minorEastAsia" w:cstheme="minorBidi"/>
              <w:b w:val="0"/>
              <w:bCs w:val="0"/>
              <w:noProof/>
              <w:sz w:val="22"/>
              <w:szCs w:val="22"/>
            </w:rPr>
          </w:pPr>
          <w:del w:id="168" w:author="Petya Kaisheva" w:date="2019-10-14T06:54:00Z">
            <w:r w:rsidRPr="00BF7FF5" w:rsidDel="00BF7FF5">
              <w:rPr>
                <w:rStyle w:val="Hyperlink"/>
                <w:b w:val="0"/>
                <w:bCs w:val="0"/>
                <w:noProof/>
              </w:rPr>
              <w:delText>1.1.</w:delText>
            </w:r>
            <w:r w:rsidDel="00BF7FF5">
              <w:rPr>
                <w:rFonts w:eastAsiaTheme="minorEastAsia" w:cstheme="minorBidi"/>
                <w:b w:val="0"/>
                <w:bCs w:val="0"/>
                <w:noProof/>
                <w:sz w:val="22"/>
                <w:szCs w:val="22"/>
              </w:rPr>
              <w:tab/>
            </w:r>
            <w:r w:rsidRPr="00BF7FF5" w:rsidDel="00BF7FF5">
              <w:rPr>
                <w:rStyle w:val="Hyperlink"/>
                <w:b w:val="0"/>
                <w:bCs w:val="0"/>
                <w:noProof/>
              </w:rPr>
              <w:delText>Scope</w:delText>
            </w:r>
            <w:r w:rsidDel="00BF7FF5">
              <w:rPr>
                <w:noProof/>
                <w:webHidden/>
              </w:rPr>
              <w:tab/>
              <w:delText>8</w:delText>
            </w:r>
          </w:del>
        </w:p>
        <w:p w:rsidR="00AF1514" w:rsidDel="00BF7FF5" w:rsidRDefault="00AF1514">
          <w:pPr>
            <w:pStyle w:val="TOC2"/>
            <w:tabs>
              <w:tab w:val="left" w:pos="600"/>
              <w:tab w:val="right" w:leader="dot" w:pos="9060"/>
            </w:tabs>
            <w:rPr>
              <w:del w:id="169" w:author="Petya Kaisheva" w:date="2019-10-14T06:54:00Z"/>
              <w:rFonts w:eastAsiaTheme="minorEastAsia" w:cstheme="minorBidi"/>
              <w:b w:val="0"/>
              <w:bCs w:val="0"/>
              <w:noProof/>
              <w:sz w:val="22"/>
              <w:szCs w:val="22"/>
            </w:rPr>
          </w:pPr>
          <w:del w:id="170" w:author="Petya Kaisheva" w:date="2019-10-14T06:54:00Z">
            <w:r w:rsidRPr="00BF7FF5" w:rsidDel="00BF7FF5">
              <w:rPr>
                <w:rStyle w:val="Hyperlink"/>
                <w:b w:val="0"/>
                <w:bCs w:val="0"/>
                <w:noProof/>
              </w:rPr>
              <w:delText>1.2.</w:delText>
            </w:r>
            <w:r w:rsidDel="00BF7FF5">
              <w:rPr>
                <w:rFonts w:eastAsiaTheme="minorEastAsia" w:cstheme="minorBidi"/>
                <w:b w:val="0"/>
                <w:bCs w:val="0"/>
                <w:noProof/>
                <w:sz w:val="22"/>
                <w:szCs w:val="22"/>
              </w:rPr>
              <w:tab/>
            </w:r>
            <w:r w:rsidRPr="00BF7FF5" w:rsidDel="00BF7FF5">
              <w:rPr>
                <w:rStyle w:val="Hyperlink"/>
                <w:b w:val="0"/>
                <w:bCs w:val="0"/>
                <w:noProof/>
              </w:rPr>
              <w:delText>Business requirements</w:delText>
            </w:r>
            <w:r w:rsidDel="00BF7FF5">
              <w:rPr>
                <w:noProof/>
                <w:webHidden/>
              </w:rPr>
              <w:tab/>
              <w:delText>8</w:delText>
            </w:r>
          </w:del>
        </w:p>
        <w:p w:rsidR="00AF1514" w:rsidDel="00BF7FF5" w:rsidRDefault="00AF1514">
          <w:pPr>
            <w:pStyle w:val="TOC2"/>
            <w:tabs>
              <w:tab w:val="left" w:pos="600"/>
              <w:tab w:val="right" w:leader="dot" w:pos="9060"/>
            </w:tabs>
            <w:rPr>
              <w:del w:id="171" w:author="Petya Kaisheva" w:date="2019-10-14T06:54:00Z"/>
              <w:rFonts w:eastAsiaTheme="minorEastAsia" w:cstheme="minorBidi"/>
              <w:b w:val="0"/>
              <w:bCs w:val="0"/>
              <w:noProof/>
              <w:sz w:val="22"/>
              <w:szCs w:val="22"/>
            </w:rPr>
          </w:pPr>
          <w:del w:id="172" w:author="Petya Kaisheva" w:date="2019-10-14T06:54:00Z">
            <w:r w:rsidRPr="00BF7FF5" w:rsidDel="00BF7FF5">
              <w:rPr>
                <w:rStyle w:val="Hyperlink"/>
                <w:b w:val="0"/>
                <w:bCs w:val="0"/>
                <w:noProof/>
              </w:rPr>
              <w:delText>1.3.</w:delText>
            </w:r>
            <w:r w:rsidDel="00BF7FF5">
              <w:rPr>
                <w:rFonts w:eastAsiaTheme="minorEastAsia" w:cstheme="minorBidi"/>
                <w:b w:val="0"/>
                <w:bCs w:val="0"/>
                <w:noProof/>
                <w:sz w:val="22"/>
                <w:szCs w:val="22"/>
              </w:rPr>
              <w:tab/>
            </w:r>
            <w:r w:rsidRPr="00BF7FF5" w:rsidDel="00BF7FF5">
              <w:rPr>
                <w:rStyle w:val="Hyperlink"/>
                <w:b w:val="0"/>
                <w:bCs w:val="0"/>
                <w:noProof/>
              </w:rPr>
              <w:delText>Out of Scope of this Technical Design</w:delText>
            </w:r>
            <w:r w:rsidDel="00BF7FF5">
              <w:rPr>
                <w:noProof/>
                <w:webHidden/>
              </w:rPr>
              <w:tab/>
              <w:delText>9</w:delText>
            </w:r>
          </w:del>
        </w:p>
        <w:p w:rsidR="00AF1514" w:rsidDel="00BF7FF5" w:rsidRDefault="00AF1514">
          <w:pPr>
            <w:pStyle w:val="TOC1"/>
            <w:tabs>
              <w:tab w:val="left" w:pos="400"/>
              <w:tab w:val="right" w:leader="dot" w:pos="9060"/>
            </w:tabs>
            <w:rPr>
              <w:del w:id="173" w:author="Petya Kaisheva" w:date="2019-10-14T06:54:00Z"/>
              <w:rFonts w:asciiTheme="minorHAnsi" w:eastAsiaTheme="minorEastAsia" w:hAnsiTheme="minorHAnsi" w:cstheme="minorBidi"/>
              <w:b w:val="0"/>
              <w:bCs w:val="0"/>
              <w:caps w:val="0"/>
              <w:noProof/>
              <w:sz w:val="22"/>
              <w:szCs w:val="22"/>
            </w:rPr>
          </w:pPr>
          <w:del w:id="174" w:author="Petya Kaisheva" w:date="2019-10-14T06:54:00Z">
            <w:r w:rsidRPr="00BF7FF5" w:rsidDel="00BF7FF5">
              <w:rPr>
                <w:rStyle w:val="Hyperlink"/>
                <w:b w:val="0"/>
                <w:bCs w:val="0"/>
                <w:caps w:val="0"/>
                <w:noProof/>
              </w:rPr>
              <w:delText>2.</w:delText>
            </w:r>
            <w:r w:rsidDel="00BF7FF5">
              <w:rPr>
                <w:rFonts w:asciiTheme="minorHAnsi" w:eastAsiaTheme="minorEastAsia" w:hAnsiTheme="minorHAnsi" w:cstheme="minorBidi"/>
                <w:b w:val="0"/>
                <w:bCs w:val="0"/>
                <w:caps w:val="0"/>
                <w:noProof/>
                <w:sz w:val="22"/>
                <w:szCs w:val="22"/>
              </w:rPr>
              <w:tab/>
            </w:r>
            <w:r w:rsidRPr="00BF7FF5" w:rsidDel="00BF7FF5">
              <w:rPr>
                <w:rStyle w:val="Hyperlink"/>
                <w:b w:val="0"/>
                <w:bCs w:val="0"/>
                <w:caps w:val="0"/>
                <w:noProof/>
              </w:rPr>
              <w:delText>AIA Web Service – “NewBusiness”</w:delText>
            </w:r>
            <w:r w:rsidDel="00BF7FF5">
              <w:rPr>
                <w:noProof/>
                <w:webHidden/>
              </w:rPr>
              <w:tab/>
              <w:delText>10</w:delText>
            </w:r>
          </w:del>
        </w:p>
        <w:p w:rsidR="00AF1514" w:rsidDel="00BF7FF5" w:rsidRDefault="00AF1514">
          <w:pPr>
            <w:pStyle w:val="TOC2"/>
            <w:tabs>
              <w:tab w:val="left" w:pos="600"/>
              <w:tab w:val="right" w:leader="dot" w:pos="9060"/>
            </w:tabs>
            <w:rPr>
              <w:del w:id="175" w:author="Petya Kaisheva" w:date="2019-10-14T06:54:00Z"/>
              <w:rFonts w:eastAsiaTheme="minorEastAsia" w:cstheme="minorBidi"/>
              <w:b w:val="0"/>
              <w:bCs w:val="0"/>
              <w:noProof/>
              <w:sz w:val="22"/>
              <w:szCs w:val="22"/>
            </w:rPr>
          </w:pPr>
          <w:del w:id="176" w:author="Petya Kaisheva" w:date="2019-10-14T06:54:00Z">
            <w:r w:rsidRPr="00BF7FF5" w:rsidDel="00BF7FF5">
              <w:rPr>
                <w:rStyle w:val="Hyperlink"/>
                <w:b w:val="0"/>
                <w:bCs w:val="0"/>
                <w:noProof/>
              </w:rPr>
              <w:delText>2.1.</w:delText>
            </w:r>
            <w:r w:rsidDel="00BF7FF5">
              <w:rPr>
                <w:rFonts w:eastAsiaTheme="minorEastAsia" w:cstheme="minorBidi"/>
                <w:b w:val="0"/>
                <w:bCs w:val="0"/>
                <w:noProof/>
                <w:sz w:val="22"/>
                <w:szCs w:val="22"/>
              </w:rPr>
              <w:tab/>
            </w:r>
            <w:r w:rsidRPr="00BF7FF5" w:rsidDel="00BF7FF5">
              <w:rPr>
                <w:rStyle w:val="Hyperlink"/>
                <w:b w:val="0"/>
                <w:bCs w:val="0"/>
                <w:noProof/>
              </w:rPr>
              <w:delText>Web Service ID</w:delText>
            </w:r>
            <w:r w:rsidDel="00BF7FF5">
              <w:rPr>
                <w:noProof/>
                <w:webHidden/>
              </w:rPr>
              <w:tab/>
              <w:delText>10</w:delText>
            </w:r>
          </w:del>
        </w:p>
        <w:p w:rsidR="00AF1514" w:rsidDel="00BF7FF5" w:rsidRDefault="00AF1514">
          <w:pPr>
            <w:pStyle w:val="TOC2"/>
            <w:tabs>
              <w:tab w:val="left" w:pos="600"/>
              <w:tab w:val="right" w:leader="dot" w:pos="9060"/>
            </w:tabs>
            <w:rPr>
              <w:del w:id="177" w:author="Petya Kaisheva" w:date="2019-10-14T06:54:00Z"/>
              <w:rFonts w:eastAsiaTheme="minorEastAsia" w:cstheme="minorBidi"/>
              <w:b w:val="0"/>
              <w:bCs w:val="0"/>
              <w:noProof/>
              <w:sz w:val="22"/>
              <w:szCs w:val="22"/>
            </w:rPr>
          </w:pPr>
          <w:del w:id="178" w:author="Petya Kaisheva" w:date="2019-10-14T06:54:00Z">
            <w:r w:rsidRPr="00BF7FF5" w:rsidDel="00BF7FF5">
              <w:rPr>
                <w:rStyle w:val="Hyperlink"/>
                <w:b w:val="0"/>
                <w:bCs w:val="0"/>
                <w:noProof/>
              </w:rPr>
              <w:delText>2.2.</w:delText>
            </w:r>
            <w:r w:rsidDel="00BF7FF5">
              <w:rPr>
                <w:rFonts w:eastAsiaTheme="minorEastAsia" w:cstheme="minorBidi"/>
                <w:b w:val="0"/>
                <w:bCs w:val="0"/>
                <w:noProof/>
                <w:sz w:val="22"/>
                <w:szCs w:val="22"/>
              </w:rPr>
              <w:tab/>
            </w:r>
            <w:r w:rsidRPr="00BF7FF5" w:rsidDel="00BF7FF5">
              <w:rPr>
                <w:rStyle w:val="Hyperlink"/>
                <w:b w:val="0"/>
                <w:bCs w:val="0"/>
                <w:noProof/>
              </w:rPr>
              <w:delText>AIA Business Activity</w:delText>
            </w:r>
            <w:r w:rsidDel="00BF7FF5">
              <w:rPr>
                <w:noProof/>
                <w:webHidden/>
              </w:rPr>
              <w:tab/>
              <w:delText>10</w:delText>
            </w:r>
          </w:del>
        </w:p>
        <w:p w:rsidR="00AF1514" w:rsidDel="00BF7FF5" w:rsidRDefault="00AF1514">
          <w:pPr>
            <w:pStyle w:val="TOC2"/>
            <w:tabs>
              <w:tab w:val="left" w:pos="600"/>
              <w:tab w:val="right" w:leader="dot" w:pos="9060"/>
            </w:tabs>
            <w:rPr>
              <w:del w:id="179" w:author="Petya Kaisheva" w:date="2019-10-14T06:54:00Z"/>
              <w:rFonts w:eastAsiaTheme="minorEastAsia" w:cstheme="minorBidi"/>
              <w:b w:val="0"/>
              <w:bCs w:val="0"/>
              <w:noProof/>
              <w:sz w:val="22"/>
              <w:szCs w:val="22"/>
            </w:rPr>
          </w:pPr>
          <w:del w:id="180" w:author="Petya Kaisheva" w:date="2019-10-14T06:54:00Z">
            <w:r w:rsidRPr="00BF7FF5" w:rsidDel="00BF7FF5">
              <w:rPr>
                <w:rStyle w:val="Hyperlink"/>
                <w:b w:val="0"/>
                <w:bCs w:val="0"/>
                <w:noProof/>
              </w:rPr>
              <w:delText>2.3.</w:delText>
            </w:r>
            <w:r w:rsidDel="00BF7FF5">
              <w:rPr>
                <w:rFonts w:eastAsiaTheme="minorEastAsia" w:cstheme="minorBidi"/>
                <w:b w:val="0"/>
                <w:bCs w:val="0"/>
                <w:noProof/>
                <w:sz w:val="22"/>
                <w:szCs w:val="22"/>
              </w:rPr>
              <w:tab/>
            </w:r>
            <w:r w:rsidRPr="00BF7FF5" w:rsidDel="00BF7FF5">
              <w:rPr>
                <w:rStyle w:val="Hyperlink"/>
                <w:b w:val="0"/>
                <w:bCs w:val="0"/>
                <w:noProof/>
              </w:rPr>
              <w:delText>Triggering Event</w:delText>
            </w:r>
            <w:r w:rsidDel="00BF7FF5">
              <w:rPr>
                <w:noProof/>
                <w:webHidden/>
              </w:rPr>
              <w:tab/>
              <w:delText>10</w:delText>
            </w:r>
          </w:del>
        </w:p>
        <w:p w:rsidR="00AF1514" w:rsidDel="00BF7FF5" w:rsidRDefault="00AF1514">
          <w:pPr>
            <w:pStyle w:val="TOC2"/>
            <w:tabs>
              <w:tab w:val="left" w:pos="600"/>
              <w:tab w:val="right" w:leader="dot" w:pos="9060"/>
            </w:tabs>
            <w:rPr>
              <w:del w:id="181" w:author="Petya Kaisheva" w:date="2019-10-14T06:54:00Z"/>
              <w:rFonts w:eastAsiaTheme="minorEastAsia" w:cstheme="minorBidi"/>
              <w:b w:val="0"/>
              <w:bCs w:val="0"/>
              <w:noProof/>
              <w:sz w:val="22"/>
              <w:szCs w:val="22"/>
            </w:rPr>
          </w:pPr>
          <w:del w:id="182" w:author="Petya Kaisheva" w:date="2019-10-14T06:54:00Z">
            <w:r w:rsidRPr="00BF7FF5" w:rsidDel="00BF7FF5">
              <w:rPr>
                <w:rStyle w:val="Hyperlink"/>
                <w:b w:val="0"/>
                <w:bCs w:val="0"/>
                <w:noProof/>
              </w:rPr>
              <w:delText>2.4.</w:delText>
            </w:r>
            <w:r w:rsidDel="00BF7FF5">
              <w:rPr>
                <w:rFonts w:eastAsiaTheme="minorEastAsia" w:cstheme="minorBidi"/>
                <w:b w:val="0"/>
                <w:bCs w:val="0"/>
                <w:noProof/>
                <w:sz w:val="22"/>
                <w:szCs w:val="22"/>
              </w:rPr>
              <w:tab/>
            </w:r>
            <w:r w:rsidRPr="00BF7FF5" w:rsidDel="00BF7FF5">
              <w:rPr>
                <w:rStyle w:val="Hyperlink"/>
                <w:b w:val="0"/>
                <w:bCs w:val="0"/>
                <w:noProof/>
              </w:rPr>
              <w:delText>Input Data Flows</w:delText>
            </w:r>
            <w:r w:rsidDel="00BF7FF5">
              <w:rPr>
                <w:noProof/>
                <w:webHidden/>
              </w:rPr>
              <w:tab/>
              <w:delText>10</w:delText>
            </w:r>
          </w:del>
        </w:p>
        <w:p w:rsidR="00AF1514" w:rsidDel="00BF7FF5" w:rsidRDefault="00AF1514">
          <w:pPr>
            <w:pStyle w:val="TOC2"/>
            <w:tabs>
              <w:tab w:val="left" w:pos="600"/>
              <w:tab w:val="right" w:leader="dot" w:pos="9060"/>
            </w:tabs>
            <w:rPr>
              <w:del w:id="183" w:author="Petya Kaisheva" w:date="2019-10-14T06:54:00Z"/>
              <w:rFonts w:eastAsiaTheme="minorEastAsia" w:cstheme="minorBidi"/>
              <w:b w:val="0"/>
              <w:bCs w:val="0"/>
              <w:noProof/>
              <w:sz w:val="22"/>
              <w:szCs w:val="22"/>
            </w:rPr>
          </w:pPr>
          <w:del w:id="184" w:author="Petya Kaisheva" w:date="2019-10-14T06:54:00Z">
            <w:r w:rsidRPr="00BF7FF5" w:rsidDel="00BF7FF5">
              <w:rPr>
                <w:rStyle w:val="Hyperlink"/>
                <w:b w:val="0"/>
                <w:bCs w:val="0"/>
                <w:noProof/>
              </w:rPr>
              <w:delText>2.5.</w:delText>
            </w:r>
            <w:r w:rsidDel="00BF7FF5">
              <w:rPr>
                <w:rFonts w:eastAsiaTheme="minorEastAsia" w:cstheme="minorBidi"/>
                <w:b w:val="0"/>
                <w:bCs w:val="0"/>
                <w:noProof/>
                <w:sz w:val="22"/>
                <w:szCs w:val="22"/>
              </w:rPr>
              <w:tab/>
            </w:r>
            <w:r w:rsidRPr="00BF7FF5" w:rsidDel="00BF7FF5">
              <w:rPr>
                <w:rStyle w:val="Hyperlink"/>
                <w:b w:val="0"/>
                <w:bCs w:val="0"/>
                <w:noProof/>
              </w:rPr>
              <w:delText>Output Data Flows</w:delText>
            </w:r>
            <w:r w:rsidDel="00BF7FF5">
              <w:rPr>
                <w:noProof/>
                <w:webHidden/>
              </w:rPr>
              <w:tab/>
              <w:delText>10</w:delText>
            </w:r>
          </w:del>
        </w:p>
        <w:p w:rsidR="00AF1514" w:rsidDel="00BF7FF5" w:rsidRDefault="00AF1514">
          <w:pPr>
            <w:pStyle w:val="TOC2"/>
            <w:tabs>
              <w:tab w:val="left" w:pos="600"/>
              <w:tab w:val="right" w:leader="dot" w:pos="9060"/>
            </w:tabs>
            <w:rPr>
              <w:del w:id="185" w:author="Petya Kaisheva" w:date="2019-10-14T06:54:00Z"/>
              <w:rFonts w:eastAsiaTheme="minorEastAsia" w:cstheme="minorBidi"/>
              <w:b w:val="0"/>
              <w:bCs w:val="0"/>
              <w:noProof/>
              <w:sz w:val="22"/>
              <w:szCs w:val="22"/>
            </w:rPr>
          </w:pPr>
          <w:del w:id="186" w:author="Petya Kaisheva" w:date="2019-10-14T06:54:00Z">
            <w:r w:rsidRPr="00BF7FF5" w:rsidDel="00BF7FF5">
              <w:rPr>
                <w:rStyle w:val="Hyperlink"/>
                <w:b w:val="0"/>
                <w:bCs w:val="0"/>
                <w:noProof/>
              </w:rPr>
              <w:delText>2.6.</w:delText>
            </w:r>
            <w:r w:rsidDel="00BF7FF5">
              <w:rPr>
                <w:rFonts w:eastAsiaTheme="minorEastAsia" w:cstheme="minorBidi"/>
                <w:b w:val="0"/>
                <w:bCs w:val="0"/>
                <w:noProof/>
                <w:sz w:val="22"/>
                <w:szCs w:val="22"/>
              </w:rPr>
              <w:tab/>
            </w:r>
            <w:r w:rsidRPr="00BF7FF5" w:rsidDel="00BF7FF5">
              <w:rPr>
                <w:rStyle w:val="Hyperlink"/>
                <w:b w:val="0"/>
                <w:bCs w:val="0"/>
                <w:noProof/>
              </w:rPr>
              <w:delText>Exception management</w:delText>
            </w:r>
            <w:r w:rsidDel="00BF7FF5">
              <w:rPr>
                <w:noProof/>
                <w:webHidden/>
              </w:rPr>
              <w:tab/>
              <w:delText>11</w:delText>
            </w:r>
          </w:del>
        </w:p>
        <w:p w:rsidR="00AF1514" w:rsidDel="00BF7FF5" w:rsidRDefault="00AF1514">
          <w:pPr>
            <w:pStyle w:val="TOC2"/>
            <w:tabs>
              <w:tab w:val="left" w:pos="600"/>
              <w:tab w:val="right" w:leader="dot" w:pos="9060"/>
            </w:tabs>
            <w:rPr>
              <w:del w:id="187" w:author="Petya Kaisheva" w:date="2019-10-14T06:54:00Z"/>
              <w:rFonts w:eastAsiaTheme="minorEastAsia" w:cstheme="minorBidi"/>
              <w:b w:val="0"/>
              <w:bCs w:val="0"/>
              <w:noProof/>
              <w:sz w:val="22"/>
              <w:szCs w:val="22"/>
            </w:rPr>
          </w:pPr>
          <w:del w:id="188" w:author="Petya Kaisheva" w:date="2019-10-14T06:54:00Z">
            <w:r w:rsidRPr="00BF7FF5" w:rsidDel="00BF7FF5">
              <w:rPr>
                <w:rStyle w:val="Hyperlink"/>
                <w:b w:val="0"/>
                <w:bCs w:val="0"/>
                <w:noProof/>
              </w:rPr>
              <w:delText>2.7.</w:delText>
            </w:r>
            <w:r w:rsidDel="00BF7FF5">
              <w:rPr>
                <w:rFonts w:eastAsiaTheme="minorEastAsia" w:cstheme="minorBidi"/>
                <w:b w:val="0"/>
                <w:bCs w:val="0"/>
                <w:noProof/>
                <w:sz w:val="22"/>
                <w:szCs w:val="22"/>
              </w:rPr>
              <w:tab/>
            </w:r>
            <w:r w:rsidRPr="00BF7FF5" w:rsidDel="00BF7FF5">
              <w:rPr>
                <w:rStyle w:val="Hyperlink"/>
                <w:b w:val="0"/>
                <w:bCs w:val="0"/>
                <w:noProof/>
              </w:rPr>
              <w:delText>Web Service Parameterisation</w:delText>
            </w:r>
            <w:r w:rsidDel="00BF7FF5">
              <w:rPr>
                <w:noProof/>
                <w:webHidden/>
              </w:rPr>
              <w:tab/>
              <w:delText>11</w:delText>
            </w:r>
          </w:del>
        </w:p>
        <w:p w:rsidR="00AF1514" w:rsidDel="00BF7FF5" w:rsidRDefault="00AF1514">
          <w:pPr>
            <w:pStyle w:val="TOC2"/>
            <w:tabs>
              <w:tab w:val="left" w:pos="600"/>
              <w:tab w:val="right" w:leader="dot" w:pos="9060"/>
            </w:tabs>
            <w:rPr>
              <w:del w:id="189" w:author="Petya Kaisheva" w:date="2019-10-14T06:54:00Z"/>
              <w:rFonts w:eastAsiaTheme="minorEastAsia" w:cstheme="minorBidi"/>
              <w:b w:val="0"/>
              <w:bCs w:val="0"/>
              <w:noProof/>
              <w:sz w:val="22"/>
              <w:szCs w:val="22"/>
            </w:rPr>
          </w:pPr>
          <w:del w:id="190" w:author="Petya Kaisheva" w:date="2019-10-14T06:54:00Z">
            <w:r w:rsidRPr="00BF7FF5" w:rsidDel="00BF7FF5">
              <w:rPr>
                <w:rStyle w:val="Hyperlink"/>
                <w:b w:val="0"/>
                <w:bCs w:val="0"/>
                <w:noProof/>
              </w:rPr>
              <w:delText>2.8.</w:delText>
            </w:r>
            <w:r w:rsidDel="00BF7FF5">
              <w:rPr>
                <w:rFonts w:eastAsiaTheme="minorEastAsia" w:cstheme="minorBidi"/>
                <w:b w:val="0"/>
                <w:bCs w:val="0"/>
                <w:noProof/>
                <w:sz w:val="22"/>
                <w:szCs w:val="22"/>
              </w:rPr>
              <w:tab/>
            </w:r>
            <w:r w:rsidRPr="00BF7FF5" w:rsidDel="00BF7FF5">
              <w:rPr>
                <w:rStyle w:val="Hyperlink"/>
                <w:b w:val="0"/>
                <w:bCs w:val="0"/>
                <w:noProof/>
              </w:rPr>
              <w:delText>Web service WSDL</w:delText>
            </w:r>
            <w:r w:rsidDel="00BF7FF5">
              <w:rPr>
                <w:noProof/>
                <w:webHidden/>
              </w:rPr>
              <w:tab/>
              <w:delText>11</w:delText>
            </w:r>
          </w:del>
        </w:p>
        <w:p w:rsidR="00AF1514" w:rsidDel="00BF7FF5" w:rsidRDefault="00AF1514">
          <w:pPr>
            <w:pStyle w:val="TOC2"/>
            <w:tabs>
              <w:tab w:val="left" w:pos="600"/>
              <w:tab w:val="right" w:leader="dot" w:pos="9060"/>
            </w:tabs>
            <w:rPr>
              <w:del w:id="191" w:author="Petya Kaisheva" w:date="2019-10-14T06:54:00Z"/>
              <w:rFonts w:eastAsiaTheme="minorEastAsia" w:cstheme="minorBidi"/>
              <w:b w:val="0"/>
              <w:bCs w:val="0"/>
              <w:noProof/>
              <w:sz w:val="22"/>
              <w:szCs w:val="22"/>
            </w:rPr>
          </w:pPr>
          <w:del w:id="192" w:author="Petya Kaisheva" w:date="2019-10-14T06:54:00Z">
            <w:r w:rsidRPr="00BF7FF5" w:rsidDel="00BF7FF5">
              <w:rPr>
                <w:rStyle w:val="Hyperlink"/>
                <w:b w:val="0"/>
                <w:bCs w:val="0"/>
                <w:noProof/>
              </w:rPr>
              <w:delText>2.9.</w:delText>
            </w:r>
            <w:r w:rsidDel="00BF7FF5">
              <w:rPr>
                <w:rFonts w:eastAsiaTheme="minorEastAsia" w:cstheme="minorBidi"/>
                <w:b w:val="0"/>
                <w:bCs w:val="0"/>
                <w:noProof/>
                <w:sz w:val="22"/>
                <w:szCs w:val="22"/>
              </w:rPr>
              <w:tab/>
            </w:r>
            <w:r w:rsidRPr="00BF7FF5" w:rsidDel="00BF7FF5">
              <w:rPr>
                <w:rStyle w:val="Hyperlink"/>
                <w:b w:val="0"/>
                <w:bCs w:val="0"/>
                <w:noProof/>
              </w:rPr>
              <w:delText>Test Cases</w:delText>
            </w:r>
            <w:r w:rsidDel="00BF7FF5">
              <w:rPr>
                <w:noProof/>
                <w:webHidden/>
              </w:rPr>
              <w:tab/>
              <w:delText>11</w:delText>
            </w:r>
          </w:del>
        </w:p>
        <w:p w:rsidR="00AF1514" w:rsidDel="00BF7FF5" w:rsidRDefault="00AF1514">
          <w:pPr>
            <w:pStyle w:val="TOC1"/>
            <w:tabs>
              <w:tab w:val="left" w:pos="400"/>
              <w:tab w:val="right" w:leader="dot" w:pos="9060"/>
            </w:tabs>
            <w:rPr>
              <w:del w:id="193" w:author="Petya Kaisheva" w:date="2019-10-14T06:54:00Z"/>
              <w:rFonts w:asciiTheme="minorHAnsi" w:eastAsiaTheme="minorEastAsia" w:hAnsiTheme="minorHAnsi" w:cstheme="minorBidi"/>
              <w:b w:val="0"/>
              <w:bCs w:val="0"/>
              <w:caps w:val="0"/>
              <w:noProof/>
              <w:sz w:val="22"/>
              <w:szCs w:val="22"/>
            </w:rPr>
          </w:pPr>
          <w:del w:id="194" w:author="Petya Kaisheva" w:date="2019-10-14T06:54:00Z">
            <w:r w:rsidRPr="00BF7FF5" w:rsidDel="00BF7FF5">
              <w:rPr>
                <w:rStyle w:val="Hyperlink"/>
                <w:b w:val="0"/>
                <w:bCs w:val="0"/>
                <w:caps w:val="0"/>
                <w:noProof/>
              </w:rPr>
              <w:delText>3.</w:delText>
            </w:r>
            <w:r w:rsidDel="00BF7FF5">
              <w:rPr>
                <w:rFonts w:asciiTheme="minorHAnsi" w:eastAsiaTheme="minorEastAsia" w:hAnsiTheme="minorHAnsi" w:cstheme="minorBidi"/>
                <w:b w:val="0"/>
                <w:bCs w:val="0"/>
                <w:caps w:val="0"/>
                <w:noProof/>
                <w:sz w:val="22"/>
                <w:szCs w:val="22"/>
              </w:rPr>
              <w:tab/>
            </w:r>
            <w:r w:rsidRPr="00BF7FF5" w:rsidDel="00BF7FF5">
              <w:rPr>
                <w:rStyle w:val="Hyperlink"/>
                <w:b w:val="0"/>
                <w:bCs w:val="0"/>
                <w:caps w:val="0"/>
                <w:noProof/>
              </w:rPr>
              <w:delText>Business Activity – “New Business”</w:delText>
            </w:r>
            <w:r w:rsidDel="00BF7FF5">
              <w:rPr>
                <w:noProof/>
                <w:webHidden/>
              </w:rPr>
              <w:tab/>
              <w:delText>17</w:delText>
            </w:r>
          </w:del>
        </w:p>
        <w:p w:rsidR="00AF1514" w:rsidDel="00BF7FF5" w:rsidRDefault="00AF1514">
          <w:pPr>
            <w:pStyle w:val="TOC2"/>
            <w:tabs>
              <w:tab w:val="left" w:pos="600"/>
              <w:tab w:val="right" w:leader="dot" w:pos="9060"/>
            </w:tabs>
            <w:rPr>
              <w:del w:id="195" w:author="Petya Kaisheva" w:date="2019-10-14T06:54:00Z"/>
              <w:rFonts w:eastAsiaTheme="minorEastAsia" w:cstheme="minorBidi"/>
              <w:b w:val="0"/>
              <w:bCs w:val="0"/>
              <w:noProof/>
              <w:sz w:val="22"/>
              <w:szCs w:val="22"/>
            </w:rPr>
          </w:pPr>
          <w:del w:id="196" w:author="Petya Kaisheva" w:date="2019-10-14T06:54:00Z">
            <w:r w:rsidRPr="00BF7FF5" w:rsidDel="00BF7FF5">
              <w:rPr>
                <w:rStyle w:val="Hyperlink"/>
                <w:b w:val="0"/>
                <w:bCs w:val="0"/>
                <w:noProof/>
              </w:rPr>
              <w:delText>3.1.</w:delText>
            </w:r>
            <w:r w:rsidDel="00BF7FF5">
              <w:rPr>
                <w:rFonts w:eastAsiaTheme="minorEastAsia" w:cstheme="minorBidi"/>
                <w:b w:val="0"/>
                <w:bCs w:val="0"/>
                <w:noProof/>
                <w:sz w:val="22"/>
                <w:szCs w:val="22"/>
              </w:rPr>
              <w:tab/>
            </w:r>
            <w:r w:rsidRPr="00BF7FF5" w:rsidDel="00BF7FF5">
              <w:rPr>
                <w:rStyle w:val="Hyperlink"/>
                <w:b w:val="0"/>
                <w:bCs w:val="0"/>
                <w:noProof/>
              </w:rPr>
              <w:delText>Steps</w:delText>
            </w:r>
            <w:r w:rsidDel="00BF7FF5">
              <w:rPr>
                <w:noProof/>
                <w:webHidden/>
              </w:rPr>
              <w:tab/>
              <w:delText>17</w:delText>
            </w:r>
          </w:del>
        </w:p>
        <w:p w:rsidR="00AF1514" w:rsidDel="00BF7FF5" w:rsidRDefault="00AF1514">
          <w:pPr>
            <w:pStyle w:val="TOC3"/>
            <w:tabs>
              <w:tab w:val="left" w:pos="1000"/>
              <w:tab w:val="right" w:leader="dot" w:pos="9060"/>
            </w:tabs>
            <w:rPr>
              <w:del w:id="197" w:author="Petya Kaisheva" w:date="2019-10-14T06:54:00Z"/>
              <w:rFonts w:eastAsiaTheme="minorEastAsia" w:cstheme="minorBidi"/>
              <w:noProof/>
              <w:sz w:val="22"/>
              <w:szCs w:val="22"/>
            </w:rPr>
          </w:pPr>
          <w:del w:id="198" w:author="Petya Kaisheva" w:date="2019-10-14T06:54:00Z">
            <w:r w:rsidRPr="00BF7FF5" w:rsidDel="00BF7FF5">
              <w:rPr>
                <w:rStyle w:val="Hyperlink"/>
                <w:noProof/>
              </w:rPr>
              <w:delText>3.1.1.</w:delText>
            </w:r>
            <w:r w:rsidDel="00BF7FF5">
              <w:rPr>
                <w:rFonts w:eastAsiaTheme="minorEastAsia" w:cstheme="minorBidi"/>
                <w:noProof/>
                <w:sz w:val="22"/>
                <w:szCs w:val="22"/>
              </w:rPr>
              <w:tab/>
            </w:r>
            <w:r w:rsidRPr="00BF7FF5" w:rsidDel="00BF7FF5">
              <w:rPr>
                <w:rStyle w:val="Hyperlink"/>
                <w:noProof/>
              </w:rPr>
              <w:delText>Step « Activity Request»</w:delText>
            </w:r>
            <w:r w:rsidDel="00BF7FF5">
              <w:rPr>
                <w:noProof/>
                <w:webHidden/>
              </w:rPr>
              <w:tab/>
              <w:delText>17</w:delText>
            </w:r>
          </w:del>
        </w:p>
        <w:p w:rsidR="00AF1514" w:rsidDel="00BF7FF5" w:rsidRDefault="00AF1514">
          <w:pPr>
            <w:pStyle w:val="TOC4"/>
            <w:tabs>
              <w:tab w:val="left" w:pos="1400"/>
              <w:tab w:val="right" w:leader="dot" w:pos="9060"/>
            </w:tabs>
            <w:rPr>
              <w:del w:id="199" w:author="Petya Kaisheva" w:date="2019-10-14T06:54:00Z"/>
              <w:rFonts w:eastAsiaTheme="minorEastAsia" w:cstheme="minorBidi"/>
              <w:noProof/>
              <w:sz w:val="22"/>
              <w:szCs w:val="22"/>
            </w:rPr>
          </w:pPr>
          <w:del w:id="200" w:author="Petya Kaisheva" w:date="2019-10-14T06:54:00Z">
            <w:r w:rsidRPr="00BF7FF5" w:rsidDel="00BF7FF5">
              <w:rPr>
                <w:rStyle w:val="Hyperlink"/>
                <w:noProof/>
              </w:rPr>
              <w:delText>3.1.1.1.</w:delText>
            </w:r>
            <w:r w:rsidDel="00BF7FF5">
              <w:rPr>
                <w:rFonts w:eastAsiaTheme="minorEastAsia" w:cstheme="minorBidi"/>
                <w:noProof/>
                <w:sz w:val="22"/>
                <w:szCs w:val="22"/>
              </w:rPr>
              <w:tab/>
            </w:r>
            <w:r w:rsidRPr="00BF7FF5" w:rsidDel="00BF7FF5">
              <w:rPr>
                <w:rStyle w:val="Hyperlink"/>
                <w:noProof/>
              </w:rPr>
              <w:delText>Description</w:delText>
            </w:r>
            <w:r w:rsidDel="00BF7FF5">
              <w:rPr>
                <w:noProof/>
                <w:webHidden/>
              </w:rPr>
              <w:tab/>
              <w:delText>17</w:delText>
            </w:r>
          </w:del>
        </w:p>
        <w:p w:rsidR="00AF1514" w:rsidDel="00BF7FF5" w:rsidRDefault="00AF1514">
          <w:pPr>
            <w:pStyle w:val="TOC4"/>
            <w:tabs>
              <w:tab w:val="left" w:pos="1400"/>
              <w:tab w:val="right" w:leader="dot" w:pos="9060"/>
            </w:tabs>
            <w:rPr>
              <w:del w:id="201" w:author="Petya Kaisheva" w:date="2019-10-14T06:54:00Z"/>
              <w:rFonts w:eastAsiaTheme="minorEastAsia" w:cstheme="minorBidi"/>
              <w:noProof/>
              <w:sz w:val="22"/>
              <w:szCs w:val="22"/>
            </w:rPr>
          </w:pPr>
          <w:del w:id="202" w:author="Petya Kaisheva" w:date="2019-10-14T06:54:00Z">
            <w:r w:rsidRPr="00BF7FF5" w:rsidDel="00BF7FF5">
              <w:rPr>
                <w:rStyle w:val="Hyperlink"/>
                <w:noProof/>
              </w:rPr>
              <w:delText>3.1.1.2.</w:delText>
            </w:r>
            <w:r w:rsidDel="00BF7FF5">
              <w:rPr>
                <w:rFonts w:eastAsiaTheme="minorEastAsia" w:cstheme="minorBidi"/>
                <w:noProof/>
                <w:sz w:val="22"/>
                <w:szCs w:val="22"/>
              </w:rPr>
              <w:tab/>
            </w:r>
            <w:r w:rsidRPr="00BF7FF5" w:rsidDel="00BF7FF5">
              <w:rPr>
                <w:rStyle w:val="Hyperlink"/>
                <w:noProof/>
              </w:rPr>
              <w:delText>Updates</w:delText>
            </w:r>
            <w:r w:rsidDel="00BF7FF5">
              <w:rPr>
                <w:noProof/>
                <w:webHidden/>
              </w:rPr>
              <w:tab/>
              <w:delText>17</w:delText>
            </w:r>
          </w:del>
        </w:p>
        <w:p w:rsidR="00AF1514" w:rsidDel="00BF7FF5" w:rsidRDefault="00AF1514">
          <w:pPr>
            <w:pStyle w:val="TOC4"/>
            <w:tabs>
              <w:tab w:val="left" w:pos="1400"/>
              <w:tab w:val="right" w:leader="dot" w:pos="9060"/>
            </w:tabs>
            <w:rPr>
              <w:del w:id="203" w:author="Petya Kaisheva" w:date="2019-10-14T06:54:00Z"/>
              <w:rFonts w:eastAsiaTheme="minorEastAsia" w:cstheme="minorBidi"/>
              <w:noProof/>
              <w:sz w:val="22"/>
              <w:szCs w:val="22"/>
            </w:rPr>
          </w:pPr>
          <w:del w:id="204" w:author="Petya Kaisheva" w:date="2019-10-14T06:54:00Z">
            <w:r w:rsidRPr="00BF7FF5" w:rsidDel="00BF7FF5">
              <w:rPr>
                <w:rStyle w:val="Hyperlink"/>
                <w:noProof/>
              </w:rPr>
              <w:delText>3.1.1.3.</w:delText>
            </w:r>
            <w:r w:rsidDel="00BF7FF5">
              <w:rPr>
                <w:rFonts w:eastAsiaTheme="minorEastAsia" w:cstheme="minorBidi"/>
                <w:noProof/>
                <w:sz w:val="22"/>
                <w:szCs w:val="22"/>
              </w:rPr>
              <w:tab/>
            </w:r>
            <w:r w:rsidRPr="00BF7FF5" w:rsidDel="00BF7FF5">
              <w:rPr>
                <w:rStyle w:val="Hyperlink"/>
                <w:noProof/>
              </w:rPr>
              <w:delText>Data Dictionary</w:delText>
            </w:r>
            <w:r w:rsidDel="00BF7FF5">
              <w:rPr>
                <w:noProof/>
                <w:webHidden/>
              </w:rPr>
              <w:tab/>
              <w:delText>17</w:delText>
            </w:r>
          </w:del>
        </w:p>
        <w:p w:rsidR="00AF1514" w:rsidDel="00BF7FF5" w:rsidRDefault="00AF1514">
          <w:pPr>
            <w:pStyle w:val="TOC4"/>
            <w:tabs>
              <w:tab w:val="left" w:pos="1400"/>
              <w:tab w:val="right" w:leader="dot" w:pos="9060"/>
            </w:tabs>
            <w:rPr>
              <w:del w:id="205" w:author="Petya Kaisheva" w:date="2019-10-14T06:54:00Z"/>
              <w:rFonts w:eastAsiaTheme="minorEastAsia" w:cstheme="minorBidi"/>
              <w:noProof/>
              <w:sz w:val="22"/>
              <w:szCs w:val="22"/>
            </w:rPr>
          </w:pPr>
          <w:del w:id="206" w:author="Petya Kaisheva" w:date="2019-10-14T06:54:00Z">
            <w:r w:rsidRPr="00BF7FF5" w:rsidDel="00BF7FF5">
              <w:rPr>
                <w:rStyle w:val="Hyperlink"/>
                <w:noProof/>
              </w:rPr>
              <w:delText>3.1.1.4.</w:delText>
            </w:r>
            <w:r w:rsidDel="00BF7FF5">
              <w:rPr>
                <w:rFonts w:eastAsiaTheme="minorEastAsia" w:cstheme="minorBidi"/>
                <w:noProof/>
                <w:sz w:val="22"/>
                <w:szCs w:val="22"/>
              </w:rPr>
              <w:tab/>
            </w:r>
            <w:r w:rsidRPr="00BF7FF5" w:rsidDel="00BF7FF5">
              <w:rPr>
                <w:rStyle w:val="Hyperlink"/>
                <w:noProof/>
              </w:rPr>
              <w:delText>Task Input Data</w:delText>
            </w:r>
            <w:r w:rsidDel="00BF7FF5">
              <w:rPr>
                <w:noProof/>
                <w:webHidden/>
              </w:rPr>
              <w:tab/>
              <w:delText>17</w:delText>
            </w:r>
          </w:del>
        </w:p>
        <w:p w:rsidR="00AF1514" w:rsidDel="00BF7FF5" w:rsidRDefault="00AF1514">
          <w:pPr>
            <w:pStyle w:val="TOC3"/>
            <w:tabs>
              <w:tab w:val="left" w:pos="1000"/>
              <w:tab w:val="right" w:leader="dot" w:pos="9060"/>
            </w:tabs>
            <w:rPr>
              <w:del w:id="207" w:author="Petya Kaisheva" w:date="2019-10-14T06:54:00Z"/>
              <w:rFonts w:eastAsiaTheme="minorEastAsia" w:cstheme="minorBidi"/>
              <w:noProof/>
              <w:sz w:val="22"/>
              <w:szCs w:val="22"/>
            </w:rPr>
          </w:pPr>
          <w:del w:id="208" w:author="Petya Kaisheva" w:date="2019-10-14T06:54:00Z">
            <w:r w:rsidRPr="00BF7FF5" w:rsidDel="00BF7FF5">
              <w:rPr>
                <w:rStyle w:val="Hyperlink"/>
                <w:noProof/>
              </w:rPr>
              <w:delText>3.1.2.</w:delText>
            </w:r>
            <w:r w:rsidDel="00BF7FF5">
              <w:rPr>
                <w:rFonts w:eastAsiaTheme="minorEastAsia" w:cstheme="minorBidi"/>
                <w:noProof/>
                <w:sz w:val="22"/>
                <w:szCs w:val="22"/>
              </w:rPr>
              <w:tab/>
            </w:r>
            <w:r w:rsidRPr="00BF7FF5" w:rsidDel="00BF7FF5">
              <w:rPr>
                <w:rStyle w:val="Hyperlink"/>
                <w:noProof/>
              </w:rPr>
              <w:delText>Step « Contract Parties »</w:delText>
            </w:r>
            <w:r w:rsidDel="00BF7FF5">
              <w:rPr>
                <w:noProof/>
                <w:webHidden/>
              </w:rPr>
              <w:tab/>
              <w:delText>18</w:delText>
            </w:r>
          </w:del>
        </w:p>
        <w:p w:rsidR="00AF1514" w:rsidDel="00BF7FF5" w:rsidRDefault="00AF1514">
          <w:pPr>
            <w:pStyle w:val="TOC4"/>
            <w:tabs>
              <w:tab w:val="left" w:pos="1400"/>
              <w:tab w:val="right" w:leader="dot" w:pos="9060"/>
            </w:tabs>
            <w:rPr>
              <w:del w:id="209" w:author="Petya Kaisheva" w:date="2019-10-14T06:54:00Z"/>
              <w:rFonts w:eastAsiaTheme="minorEastAsia" w:cstheme="minorBidi"/>
              <w:noProof/>
              <w:sz w:val="22"/>
              <w:szCs w:val="22"/>
            </w:rPr>
          </w:pPr>
          <w:del w:id="210" w:author="Petya Kaisheva" w:date="2019-10-14T06:54:00Z">
            <w:r w:rsidRPr="00BF7FF5" w:rsidDel="00BF7FF5">
              <w:rPr>
                <w:rStyle w:val="Hyperlink"/>
                <w:noProof/>
              </w:rPr>
              <w:delText>3.1.2.1.</w:delText>
            </w:r>
            <w:r w:rsidDel="00BF7FF5">
              <w:rPr>
                <w:rFonts w:eastAsiaTheme="minorEastAsia" w:cstheme="minorBidi"/>
                <w:noProof/>
                <w:sz w:val="22"/>
                <w:szCs w:val="22"/>
              </w:rPr>
              <w:tab/>
            </w:r>
            <w:r w:rsidRPr="00BF7FF5" w:rsidDel="00BF7FF5">
              <w:rPr>
                <w:rStyle w:val="Hyperlink"/>
                <w:noProof/>
              </w:rPr>
              <w:delText>Description</w:delText>
            </w:r>
            <w:r w:rsidDel="00BF7FF5">
              <w:rPr>
                <w:noProof/>
                <w:webHidden/>
              </w:rPr>
              <w:tab/>
              <w:delText>18</w:delText>
            </w:r>
          </w:del>
        </w:p>
        <w:p w:rsidR="00AF1514" w:rsidDel="00BF7FF5" w:rsidRDefault="00AF1514">
          <w:pPr>
            <w:pStyle w:val="TOC4"/>
            <w:tabs>
              <w:tab w:val="left" w:pos="1400"/>
              <w:tab w:val="right" w:leader="dot" w:pos="9060"/>
            </w:tabs>
            <w:rPr>
              <w:del w:id="211" w:author="Petya Kaisheva" w:date="2019-10-14T06:54:00Z"/>
              <w:rFonts w:eastAsiaTheme="minorEastAsia" w:cstheme="minorBidi"/>
              <w:noProof/>
              <w:sz w:val="22"/>
              <w:szCs w:val="22"/>
            </w:rPr>
          </w:pPr>
          <w:del w:id="212" w:author="Petya Kaisheva" w:date="2019-10-14T06:54:00Z">
            <w:r w:rsidRPr="00BF7FF5" w:rsidDel="00BF7FF5">
              <w:rPr>
                <w:rStyle w:val="Hyperlink"/>
                <w:noProof/>
              </w:rPr>
              <w:delText>3.1.2.2.</w:delText>
            </w:r>
            <w:r w:rsidDel="00BF7FF5">
              <w:rPr>
                <w:rFonts w:eastAsiaTheme="minorEastAsia" w:cstheme="minorBidi"/>
                <w:noProof/>
                <w:sz w:val="22"/>
                <w:szCs w:val="22"/>
              </w:rPr>
              <w:tab/>
            </w:r>
            <w:r w:rsidRPr="00BF7FF5" w:rsidDel="00BF7FF5">
              <w:rPr>
                <w:rStyle w:val="Hyperlink"/>
                <w:noProof/>
              </w:rPr>
              <w:delText>Updates</w:delText>
            </w:r>
            <w:r w:rsidDel="00BF7FF5">
              <w:rPr>
                <w:noProof/>
                <w:webHidden/>
              </w:rPr>
              <w:tab/>
              <w:delText>18</w:delText>
            </w:r>
          </w:del>
        </w:p>
        <w:p w:rsidR="00AF1514" w:rsidDel="00BF7FF5" w:rsidRDefault="00AF1514">
          <w:pPr>
            <w:pStyle w:val="TOC4"/>
            <w:tabs>
              <w:tab w:val="left" w:pos="1400"/>
              <w:tab w:val="right" w:leader="dot" w:pos="9060"/>
            </w:tabs>
            <w:rPr>
              <w:del w:id="213" w:author="Petya Kaisheva" w:date="2019-10-14T06:54:00Z"/>
              <w:rFonts w:eastAsiaTheme="minorEastAsia" w:cstheme="minorBidi"/>
              <w:noProof/>
              <w:sz w:val="22"/>
              <w:szCs w:val="22"/>
            </w:rPr>
          </w:pPr>
          <w:del w:id="214" w:author="Petya Kaisheva" w:date="2019-10-14T06:54:00Z">
            <w:r w:rsidRPr="00BF7FF5" w:rsidDel="00BF7FF5">
              <w:rPr>
                <w:rStyle w:val="Hyperlink"/>
                <w:noProof/>
              </w:rPr>
              <w:delText>3.1.2.3.</w:delText>
            </w:r>
            <w:r w:rsidDel="00BF7FF5">
              <w:rPr>
                <w:rFonts w:eastAsiaTheme="minorEastAsia" w:cstheme="minorBidi"/>
                <w:noProof/>
                <w:sz w:val="22"/>
                <w:szCs w:val="22"/>
              </w:rPr>
              <w:tab/>
            </w:r>
            <w:r w:rsidRPr="00BF7FF5" w:rsidDel="00BF7FF5">
              <w:rPr>
                <w:rStyle w:val="Hyperlink"/>
                <w:noProof/>
              </w:rPr>
              <w:delText>Data Dictionary</w:delText>
            </w:r>
            <w:r w:rsidDel="00BF7FF5">
              <w:rPr>
                <w:noProof/>
                <w:webHidden/>
              </w:rPr>
              <w:tab/>
              <w:delText>19</w:delText>
            </w:r>
          </w:del>
        </w:p>
        <w:p w:rsidR="00AF1514" w:rsidDel="00BF7FF5" w:rsidRDefault="00AF1514">
          <w:pPr>
            <w:pStyle w:val="TOC4"/>
            <w:tabs>
              <w:tab w:val="left" w:pos="1400"/>
              <w:tab w:val="right" w:leader="dot" w:pos="9060"/>
            </w:tabs>
            <w:rPr>
              <w:del w:id="215" w:author="Petya Kaisheva" w:date="2019-10-14T06:54:00Z"/>
              <w:rFonts w:eastAsiaTheme="minorEastAsia" w:cstheme="minorBidi"/>
              <w:noProof/>
              <w:sz w:val="22"/>
              <w:szCs w:val="22"/>
            </w:rPr>
          </w:pPr>
          <w:del w:id="216" w:author="Petya Kaisheva" w:date="2019-10-14T06:54:00Z">
            <w:r w:rsidRPr="00BF7FF5" w:rsidDel="00BF7FF5">
              <w:rPr>
                <w:rStyle w:val="Hyperlink"/>
                <w:noProof/>
              </w:rPr>
              <w:delText>3.1.2.4.</w:delText>
            </w:r>
            <w:r w:rsidDel="00BF7FF5">
              <w:rPr>
                <w:rFonts w:eastAsiaTheme="minorEastAsia" w:cstheme="minorBidi"/>
                <w:noProof/>
                <w:sz w:val="22"/>
                <w:szCs w:val="22"/>
              </w:rPr>
              <w:tab/>
            </w:r>
            <w:r w:rsidRPr="00BF7FF5" w:rsidDel="00BF7FF5">
              <w:rPr>
                <w:rStyle w:val="Hyperlink"/>
                <w:noProof/>
              </w:rPr>
              <w:delText>Task Input Data</w:delText>
            </w:r>
            <w:r w:rsidDel="00BF7FF5">
              <w:rPr>
                <w:noProof/>
                <w:webHidden/>
              </w:rPr>
              <w:tab/>
              <w:delText>20</w:delText>
            </w:r>
          </w:del>
        </w:p>
        <w:p w:rsidR="00AF1514" w:rsidDel="00BF7FF5" w:rsidRDefault="00AF1514">
          <w:pPr>
            <w:pStyle w:val="TOC3"/>
            <w:tabs>
              <w:tab w:val="left" w:pos="1000"/>
              <w:tab w:val="right" w:leader="dot" w:pos="9060"/>
            </w:tabs>
            <w:rPr>
              <w:del w:id="217" w:author="Petya Kaisheva" w:date="2019-10-14T06:54:00Z"/>
              <w:rFonts w:eastAsiaTheme="minorEastAsia" w:cstheme="minorBidi"/>
              <w:noProof/>
              <w:sz w:val="22"/>
              <w:szCs w:val="22"/>
            </w:rPr>
          </w:pPr>
          <w:del w:id="218" w:author="Petya Kaisheva" w:date="2019-10-14T06:54:00Z">
            <w:r w:rsidRPr="00BF7FF5" w:rsidDel="00BF7FF5">
              <w:rPr>
                <w:rStyle w:val="Hyperlink"/>
                <w:noProof/>
              </w:rPr>
              <w:delText>3.1.3.</w:delText>
            </w:r>
            <w:r w:rsidDel="00BF7FF5">
              <w:rPr>
                <w:rFonts w:eastAsiaTheme="minorEastAsia" w:cstheme="minorBidi"/>
                <w:noProof/>
                <w:sz w:val="22"/>
                <w:szCs w:val="22"/>
              </w:rPr>
              <w:tab/>
            </w:r>
            <w:r w:rsidRPr="00BF7FF5" w:rsidDel="00BF7FF5">
              <w:rPr>
                <w:rStyle w:val="Hyperlink"/>
                <w:noProof/>
              </w:rPr>
              <w:delText>Step « Contract Information »</w:delText>
            </w:r>
            <w:r w:rsidDel="00BF7FF5">
              <w:rPr>
                <w:noProof/>
                <w:webHidden/>
              </w:rPr>
              <w:tab/>
              <w:delText>23</w:delText>
            </w:r>
          </w:del>
        </w:p>
        <w:p w:rsidR="00AF1514" w:rsidDel="00BF7FF5" w:rsidRDefault="00AF1514">
          <w:pPr>
            <w:pStyle w:val="TOC4"/>
            <w:tabs>
              <w:tab w:val="left" w:pos="1400"/>
              <w:tab w:val="right" w:leader="dot" w:pos="9060"/>
            </w:tabs>
            <w:rPr>
              <w:del w:id="219" w:author="Petya Kaisheva" w:date="2019-10-14T06:54:00Z"/>
              <w:rFonts w:eastAsiaTheme="minorEastAsia" w:cstheme="minorBidi"/>
              <w:noProof/>
              <w:sz w:val="22"/>
              <w:szCs w:val="22"/>
            </w:rPr>
          </w:pPr>
          <w:del w:id="220" w:author="Petya Kaisheva" w:date="2019-10-14T06:54:00Z">
            <w:r w:rsidRPr="00BF7FF5" w:rsidDel="00BF7FF5">
              <w:rPr>
                <w:rStyle w:val="Hyperlink"/>
                <w:noProof/>
              </w:rPr>
              <w:delText>3.1.3.1.</w:delText>
            </w:r>
            <w:r w:rsidDel="00BF7FF5">
              <w:rPr>
                <w:rFonts w:eastAsiaTheme="minorEastAsia" w:cstheme="minorBidi"/>
                <w:noProof/>
                <w:sz w:val="22"/>
                <w:szCs w:val="22"/>
              </w:rPr>
              <w:tab/>
            </w:r>
            <w:r w:rsidRPr="00BF7FF5" w:rsidDel="00BF7FF5">
              <w:rPr>
                <w:rStyle w:val="Hyperlink"/>
                <w:noProof/>
              </w:rPr>
              <w:delText>Description</w:delText>
            </w:r>
            <w:r w:rsidDel="00BF7FF5">
              <w:rPr>
                <w:noProof/>
                <w:webHidden/>
              </w:rPr>
              <w:tab/>
              <w:delText>23</w:delText>
            </w:r>
          </w:del>
        </w:p>
        <w:p w:rsidR="00AF1514" w:rsidDel="00BF7FF5" w:rsidRDefault="00AF1514">
          <w:pPr>
            <w:pStyle w:val="TOC4"/>
            <w:tabs>
              <w:tab w:val="left" w:pos="1400"/>
              <w:tab w:val="right" w:leader="dot" w:pos="9060"/>
            </w:tabs>
            <w:rPr>
              <w:del w:id="221" w:author="Petya Kaisheva" w:date="2019-10-14T06:54:00Z"/>
              <w:rFonts w:eastAsiaTheme="minorEastAsia" w:cstheme="minorBidi"/>
              <w:noProof/>
              <w:sz w:val="22"/>
              <w:szCs w:val="22"/>
            </w:rPr>
          </w:pPr>
          <w:del w:id="222" w:author="Petya Kaisheva" w:date="2019-10-14T06:54:00Z">
            <w:r w:rsidRPr="00BF7FF5" w:rsidDel="00BF7FF5">
              <w:rPr>
                <w:rStyle w:val="Hyperlink"/>
                <w:noProof/>
              </w:rPr>
              <w:delText>3.1.3.2.</w:delText>
            </w:r>
            <w:r w:rsidDel="00BF7FF5">
              <w:rPr>
                <w:rFonts w:eastAsiaTheme="minorEastAsia" w:cstheme="minorBidi"/>
                <w:noProof/>
                <w:sz w:val="22"/>
                <w:szCs w:val="22"/>
              </w:rPr>
              <w:tab/>
            </w:r>
            <w:r w:rsidRPr="00BF7FF5" w:rsidDel="00BF7FF5">
              <w:rPr>
                <w:rStyle w:val="Hyperlink"/>
                <w:noProof/>
              </w:rPr>
              <w:delText>Updates</w:delText>
            </w:r>
            <w:r w:rsidDel="00BF7FF5">
              <w:rPr>
                <w:noProof/>
                <w:webHidden/>
              </w:rPr>
              <w:tab/>
              <w:delText>23</w:delText>
            </w:r>
          </w:del>
        </w:p>
        <w:p w:rsidR="00AF1514" w:rsidDel="00BF7FF5" w:rsidRDefault="00AF1514">
          <w:pPr>
            <w:pStyle w:val="TOC4"/>
            <w:tabs>
              <w:tab w:val="left" w:pos="1400"/>
              <w:tab w:val="right" w:leader="dot" w:pos="9060"/>
            </w:tabs>
            <w:rPr>
              <w:del w:id="223" w:author="Petya Kaisheva" w:date="2019-10-14T06:54:00Z"/>
              <w:rFonts w:eastAsiaTheme="minorEastAsia" w:cstheme="minorBidi"/>
              <w:noProof/>
              <w:sz w:val="22"/>
              <w:szCs w:val="22"/>
            </w:rPr>
          </w:pPr>
          <w:del w:id="224" w:author="Petya Kaisheva" w:date="2019-10-14T06:54:00Z">
            <w:r w:rsidRPr="00BF7FF5" w:rsidDel="00BF7FF5">
              <w:rPr>
                <w:rStyle w:val="Hyperlink"/>
                <w:noProof/>
              </w:rPr>
              <w:delText>3.1.3.3.</w:delText>
            </w:r>
            <w:r w:rsidDel="00BF7FF5">
              <w:rPr>
                <w:rFonts w:eastAsiaTheme="minorEastAsia" w:cstheme="minorBidi"/>
                <w:noProof/>
                <w:sz w:val="22"/>
                <w:szCs w:val="22"/>
              </w:rPr>
              <w:tab/>
            </w:r>
            <w:r w:rsidRPr="00BF7FF5" w:rsidDel="00BF7FF5">
              <w:rPr>
                <w:rStyle w:val="Hyperlink"/>
                <w:noProof/>
              </w:rPr>
              <w:delText>Data Dictionary</w:delText>
            </w:r>
            <w:r w:rsidDel="00BF7FF5">
              <w:rPr>
                <w:noProof/>
                <w:webHidden/>
              </w:rPr>
              <w:tab/>
              <w:delText>23</w:delText>
            </w:r>
          </w:del>
        </w:p>
        <w:p w:rsidR="00AF1514" w:rsidDel="00BF7FF5" w:rsidRDefault="00AF1514">
          <w:pPr>
            <w:pStyle w:val="TOC4"/>
            <w:tabs>
              <w:tab w:val="left" w:pos="1400"/>
              <w:tab w:val="right" w:leader="dot" w:pos="9060"/>
            </w:tabs>
            <w:rPr>
              <w:del w:id="225" w:author="Petya Kaisheva" w:date="2019-10-14T06:54:00Z"/>
              <w:rFonts w:eastAsiaTheme="minorEastAsia" w:cstheme="minorBidi"/>
              <w:noProof/>
              <w:sz w:val="22"/>
              <w:szCs w:val="22"/>
            </w:rPr>
          </w:pPr>
          <w:del w:id="226" w:author="Petya Kaisheva" w:date="2019-10-14T06:54:00Z">
            <w:r w:rsidRPr="00BF7FF5" w:rsidDel="00BF7FF5">
              <w:rPr>
                <w:rStyle w:val="Hyperlink"/>
                <w:noProof/>
              </w:rPr>
              <w:delText>3.1.3.4.</w:delText>
            </w:r>
            <w:r w:rsidDel="00BF7FF5">
              <w:rPr>
                <w:rFonts w:eastAsiaTheme="minorEastAsia" w:cstheme="minorBidi"/>
                <w:noProof/>
                <w:sz w:val="22"/>
                <w:szCs w:val="22"/>
              </w:rPr>
              <w:tab/>
            </w:r>
            <w:r w:rsidRPr="00BF7FF5" w:rsidDel="00BF7FF5">
              <w:rPr>
                <w:rStyle w:val="Hyperlink"/>
                <w:noProof/>
              </w:rPr>
              <w:delText>Task Input Data</w:delText>
            </w:r>
            <w:r w:rsidDel="00BF7FF5">
              <w:rPr>
                <w:noProof/>
                <w:webHidden/>
              </w:rPr>
              <w:tab/>
              <w:delText>23</w:delText>
            </w:r>
          </w:del>
        </w:p>
        <w:p w:rsidR="00AF1514" w:rsidDel="00BF7FF5" w:rsidRDefault="00AF1514">
          <w:pPr>
            <w:pStyle w:val="TOC3"/>
            <w:tabs>
              <w:tab w:val="left" w:pos="1000"/>
              <w:tab w:val="right" w:leader="dot" w:pos="9060"/>
            </w:tabs>
            <w:rPr>
              <w:del w:id="227" w:author="Petya Kaisheva" w:date="2019-10-14T06:54:00Z"/>
              <w:rFonts w:eastAsiaTheme="minorEastAsia" w:cstheme="minorBidi"/>
              <w:noProof/>
              <w:sz w:val="22"/>
              <w:szCs w:val="22"/>
            </w:rPr>
          </w:pPr>
          <w:del w:id="228" w:author="Petya Kaisheva" w:date="2019-10-14T06:54:00Z">
            <w:r w:rsidRPr="00BF7FF5" w:rsidDel="00BF7FF5">
              <w:rPr>
                <w:rStyle w:val="Hyperlink"/>
                <w:noProof/>
              </w:rPr>
              <w:delText>3.1.4.</w:delText>
            </w:r>
            <w:r w:rsidDel="00BF7FF5">
              <w:rPr>
                <w:rFonts w:eastAsiaTheme="minorEastAsia" w:cstheme="minorBidi"/>
                <w:noProof/>
                <w:sz w:val="22"/>
                <w:szCs w:val="22"/>
              </w:rPr>
              <w:tab/>
            </w:r>
            <w:r w:rsidRPr="00BF7FF5" w:rsidDel="00BF7FF5">
              <w:rPr>
                <w:rStyle w:val="Hyperlink"/>
                <w:noProof/>
              </w:rPr>
              <w:delText>Step « Regular Payments »</w:delText>
            </w:r>
            <w:r w:rsidDel="00BF7FF5">
              <w:rPr>
                <w:noProof/>
                <w:webHidden/>
              </w:rPr>
              <w:tab/>
              <w:delText>24</w:delText>
            </w:r>
          </w:del>
        </w:p>
        <w:p w:rsidR="00AF1514" w:rsidDel="00BF7FF5" w:rsidRDefault="00AF1514">
          <w:pPr>
            <w:pStyle w:val="TOC4"/>
            <w:tabs>
              <w:tab w:val="left" w:pos="1400"/>
              <w:tab w:val="right" w:leader="dot" w:pos="9060"/>
            </w:tabs>
            <w:rPr>
              <w:del w:id="229" w:author="Petya Kaisheva" w:date="2019-10-14T06:54:00Z"/>
              <w:rFonts w:eastAsiaTheme="minorEastAsia" w:cstheme="minorBidi"/>
              <w:noProof/>
              <w:sz w:val="22"/>
              <w:szCs w:val="22"/>
            </w:rPr>
          </w:pPr>
          <w:del w:id="230" w:author="Petya Kaisheva" w:date="2019-10-14T06:54:00Z">
            <w:r w:rsidRPr="00BF7FF5" w:rsidDel="00BF7FF5">
              <w:rPr>
                <w:rStyle w:val="Hyperlink"/>
                <w:noProof/>
              </w:rPr>
              <w:delText>3.1.4.1.</w:delText>
            </w:r>
            <w:r w:rsidDel="00BF7FF5">
              <w:rPr>
                <w:rFonts w:eastAsiaTheme="minorEastAsia" w:cstheme="minorBidi"/>
                <w:noProof/>
                <w:sz w:val="22"/>
                <w:szCs w:val="22"/>
              </w:rPr>
              <w:tab/>
            </w:r>
            <w:r w:rsidRPr="00BF7FF5" w:rsidDel="00BF7FF5">
              <w:rPr>
                <w:rStyle w:val="Hyperlink"/>
                <w:noProof/>
              </w:rPr>
              <w:delText>Description</w:delText>
            </w:r>
            <w:r w:rsidDel="00BF7FF5">
              <w:rPr>
                <w:noProof/>
                <w:webHidden/>
              </w:rPr>
              <w:tab/>
              <w:delText>24</w:delText>
            </w:r>
          </w:del>
        </w:p>
        <w:p w:rsidR="00AF1514" w:rsidDel="00BF7FF5" w:rsidRDefault="00AF1514">
          <w:pPr>
            <w:pStyle w:val="TOC4"/>
            <w:tabs>
              <w:tab w:val="left" w:pos="1400"/>
              <w:tab w:val="right" w:leader="dot" w:pos="9060"/>
            </w:tabs>
            <w:rPr>
              <w:del w:id="231" w:author="Petya Kaisheva" w:date="2019-10-14T06:54:00Z"/>
              <w:rFonts w:eastAsiaTheme="minorEastAsia" w:cstheme="minorBidi"/>
              <w:noProof/>
              <w:sz w:val="22"/>
              <w:szCs w:val="22"/>
            </w:rPr>
          </w:pPr>
          <w:del w:id="232" w:author="Petya Kaisheva" w:date="2019-10-14T06:54:00Z">
            <w:r w:rsidRPr="00BF7FF5" w:rsidDel="00BF7FF5">
              <w:rPr>
                <w:rStyle w:val="Hyperlink"/>
                <w:noProof/>
              </w:rPr>
              <w:delText>3.1.4.2.</w:delText>
            </w:r>
            <w:r w:rsidDel="00BF7FF5">
              <w:rPr>
                <w:rFonts w:eastAsiaTheme="minorEastAsia" w:cstheme="minorBidi"/>
                <w:noProof/>
                <w:sz w:val="22"/>
                <w:szCs w:val="22"/>
              </w:rPr>
              <w:tab/>
            </w:r>
            <w:r w:rsidRPr="00BF7FF5" w:rsidDel="00BF7FF5">
              <w:rPr>
                <w:rStyle w:val="Hyperlink"/>
                <w:noProof/>
              </w:rPr>
              <w:delText>Updates</w:delText>
            </w:r>
            <w:r w:rsidDel="00BF7FF5">
              <w:rPr>
                <w:noProof/>
                <w:webHidden/>
              </w:rPr>
              <w:tab/>
              <w:delText>24</w:delText>
            </w:r>
          </w:del>
        </w:p>
        <w:p w:rsidR="00AF1514" w:rsidDel="00BF7FF5" w:rsidRDefault="00AF1514">
          <w:pPr>
            <w:pStyle w:val="TOC4"/>
            <w:tabs>
              <w:tab w:val="left" w:pos="1400"/>
              <w:tab w:val="right" w:leader="dot" w:pos="9060"/>
            </w:tabs>
            <w:rPr>
              <w:del w:id="233" w:author="Petya Kaisheva" w:date="2019-10-14T06:54:00Z"/>
              <w:rFonts w:eastAsiaTheme="minorEastAsia" w:cstheme="minorBidi"/>
              <w:noProof/>
              <w:sz w:val="22"/>
              <w:szCs w:val="22"/>
            </w:rPr>
          </w:pPr>
          <w:del w:id="234" w:author="Petya Kaisheva" w:date="2019-10-14T06:54:00Z">
            <w:r w:rsidRPr="00BF7FF5" w:rsidDel="00BF7FF5">
              <w:rPr>
                <w:rStyle w:val="Hyperlink"/>
                <w:noProof/>
              </w:rPr>
              <w:delText>3.1.4.3.</w:delText>
            </w:r>
            <w:r w:rsidDel="00BF7FF5">
              <w:rPr>
                <w:rFonts w:eastAsiaTheme="minorEastAsia" w:cstheme="minorBidi"/>
                <w:noProof/>
                <w:sz w:val="22"/>
                <w:szCs w:val="22"/>
              </w:rPr>
              <w:tab/>
            </w:r>
            <w:r w:rsidRPr="00BF7FF5" w:rsidDel="00BF7FF5">
              <w:rPr>
                <w:rStyle w:val="Hyperlink"/>
                <w:noProof/>
              </w:rPr>
              <w:delText>Data Dictionary</w:delText>
            </w:r>
            <w:r w:rsidDel="00BF7FF5">
              <w:rPr>
                <w:noProof/>
                <w:webHidden/>
              </w:rPr>
              <w:tab/>
              <w:delText>25</w:delText>
            </w:r>
          </w:del>
        </w:p>
        <w:p w:rsidR="00AF1514" w:rsidDel="00BF7FF5" w:rsidRDefault="00AF1514">
          <w:pPr>
            <w:pStyle w:val="TOC4"/>
            <w:tabs>
              <w:tab w:val="left" w:pos="1400"/>
              <w:tab w:val="right" w:leader="dot" w:pos="9060"/>
            </w:tabs>
            <w:rPr>
              <w:del w:id="235" w:author="Petya Kaisheva" w:date="2019-10-14T06:54:00Z"/>
              <w:rFonts w:eastAsiaTheme="minorEastAsia" w:cstheme="minorBidi"/>
              <w:noProof/>
              <w:sz w:val="22"/>
              <w:szCs w:val="22"/>
            </w:rPr>
          </w:pPr>
          <w:del w:id="236" w:author="Petya Kaisheva" w:date="2019-10-14T06:54:00Z">
            <w:r w:rsidRPr="00BF7FF5" w:rsidDel="00BF7FF5">
              <w:rPr>
                <w:rStyle w:val="Hyperlink"/>
                <w:noProof/>
              </w:rPr>
              <w:delText>3.1.4.4.</w:delText>
            </w:r>
            <w:r w:rsidDel="00BF7FF5">
              <w:rPr>
                <w:rFonts w:eastAsiaTheme="minorEastAsia" w:cstheme="minorBidi"/>
                <w:noProof/>
                <w:sz w:val="22"/>
                <w:szCs w:val="22"/>
              </w:rPr>
              <w:tab/>
            </w:r>
            <w:r w:rsidRPr="00BF7FF5" w:rsidDel="00BF7FF5">
              <w:rPr>
                <w:rStyle w:val="Hyperlink"/>
                <w:noProof/>
              </w:rPr>
              <w:delText>Task Input Data</w:delText>
            </w:r>
            <w:r w:rsidDel="00BF7FF5">
              <w:rPr>
                <w:noProof/>
                <w:webHidden/>
              </w:rPr>
              <w:tab/>
              <w:delText>25</w:delText>
            </w:r>
          </w:del>
        </w:p>
        <w:p w:rsidR="00AF1514" w:rsidDel="00BF7FF5" w:rsidRDefault="00AF1514">
          <w:pPr>
            <w:pStyle w:val="TOC3"/>
            <w:tabs>
              <w:tab w:val="left" w:pos="1000"/>
              <w:tab w:val="right" w:leader="dot" w:pos="9060"/>
            </w:tabs>
            <w:rPr>
              <w:del w:id="237" w:author="Petya Kaisheva" w:date="2019-10-14T06:54:00Z"/>
              <w:rFonts w:eastAsiaTheme="minorEastAsia" w:cstheme="minorBidi"/>
              <w:noProof/>
              <w:sz w:val="22"/>
              <w:szCs w:val="22"/>
            </w:rPr>
          </w:pPr>
          <w:del w:id="238" w:author="Petya Kaisheva" w:date="2019-10-14T06:54:00Z">
            <w:r w:rsidRPr="00BF7FF5" w:rsidDel="00BF7FF5">
              <w:rPr>
                <w:rStyle w:val="Hyperlink"/>
                <w:noProof/>
              </w:rPr>
              <w:delText>3.1.5.</w:delText>
            </w:r>
            <w:r w:rsidDel="00BF7FF5">
              <w:rPr>
                <w:rFonts w:eastAsiaTheme="minorEastAsia" w:cstheme="minorBidi"/>
                <w:noProof/>
                <w:sz w:val="22"/>
                <w:szCs w:val="22"/>
              </w:rPr>
              <w:tab/>
            </w:r>
            <w:r w:rsidRPr="00BF7FF5" w:rsidDel="00BF7FF5">
              <w:rPr>
                <w:rStyle w:val="Hyperlink"/>
                <w:noProof/>
              </w:rPr>
              <w:delText>Step « Risk Definition »</w:delText>
            </w:r>
            <w:r w:rsidDel="00BF7FF5">
              <w:rPr>
                <w:noProof/>
                <w:webHidden/>
              </w:rPr>
              <w:tab/>
              <w:delText>26</w:delText>
            </w:r>
          </w:del>
        </w:p>
        <w:p w:rsidR="00AF1514" w:rsidDel="00BF7FF5" w:rsidRDefault="00AF1514">
          <w:pPr>
            <w:pStyle w:val="TOC4"/>
            <w:tabs>
              <w:tab w:val="left" w:pos="1400"/>
              <w:tab w:val="right" w:leader="dot" w:pos="9060"/>
            </w:tabs>
            <w:rPr>
              <w:del w:id="239" w:author="Petya Kaisheva" w:date="2019-10-14T06:54:00Z"/>
              <w:rFonts w:eastAsiaTheme="minorEastAsia" w:cstheme="minorBidi"/>
              <w:noProof/>
              <w:sz w:val="22"/>
              <w:szCs w:val="22"/>
            </w:rPr>
          </w:pPr>
          <w:del w:id="240" w:author="Petya Kaisheva" w:date="2019-10-14T06:54:00Z">
            <w:r w:rsidRPr="00BF7FF5" w:rsidDel="00BF7FF5">
              <w:rPr>
                <w:rStyle w:val="Hyperlink"/>
                <w:noProof/>
              </w:rPr>
              <w:delText>3.1.5.1.</w:delText>
            </w:r>
            <w:r w:rsidDel="00BF7FF5">
              <w:rPr>
                <w:rFonts w:eastAsiaTheme="minorEastAsia" w:cstheme="minorBidi"/>
                <w:noProof/>
                <w:sz w:val="22"/>
                <w:szCs w:val="22"/>
              </w:rPr>
              <w:tab/>
            </w:r>
            <w:r w:rsidRPr="00BF7FF5" w:rsidDel="00BF7FF5">
              <w:rPr>
                <w:rStyle w:val="Hyperlink"/>
                <w:noProof/>
              </w:rPr>
              <w:delText>Description</w:delText>
            </w:r>
            <w:r w:rsidDel="00BF7FF5">
              <w:rPr>
                <w:noProof/>
                <w:webHidden/>
              </w:rPr>
              <w:tab/>
              <w:delText>27</w:delText>
            </w:r>
          </w:del>
        </w:p>
        <w:p w:rsidR="00AF1514" w:rsidDel="00BF7FF5" w:rsidRDefault="00AF1514">
          <w:pPr>
            <w:pStyle w:val="TOC4"/>
            <w:tabs>
              <w:tab w:val="left" w:pos="1400"/>
              <w:tab w:val="right" w:leader="dot" w:pos="9060"/>
            </w:tabs>
            <w:rPr>
              <w:del w:id="241" w:author="Petya Kaisheva" w:date="2019-10-14T06:54:00Z"/>
              <w:rFonts w:eastAsiaTheme="minorEastAsia" w:cstheme="minorBidi"/>
              <w:noProof/>
              <w:sz w:val="22"/>
              <w:szCs w:val="22"/>
            </w:rPr>
          </w:pPr>
          <w:del w:id="242" w:author="Petya Kaisheva" w:date="2019-10-14T06:54:00Z">
            <w:r w:rsidRPr="00BF7FF5" w:rsidDel="00BF7FF5">
              <w:rPr>
                <w:rStyle w:val="Hyperlink"/>
                <w:noProof/>
              </w:rPr>
              <w:delText>3.1.5.2.</w:delText>
            </w:r>
            <w:r w:rsidDel="00BF7FF5">
              <w:rPr>
                <w:rFonts w:eastAsiaTheme="minorEastAsia" w:cstheme="minorBidi"/>
                <w:noProof/>
                <w:sz w:val="22"/>
                <w:szCs w:val="22"/>
              </w:rPr>
              <w:tab/>
            </w:r>
            <w:r w:rsidRPr="00BF7FF5" w:rsidDel="00BF7FF5">
              <w:rPr>
                <w:rStyle w:val="Hyperlink"/>
                <w:noProof/>
              </w:rPr>
              <w:delText>Updates</w:delText>
            </w:r>
            <w:r w:rsidDel="00BF7FF5">
              <w:rPr>
                <w:noProof/>
                <w:webHidden/>
              </w:rPr>
              <w:tab/>
              <w:delText>27</w:delText>
            </w:r>
          </w:del>
        </w:p>
        <w:p w:rsidR="00AF1514" w:rsidDel="00BF7FF5" w:rsidRDefault="00AF1514">
          <w:pPr>
            <w:pStyle w:val="TOC4"/>
            <w:tabs>
              <w:tab w:val="left" w:pos="1400"/>
              <w:tab w:val="right" w:leader="dot" w:pos="9060"/>
            </w:tabs>
            <w:rPr>
              <w:del w:id="243" w:author="Petya Kaisheva" w:date="2019-10-14T06:54:00Z"/>
              <w:rFonts w:eastAsiaTheme="minorEastAsia" w:cstheme="minorBidi"/>
              <w:noProof/>
              <w:sz w:val="22"/>
              <w:szCs w:val="22"/>
            </w:rPr>
          </w:pPr>
          <w:del w:id="244" w:author="Petya Kaisheva" w:date="2019-10-14T06:54:00Z">
            <w:r w:rsidRPr="00BF7FF5" w:rsidDel="00BF7FF5">
              <w:rPr>
                <w:rStyle w:val="Hyperlink"/>
                <w:noProof/>
              </w:rPr>
              <w:delText>3.1.5.3.</w:delText>
            </w:r>
            <w:r w:rsidDel="00BF7FF5">
              <w:rPr>
                <w:rFonts w:eastAsiaTheme="minorEastAsia" w:cstheme="minorBidi"/>
                <w:noProof/>
                <w:sz w:val="22"/>
                <w:szCs w:val="22"/>
              </w:rPr>
              <w:tab/>
            </w:r>
            <w:r w:rsidRPr="00BF7FF5" w:rsidDel="00BF7FF5">
              <w:rPr>
                <w:rStyle w:val="Hyperlink"/>
                <w:noProof/>
              </w:rPr>
              <w:delText>Data Dictionary</w:delText>
            </w:r>
            <w:r w:rsidDel="00BF7FF5">
              <w:rPr>
                <w:noProof/>
                <w:webHidden/>
              </w:rPr>
              <w:tab/>
              <w:delText>27</w:delText>
            </w:r>
          </w:del>
        </w:p>
        <w:p w:rsidR="00AF1514" w:rsidDel="00BF7FF5" w:rsidRDefault="00AF1514">
          <w:pPr>
            <w:pStyle w:val="TOC4"/>
            <w:tabs>
              <w:tab w:val="left" w:pos="1400"/>
              <w:tab w:val="right" w:leader="dot" w:pos="9060"/>
            </w:tabs>
            <w:rPr>
              <w:del w:id="245" w:author="Petya Kaisheva" w:date="2019-10-14T06:54:00Z"/>
              <w:rFonts w:eastAsiaTheme="minorEastAsia" w:cstheme="minorBidi"/>
              <w:noProof/>
              <w:sz w:val="22"/>
              <w:szCs w:val="22"/>
            </w:rPr>
          </w:pPr>
          <w:del w:id="246" w:author="Petya Kaisheva" w:date="2019-10-14T06:54:00Z">
            <w:r w:rsidRPr="00BF7FF5" w:rsidDel="00BF7FF5">
              <w:rPr>
                <w:rStyle w:val="Hyperlink"/>
                <w:noProof/>
              </w:rPr>
              <w:delText>3.1.5.4.</w:delText>
            </w:r>
            <w:r w:rsidDel="00BF7FF5">
              <w:rPr>
                <w:rFonts w:eastAsiaTheme="minorEastAsia" w:cstheme="minorBidi"/>
                <w:noProof/>
                <w:sz w:val="22"/>
                <w:szCs w:val="22"/>
              </w:rPr>
              <w:tab/>
            </w:r>
            <w:r w:rsidRPr="00BF7FF5" w:rsidDel="00BF7FF5">
              <w:rPr>
                <w:rStyle w:val="Hyperlink"/>
                <w:noProof/>
              </w:rPr>
              <w:delText>Task Input Data</w:delText>
            </w:r>
            <w:r w:rsidDel="00BF7FF5">
              <w:rPr>
                <w:noProof/>
                <w:webHidden/>
              </w:rPr>
              <w:tab/>
              <w:delText>28</w:delText>
            </w:r>
          </w:del>
        </w:p>
        <w:p w:rsidR="00AF1514" w:rsidDel="00BF7FF5" w:rsidRDefault="00AF1514">
          <w:pPr>
            <w:pStyle w:val="TOC3"/>
            <w:tabs>
              <w:tab w:val="left" w:pos="1000"/>
              <w:tab w:val="right" w:leader="dot" w:pos="9060"/>
            </w:tabs>
            <w:rPr>
              <w:del w:id="247" w:author="Petya Kaisheva" w:date="2019-10-14T06:54:00Z"/>
              <w:rFonts w:eastAsiaTheme="minorEastAsia" w:cstheme="minorBidi"/>
              <w:noProof/>
              <w:sz w:val="22"/>
              <w:szCs w:val="22"/>
            </w:rPr>
          </w:pPr>
          <w:del w:id="248" w:author="Petya Kaisheva" w:date="2019-10-14T06:54:00Z">
            <w:r w:rsidRPr="00BF7FF5" w:rsidDel="00BF7FF5">
              <w:rPr>
                <w:rStyle w:val="Hyperlink"/>
                <w:noProof/>
              </w:rPr>
              <w:delText>3.1.6.</w:delText>
            </w:r>
            <w:r w:rsidDel="00BF7FF5">
              <w:rPr>
                <w:rFonts w:eastAsiaTheme="minorEastAsia" w:cstheme="minorBidi"/>
                <w:noProof/>
                <w:sz w:val="22"/>
                <w:szCs w:val="22"/>
              </w:rPr>
              <w:tab/>
            </w:r>
            <w:r w:rsidRPr="00BF7FF5" w:rsidDel="00BF7FF5">
              <w:rPr>
                <w:rStyle w:val="Hyperlink"/>
                <w:noProof/>
              </w:rPr>
              <w:delText>Step « Premium Adjustments »</w:delText>
            </w:r>
            <w:r w:rsidDel="00BF7FF5">
              <w:rPr>
                <w:noProof/>
                <w:webHidden/>
              </w:rPr>
              <w:tab/>
              <w:delText>31</w:delText>
            </w:r>
          </w:del>
        </w:p>
        <w:p w:rsidR="00AF1514" w:rsidDel="00BF7FF5" w:rsidRDefault="00AF1514">
          <w:pPr>
            <w:pStyle w:val="TOC4"/>
            <w:tabs>
              <w:tab w:val="left" w:pos="1400"/>
              <w:tab w:val="right" w:leader="dot" w:pos="9060"/>
            </w:tabs>
            <w:rPr>
              <w:del w:id="249" w:author="Petya Kaisheva" w:date="2019-10-14T06:54:00Z"/>
              <w:rFonts w:eastAsiaTheme="minorEastAsia" w:cstheme="minorBidi"/>
              <w:noProof/>
              <w:sz w:val="22"/>
              <w:szCs w:val="22"/>
            </w:rPr>
          </w:pPr>
          <w:del w:id="250" w:author="Petya Kaisheva" w:date="2019-10-14T06:54:00Z">
            <w:r w:rsidRPr="00BF7FF5" w:rsidDel="00BF7FF5">
              <w:rPr>
                <w:rStyle w:val="Hyperlink"/>
                <w:noProof/>
              </w:rPr>
              <w:delText>3.1.6.1.</w:delText>
            </w:r>
            <w:r w:rsidDel="00BF7FF5">
              <w:rPr>
                <w:rFonts w:eastAsiaTheme="minorEastAsia" w:cstheme="minorBidi"/>
                <w:noProof/>
                <w:sz w:val="22"/>
                <w:szCs w:val="22"/>
              </w:rPr>
              <w:tab/>
            </w:r>
            <w:r w:rsidRPr="00BF7FF5" w:rsidDel="00BF7FF5">
              <w:rPr>
                <w:rStyle w:val="Hyperlink"/>
                <w:noProof/>
              </w:rPr>
              <w:delText>Description</w:delText>
            </w:r>
            <w:r w:rsidDel="00BF7FF5">
              <w:rPr>
                <w:noProof/>
                <w:webHidden/>
              </w:rPr>
              <w:tab/>
              <w:delText>31</w:delText>
            </w:r>
          </w:del>
        </w:p>
        <w:p w:rsidR="00AF1514" w:rsidDel="00BF7FF5" w:rsidRDefault="00AF1514">
          <w:pPr>
            <w:pStyle w:val="TOC4"/>
            <w:tabs>
              <w:tab w:val="left" w:pos="1400"/>
              <w:tab w:val="right" w:leader="dot" w:pos="9060"/>
            </w:tabs>
            <w:rPr>
              <w:del w:id="251" w:author="Petya Kaisheva" w:date="2019-10-14T06:54:00Z"/>
              <w:rFonts w:eastAsiaTheme="minorEastAsia" w:cstheme="minorBidi"/>
              <w:noProof/>
              <w:sz w:val="22"/>
              <w:szCs w:val="22"/>
            </w:rPr>
          </w:pPr>
          <w:del w:id="252" w:author="Petya Kaisheva" w:date="2019-10-14T06:54:00Z">
            <w:r w:rsidRPr="00BF7FF5" w:rsidDel="00BF7FF5">
              <w:rPr>
                <w:rStyle w:val="Hyperlink"/>
                <w:noProof/>
              </w:rPr>
              <w:delText>3.1.6.2.</w:delText>
            </w:r>
            <w:r w:rsidDel="00BF7FF5">
              <w:rPr>
                <w:rFonts w:eastAsiaTheme="minorEastAsia" w:cstheme="minorBidi"/>
                <w:noProof/>
                <w:sz w:val="22"/>
                <w:szCs w:val="22"/>
              </w:rPr>
              <w:tab/>
            </w:r>
            <w:r w:rsidRPr="00BF7FF5" w:rsidDel="00BF7FF5">
              <w:rPr>
                <w:rStyle w:val="Hyperlink"/>
                <w:noProof/>
              </w:rPr>
              <w:delText>Updates</w:delText>
            </w:r>
            <w:r w:rsidDel="00BF7FF5">
              <w:rPr>
                <w:noProof/>
                <w:webHidden/>
              </w:rPr>
              <w:tab/>
              <w:delText>31</w:delText>
            </w:r>
          </w:del>
        </w:p>
        <w:p w:rsidR="00AF1514" w:rsidDel="00BF7FF5" w:rsidRDefault="00AF1514">
          <w:pPr>
            <w:pStyle w:val="TOC4"/>
            <w:tabs>
              <w:tab w:val="left" w:pos="1400"/>
              <w:tab w:val="right" w:leader="dot" w:pos="9060"/>
            </w:tabs>
            <w:rPr>
              <w:del w:id="253" w:author="Petya Kaisheva" w:date="2019-10-14T06:54:00Z"/>
              <w:rFonts w:eastAsiaTheme="minorEastAsia" w:cstheme="minorBidi"/>
              <w:noProof/>
              <w:sz w:val="22"/>
              <w:szCs w:val="22"/>
            </w:rPr>
          </w:pPr>
          <w:del w:id="254" w:author="Petya Kaisheva" w:date="2019-10-14T06:54:00Z">
            <w:r w:rsidRPr="00BF7FF5" w:rsidDel="00BF7FF5">
              <w:rPr>
                <w:rStyle w:val="Hyperlink"/>
                <w:noProof/>
              </w:rPr>
              <w:delText>3.1.6.3.</w:delText>
            </w:r>
            <w:r w:rsidDel="00BF7FF5">
              <w:rPr>
                <w:rFonts w:eastAsiaTheme="minorEastAsia" w:cstheme="minorBidi"/>
                <w:noProof/>
                <w:sz w:val="22"/>
                <w:szCs w:val="22"/>
              </w:rPr>
              <w:tab/>
            </w:r>
            <w:r w:rsidRPr="00BF7FF5" w:rsidDel="00BF7FF5">
              <w:rPr>
                <w:rStyle w:val="Hyperlink"/>
                <w:noProof/>
              </w:rPr>
              <w:delText>Data Dictionary</w:delText>
            </w:r>
            <w:r w:rsidDel="00BF7FF5">
              <w:rPr>
                <w:noProof/>
                <w:webHidden/>
              </w:rPr>
              <w:tab/>
              <w:delText>31</w:delText>
            </w:r>
          </w:del>
        </w:p>
        <w:p w:rsidR="00AF1514" w:rsidDel="00BF7FF5" w:rsidRDefault="00AF1514">
          <w:pPr>
            <w:pStyle w:val="TOC4"/>
            <w:tabs>
              <w:tab w:val="left" w:pos="1400"/>
              <w:tab w:val="right" w:leader="dot" w:pos="9060"/>
            </w:tabs>
            <w:rPr>
              <w:del w:id="255" w:author="Petya Kaisheva" w:date="2019-10-14T06:54:00Z"/>
              <w:rFonts w:eastAsiaTheme="minorEastAsia" w:cstheme="minorBidi"/>
              <w:noProof/>
              <w:sz w:val="22"/>
              <w:szCs w:val="22"/>
            </w:rPr>
          </w:pPr>
          <w:del w:id="256" w:author="Petya Kaisheva" w:date="2019-10-14T06:54:00Z">
            <w:r w:rsidRPr="00BF7FF5" w:rsidDel="00BF7FF5">
              <w:rPr>
                <w:rStyle w:val="Hyperlink"/>
                <w:noProof/>
              </w:rPr>
              <w:delText>3.1.6.4.</w:delText>
            </w:r>
            <w:r w:rsidDel="00BF7FF5">
              <w:rPr>
                <w:rFonts w:eastAsiaTheme="minorEastAsia" w:cstheme="minorBidi"/>
                <w:noProof/>
                <w:sz w:val="22"/>
                <w:szCs w:val="22"/>
              </w:rPr>
              <w:tab/>
            </w:r>
            <w:r w:rsidRPr="00BF7FF5" w:rsidDel="00BF7FF5">
              <w:rPr>
                <w:rStyle w:val="Hyperlink"/>
                <w:noProof/>
              </w:rPr>
              <w:delText>Task Input Data</w:delText>
            </w:r>
            <w:r w:rsidDel="00BF7FF5">
              <w:rPr>
                <w:noProof/>
                <w:webHidden/>
              </w:rPr>
              <w:tab/>
              <w:delText>32</w:delText>
            </w:r>
          </w:del>
        </w:p>
        <w:p w:rsidR="00AF1514" w:rsidDel="00BF7FF5" w:rsidRDefault="00AF1514">
          <w:pPr>
            <w:pStyle w:val="TOC3"/>
            <w:tabs>
              <w:tab w:val="left" w:pos="1000"/>
              <w:tab w:val="right" w:leader="dot" w:pos="9060"/>
            </w:tabs>
            <w:rPr>
              <w:del w:id="257" w:author="Petya Kaisheva" w:date="2019-10-14T06:54:00Z"/>
              <w:rFonts w:eastAsiaTheme="minorEastAsia" w:cstheme="minorBidi"/>
              <w:noProof/>
              <w:sz w:val="22"/>
              <w:szCs w:val="22"/>
            </w:rPr>
          </w:pPr>
          <w:del w:id="258" w:author="Petya Kaisheva" w:date="2019-10-14T06:54:00Z">
            <w:r w:rsidRPr="00BF7FF5" w:rsidDel="00BF7FF5">
              <w:rPr>
                <w:rStyle w:val="Hyperlink"/>
                <w:noProof/>
              </w:rPr>
              <w:delText>3.1.7.</w:delText>
            </w:r>
            <w:r w:rsidDel="00BF7FF5">
              <w:rPr>
                <w:rFonts w:eastAsiaTheme="minorEastAsia" w:cstheme="minorBidi"/>
                <w:noProof/>
                <w:sz w:val="22"/>
                <w:szCs w:val="22"/>
              </w:rPr>
              <w:tab/>
            </w:r>
            <w:r w:rsidRPr="00BF7FF5" w:rsidDel="00BF7FF5">
              <w:rPr>
                <w:rStyle w:val="Hyperlink"/>
                <w:noProof/>
              </w:rPr>
              <w:delText>Step « Validation »</w:delText>
            </w:r>
            <w:r w:rsidDel="00BF7FF5">
              <w:rPr>
                <w:noProof/>
                <w:webHidden/>
              </w:rPr>
              <w:tab/>
              <w:delText>32</w:delText>
            </w:r>
          </w:del>
        </w:p>
        <w:p w:rsidR="00AF1514" w:rsidDel="00BF7FF5" w:rsidRDefault="00AF1514">
          <w:pPr>
            <w:pStyle w:val="TOC4"/>
            <w:tabs>
              <w:tab w:val="left" w:pos="1400"/>
              <w:tab w:val="right" w:leader="dot" w:pos="9060"/>
            </w:tabs>
            <w:rPr>
              <w:del w:id="259" w:author="Petya Kaisheva" w:date="2019-10-14T06:54:00Z"/>
              <w:rFonts w:eastAsiaTheme="minorEastAsia" w:cstheme="minorBidi"/>
              <w:noProof/>
              <w:sz w:val="22"/>
              <w:szCs w:val="22"/>
            </w:rPr>
          </w:pPr>
          <w:del w:id="260" w:author="Petya Kaisheva" w:date="2019-10-14T06:54:00Z">
            <w:r w:rsidRPr="00BF7FF5" w:rsidDel="00BF7FF5">
              <w:rPr>
                <w:rStyle w:val="Hyperlink"/>
                <w:noProof/>
              </w:rPr>
              <w:delText>3.1.7.1.</w:delText>
            </w:r>
            <w:r w:rsidDel="00BF7FF5">
              <w:rPr>
                <w:rFonts w:eastAsiaTheme="minorEastAsia" w:cstheme="minorBidi"/>
                <w:noProof/>
                <w:sz w:val="22"/>
                <w:szCs w:val="22"/>
              </w:rPr>
              <w:tab/>
            </w:r>
            <w:r w:rsidRPr="00BF7FF5" w:rsidDel="00BF7FF5">
              <w:rPr>
                <w:rStyle w:val="Hyperlink"/>
                <w:noProof/>
              </w:rPr>
              <w:delText>Description</w:delText>
            </w:r>
            <w:r w:rsidDel="00BF7FF5">
              <w:rPr>
                <w:noProof/>
                <w:webHidden/>
              </w:rPr>
              <w:tab/>
              <w:delText>32</w:delText>
            </w:r>
          </w:del>
        </w:p>
        <w:p w:rsidR="00AF1514" w:rsidDel="00BF7FF5" w:rsidRDefault="00AF1514">
          <w:pPr>
            <w:pStyle w:val="TOC4"/>
            <w:tabs>
              <w:tab w:val="left" w:pos="1400"/>
              <w:tab w:val="right" w:leader="dot" w:pos="9060"/>
            </w:tabs>
            <w:rPr>
              <w:del w:id="261" w:author="Petya Kaisheva" w:date="2019-10-14T06:54:00Z"/>
              <w:rFonts w:eastAsiaTheme="minorEastAsia" w:cstheme="minorBidi"/>
              <w:noProof/>
              <w:sz w:val="22"/>
              <w:szCs w:val="22"/>
            </w:rPr>
          </w:pPr>
          <w:del w:id="262" w:author="Petya Kaisheva" w:date="2019-10-14T06:54:00Z">
            <w:r w:rsidRPr="00BF7FF5" w:rsidDel="00BF7FF5">
              <w:rPr>
                <w:rStyle w:val="Hyperlink"/>
                <w:noProof/>
              </w:rPr>
              <w:delText>3.1.7.2.</w:delText>
            </w:r>
            <w:r w:rsidDel="00BF7FF5">
              <w:rPr>
                <w:rFonts w:eastAsiaTheme="minorEastAsia" w:cstheme="minorBidi"/>
                <w:noProof/>
                <w:sz w:val="22"/>
                <w:szCs w:val="22"/>
              </w:rPr>
              <w:tab/>
            </w:r>
            <w:r w:rsidRPr="00BF7FF5" w:rsidDel="00BF7FF5">
              <w:rPr>
                <w:rStyle w:val="Hyperlink"/>
                <w:noProof/>
              </w:rPr>
              <w:delText>Updates</w:delText>
            </w:r>
            <w:r w:rsidDel="00BF7FF5">
              <w:rPr>
                <w:noProof/>
                <w:webHidden/>
              </w:rPr>
              <w:tab/>
              <w:delText>32</w:delText>
            </w:r>
          </w:del>
        </w:p>
        <w:p w:rsidR="00AF1514" w:rsidDel="00BF7FF5" w:rsidRDefault="00AF1514">
          <w:pPr>
            <w:pStyle w:val="TOC2"/>
            <w:tabs>
              <w:tab w:val="left" w:pos="600"/>
              <w:tab w:val="right" w:leader="dot" w:pos="9060"/>
            </w:tabs>
            <w:rPr>
              <w:del w:id="263" w:author="Petya Kaisheva" w:date="2019-10-14T06:54:00Z"/>
              <w:rFonts w:eastAsiaTheme="minorEastAsia" w:cstheme="minorBidi"/>
              <w:b w:val="0"/>
              <w:bCs w:val="0"/>
              <w:noProof/>
              <w:sz w:val="22"/>
              <w:szCs w:val="22"/>
            </w:rPr>
          </w:pPr>
          <w:del w:id="264" w:author="Petya Kaisheva" w:date="2019-10-14T06:54:00Z">
            <w:r w:rsidRPr="00BF7FF5" w:rsidDel="00BF7FF5">
              <w:rPr>
                <w:rStyle w:val="Hyperlink"/>
                <w:b w:val="0"/>
                <w:bCs w:val="0"/>
                <w:noProof/>
              </w:rPr>
              <w:delText>3.2.</w:delText>
            </w:r>
            <w:r w:rsidDel="00BF7FF5">
              <w:rPr>
                <w:rFonts w:eastAsiaTheme="minorEastAsia" w:cstheme="minorBidi"/>
                <w:b w:val="0"/>
                <w:bCs w:val="0"/>
                <w:noProof/>
                <w:sz w:val="22"/>
                <w:szCs w:val="22"/>
              </w:rPr>
              <w:tab/>
            </w:r>
            <w:r w:rsidRPr="00BF7FF5" w:rsidDel="00BF7FF5">
              <w:rPr>
                <w:rStyle w:val="Hyperlink"/>
                <w:b w:val="0"/>
                <w:bCs w:val="0"/>
                <w:noProof/>
              </w:rPr>
              <w:delText>Secondary Business Activities by Risk</w:delText>
            </w:r>
            <w:r w:rsidDel="00BF7FF5">
              <w:rPr>
                <w:noProof/>
                <w:webHidden/>
              </w:rPr>
              <w:tab/>
              <w:delText>32</w:delText>
            </w:r>
          </w:del>
        </w:p>
        <w:p w:rsidR="00AF1514" w:rsidDel="00BF7FF5" w:rsidRDefault="00AF1514">
          <w:pPr>
            <w:pStyle w:val="TOC3"/>
            <w:tabs>
              <w:tab w:val="left" w:pos="1000"/>
              <w:tab w:val="right" w:leader="dot" w:pos="9060"/>
            </w:tabs>
            <w:rPr>
              <w:del w:id="265" w:author="Petya Kaisheva" w:date="2019-10-14T06:54:00Z"/>
              <w:rFonts w:eastAsiaTheme="minorEastAsia" w:cstheme="minorBidi"/>
              <w:noProof/>
              <w:sz w:val="22"/>
              <w:szCs w:val="22"/>
            </w:rPr>
          </w:pPr>
          <w:del w:id="266" w:author="Petya Kaisheva" w:date="2019-10-14T06:54:00Z">
            <w:r w:rsidRPr="00BF7FF5" w:rsidDel="00BF7FF5">
              <w:rPr>
                <w:rStyle w:val="Hyperlink"/>
                <w:noProof/>
              </w:rPr>
              <w:delText>3.2.1.</w:delText>
            </w:r>
            <w:r w:rsidDel="00BF7FF5">
              <w:rPr>
                <w:rFonts w:eastAsiaTheme="minorEastAsia" w:cstheme="minorBidi"/>
                <w:noProof/>
                <w:sz w:val="22"/>
                <w:szCs w:val="22"/>
              </w:rPr>
              <w:tab/>
            </w:r>
            <w:r w:rsidRPr="00BF7FF5" w:rsidDel="00BF7FF5">
              <w:rPr>
                <w:rStyle w:val="Hyperlink"/>
                <w:noProof/>
              </w:rPr>
              <w:delText>“Create Risk” Secondary Business Activity</w:delText>
            </w:r>
            <w:r w:rsidDel="00BF7FF5">
              <w:rPr>
                <w:noProof/>
                <w:webHidden/>
              </w:rPr>
              <w:tab/>
              <w:delText>32</w:delText>
            </w:r>
          </w:del>
        </w:p>
        <w:p w:rsidR="00AF1514" w:rsidDel="00BF7FF5" w:rsidRDefault="00AF1514">
          <w:pPr>
            <w:pStyle w:val="TOC1"/>
            <w:tabs>
              <w:tab w:val="left" w:pos="400"/>
              <w:tab w:val="right" w:leader="dot" w:pos="9060"/>
            </w:tabs>
            <w:rPr>
              <w:del w:id="267" w:author="Petya Kaisheva" w:date="2019-10-14T06:54:00Z"/>
              <w:rFonts w:asciiTheme="minorHAnsi" w:eastAsiaTheme="minorEastAsia" w:hAnsiTheme="minorHAnsi" w:cstheme="minorBidi"/>
              <w:b w:val="0"/>
              <w:bCs w:val="0"/>
              <w:caps w:val="0"/>
              <w:noProof/>
              <w:sz w:val="22"/>
              <w:szCs w:val="22"/>
            </w:rPr>
          </w:pPr>
          <w:del w:id="268" w:author="Petya Kaisheva" w:date="2019-10-14T06:54:00Z">
            <w:r w:rsidRPr="00BF7FF5" w:rsidDel="00BF7FF5">
              <w:rPr>
                <w:rStyle w:val="Hyperlink"/>
                <w:b w:val="0"/>
                <w:bCs w:val="0"/>
                <w:caps w:val="0"/>
                <w:noProof/>
              </w:rPr>
              <w:delText>4.</w:delText>
            </w:r>
            <w:r w:rsidDel="00BF7FF5">
              <w:rPr>
                <w:rFonts w:asciiTheme="minorHAnsi" w:eastAsiaTheme="minorEastAsia" w:hAnsiTheme="minorHAnsi" w:cstheme="minorBidi"/>
                <w:b w:val="0"/>
                <w:bCs w:val="0"/>
                <w:caps w:val="0"/>
                <w:noProof/>
                <w:sz w:val="22"/>
                <w:szCs w:val="22"/>
              </w:rPr>
              <w:tab/>
            </w:r>
            <w:r w:rsidRPr="00BF7FF5" w:rsidDel="00BF7FF5">
              <w:rPr>
                <w:rStyle w:val="Hyperlink"/>
                <w:b w:val="0"/>
                <w:bCs w:val="0"/>
                <w:caps w:val="0"/>
                <w:noProof/>
              </w:rPr>
              <w:delText>Parameterisation</w:delText>
            </w:r>
            <w:r w:rsidDel="00BF7FF5">
              <w:rPr>
                <w:noProof/>
                <w:webHidden/>
              </w:rPr>
              <w:tab/>
              <w:delText>34</w:delText>
            </w:r>
          </w:del>
        </w:p>
        <w:p w:rsidR="00AF1514" w:rsidDel="00BF7FF5" w:rsidRDefault="00AF1514">
          <w:pPr>
            <w:pStyle w:val="TOC2"/>
            <w:tabs>
              <w:tab w:val="left" w:pos="600"/>
              <w:tab w:val="right" w:leader="dot" w:pos="9060"/>
            </w:tabs>
            <w:rPr>
              <w:del w:id="269" w:author="Petya Kaisheva" w:date="2019-10-14T06:54:00Z"/>
              <w:rFonts w:eastAsiaTheme="minorEastAsia" w:cstheme="minorBidi"/>
              <w:b w:val="0"/>
              <w:bCs w:val="0"/>
              <w:noProof/>
              <w:sz w:val="22"/>
              <w:szCs w:val="22"/>
            </w:rPr>
          </w:pPr>
          <w:del w:id="270" w:author="Petya Kaisheva" w:date="2019-10-14T06:54:00Z">
            <w:r w:rsidRPr="00BF7FF5" w:rsidDel="00BF7FF5">
              <w:rPr>
                <w:rStyle w:val="Hyperlink"/>
                <w:b w:val="0"/>
                <w:bCs w:val="0"/>
                <w:noProof/>
              </w:rPr>
              <w:delText>4.1.</w:delText>
            </w:r>
            <w:r w:rsidDel="00BF7FF5">
              <w:rPr>
                <w:rFonts w:eastAsiaTheme="minorEastAsia" w:cstheme="minorBidi"/>
                <w:b w:val="0"/>
                <w:bCs w:val="0"/>
                <w:noProof/>
                <w:sz w:val="22"/>
                <w:szCs w:val="22"/>
              </w:rPr>
              <w:tab/>
            </w:r>
            <w:r w:rsidRPr="00BF7FF5" w:rsidDel="00BF7FF5">
              <w:rPr>
                <w:rStyle w:val="Hyperlink"/>
                <w:b w:val="0"/>
                <w:bCs w:val="0"/>
                <w:noProof/>
              </w:rPr>
              <w:delText xml:space="preserve">Step </w:delText>
            </w:r>
            <w:r w:rsidRPr="00BF7FF5" w:rsidDel="00BF7FF5">
              <w:rPr>
                <w:rStyle w:val="Hyperlink"/>
                <w:b w:val="0"/>
                <w:bCs w:val="0"/>
                <w:noProof/>
                <w:lang w:val="en-US"/>
              </w:rPr>
              <w:delText>“</w:delText>
            </w:r>
            <w:r w:rsidRPr="00BF7FF5" w:rsidDel="00BF7FF5">
              <w:rPr>
                <w:rStyle w:val="Hyperlink"/>
                <w:b w:val="0"/>
                <w:bCs w:val="0"/>
                <w:noProof/>
              </w:rPr>
              <w:delText>Premium Adjustment” on activity “New Business”</w:delText>
            </w:r>
            <w:r w:rsidDel="00BF7FF5">
              <w:rPr>
                <w:noProof/>
                <w:webHidden/>
              </w:rPr>
              <w:tab/>
              <w:delText>34</w:delText>
            </w:r>
          </w:del>
        </w:p>
        <w:p w:rsidR="00AF1514" w:rsidDel="00BF7FF5" w:rsidRDefault="00AF1514">
          <w:pPr>
            <w:pStyle w:val="TOC1"/>
            <w:tabs>
              <w:tab w:val="left" w:pos="400"/>
              <w:tab w:val="right" w:leader="dot" w:pos="9060"/>
            </w:tabs>
            <w:rPr>
              <w:del w:id="271" w:author="Petya Kaisheva" w:date="2019-10-14T06:54:00Z"/>
              <w:rFonts w:asciiTheme="minorHAnsi" w:eastAsiaTheme="minorEastAsia" w:hAnsiTheme="minorHAnsi" w:cstheme="minorBidi"/>
              <w:b w:val="0"/>
              <w:bCs w:val="0"/>
              <w:caps w:val="0"/>
              <w:noProof/>
              <w:sz w:val="22"/>
              <w:szCs w:val="22"/>
            </w:rPr>
          </w:pPr>
          <w:del w:id="272" w:author="Petya Kaisheva" w:date="2019-10-14T06:54:00Z">
            <w:r w:rsidRPr="00BF7FF5" w:rsidDel="00BF7FF5">
              <w:rPr>
                <w:rStyle w:val="Hyperlink"/>
                <w:b w:val="0"/>
                <w:bCs w:val="0"/>
                <w:caps w:val="0"/>
                <w:noProof/>
              </w:rPr>
              <w:delText>5.</w:delText>
            </w:r>
            <w:r w:rsidDel="00BF7FF5">
              <w:rPr>
                <w:rFonts w:asciiTheme="minorHAnsi" w:eastAsiaTheme="minorEastAsia" w:hAnsiTheme="minorHAnsi" w:cstheme="minorBidi"/>
                <w:b w:val="0"/>
                <w:bCs w:val="0"/>
                <w:caps w:val="0"/>
                <w:noProof/>
                <w:sz w:val="22"/>
                <w:szCs w:val="22"/>
              </w:rPr>
              <w:tab/>
            </w:r>
            <w:r w:rsidRPr="00BF7FF5" w:rsidDel="00BF7FF5">
              <w:rPr>
                <w:rStyle w:val="Hyperlink"/>
                <w:b w:val="0"/>
                <w:bCs w:val="0"/>
                <w:caps w:val="0"/>
                <w:noProof/>
              </w:rPr>
              <w:delText>Appendix</w:delText>
            </w:r>
            <w:r w:rsidDel="00BF7FF5">
              <w:rPr>
                <w:noProof/>
                <w:webHidden/>
              </w:rPr>
              <w:tab/>
              <w:delText>36</w:delText>
            </w:r>
          </w:del>
        </w:p>
        <w:p w:rsidR="00AF1514" w:rsidDel="00BF7FF5" w:rsidRDefault="00AF1514">
          <w:pPr>
            <w:pStyle w:val="TOC1"/>
            <w:tabs>
              <w:tab w:val="left" w:pos="400"/>
              <w:tab w:val="right" w:leader="dot" w:pos="9060"/>
            </w:tabs>
            <w:rPr>
              <w:del w:id="273" w:author="Petya Kaisheva" w:date="2019-10-14T06:54:00Z"/>
              <w:rFonts w:asciiTheme="minorHAnsi" w:eastAsiaTheme="minorEastAsia" w:hAnsiTheme="minorHAnsi" w:cstheme="minorBidi"/>
              <w:b w:val="0"/>
              <w:bCs w:val="0"/>
              <w:caps w:val="0"/>
              <w:noProof/>
              <w:sz w:val="22"/>
              <w:szCs w:val="22"/>
            </w:rPr>
          </w:pPr>
          <w:del w:id="274" w:author="Petya Kaisheva" w:date="2019-10-14T06:54:00Z">
            <w:r w:rsidRPr="00BF7FF5" w:rsidDel="00BF7FF5">
              <w:rPr>
                <w:rStyle w:val="Hyperlink"/>
                <w:b w:val="0"/>
                <w:bCs w:val="0"/>
                <w:caps w:val="0"/>
                <w:noProof/>
              </w:rPr>
              <w:delText>6.</w:delText>
            </w:r>
            <w:r w:rsidDel="00BF7FF5">
              <w:rPr>
                <w:rFonts w:asciiTheme="minorHAnsi" w:eastAsiaTheme="minorEastAsia" w:hAnsiTheme="minorHAnsi" w:cstheme="minorBidi"/>
                <w:b w:val="0"/>
                <w:bCs w:val="0"/>
                <w:caps w:val="0"/>
                <w:noProof/>
                <w:sz w:val="22"/>
                <w:szCs w:val="22"/>
              </w:rPr>
              <w:tab/>
            </w:r>
            <w:r w:rsidRPr="00BF7FF5" w:rsidDel="00BF7FF5">
              <w:rPr>
                <w:rStyle w:val="Hyperlink"/>
                <w:b w:val="0"/>
                <w:bCs w:val="0"/>
                <w:caps w:val="0"/>
                <w:noProof/>
              </w:rPr>
              <w:delText>Glossary</w:delText>
            </w:r>
            <w:r w:rsidDel="00BF7FF5">
              <w:rPr>
                <w:noProof/>
                <w:webHidden/>
              </w:rPr>
              <w:tab/>
              <w:delText>37</w:delText>
            </w:r>
          </w:del>
        </w:p>
        <w:p w:rsidR="00E407CB" w:rsidDel="00BF7FF5" w:rsidRDefault="00E407CB">
          <w:pPr>
            <w:pStyle w:val="TOC1"/>
            <w:tabs>
              <w:tab w:val="left" w:pos="400"/>
              <w:tab w:val="right" w:leader="dot" w:pos="9060"/>
            </w:tabs>
            <w:rPr>
              <w:del w:id="275" w:author="Petya Kaisheva" w:date="2019-10-14T06:54:00Z"/>
              <w:rFonts w:asciiTheme="minorHAnsi" w:eastAsiaTheme="minorEastAsia" w:hAnsiTheme="minorHAnsi" w:cstheme="minorBidi"/>
              <w:b w:val="0"/>
              <w:bCs w:val="0"/>
              <w:caps w:val="0"/>
              <w:noProof/>
              <w:sz w:val="22"/>
              <w:szCs w:val="22"/>
            </w:rPr>
          </w:pPr>
          <w:del w:id="276" w:author="Petya Kaisheva" w:date="2019-10-14T06:54:00Z">
            <w:r w:rsidRPr="00AF1514" w:rsidDel="00BF7FF5">
              <w:rPr>
                <w:rPrChange w:id="277" w:author="Krasen Karagyozov" w:date="2017-11-10T11:04:00Z">
                  <w:rPr>
                    <w:rStyle w:val="Hyperlink"/>
                    <w:noProof/>
                  </w:rPr>
                </w:rPrChange>
              </w:rPr>
              <w:delText>1.</w:delText>
            </w:r>
            <w:r w:rsidDel="00BF7FF5">
              <w:rPr>
                <w:rFonts w:asciiTheme="minorHAnsi" w:eastAsiaTheme="minorEastAsia" w:hAnsiTheme="minorHAnsi" w:cstheme="minorBidi"/>
                <w:b w:val="0"/>
                <w:bCs w:val="0"/>
                <w:caps w:val="0"/>
                <w:noProof/>
                <w:sz w:val="22"/>
                <w:szCs w:val="22"/>
              </w:rPr>
              <w:tab/>
            </w:r>
            <w:r w:rsidRPr="00AF1514" w:rsidDel="00BF7FF5">
              <w:rPr>
                <w:rPrChange w:id="278" w:author="Krasen Karagyozov" w:date="2017-11-10T11:04:00Z">
                  <w:rPr>
                    <w:rStyle w:val="Hyperlink"/>
                    <w:noProof/>
                  </w:rPr>
                </w:rPrChange>
              </w:rPr>
              <w:delText>Requirements Overview</w:delText>
            </w:r>
            <w:r w:rsidDel="00BF7FF5">
              <w:rPr>
                <w:noProof/>
                <w:webHidden/>
              </w:rPr>
              <w:tab/>
              <w:delText>6</w:delText>
            </w:r>
          </w:del>
        </w:p>
        <w:p w:rsidR="00E407CB" w:rsidDel="00BF7FF5" w:rsidRDefault="00E407CB">
          <w:pPr>
            <w:pStyle w:val="TOC2"/>
            <w:tabs>
              <w:tab w:val="left" w:pos="600"/>
              <w:tab w:val="right" w:leader="dot" w:pos="9060"/>
            </w:tabs>
            <w:rPr>
              <w:del w:id="279" w:author="Petya Kaisheva" w:date="2019-10-14T06:54:00Z"/>
              <w:rFonts w:eastAsiaTheme="minorEastAsia" w:cstheme="minorBidi"/>
              <w:b w:val="0"/>
              <w:bCs w:val="0"/>
              <w:noProof/>
              <w:sz w:val="22"/>
              <w:szCs w:val="22"/>
            </w:rPr>
          </w:pPr>
          <w:del w:id="280" w:author="Petya Kaisheva" w:date="2019-10-14T06:54:00Z">
            <w:r w:rsidRPr="00AF1514" w:rsidDel="00BF7FF5">
              <w:rPr>
                <w:rPrChange w:id="281" w:author="Krasen Karagyozov" w:date="2017-11-10T11:04:00Z">
                  <w:rPr>
                    <w:rStyle w:val="Hyperlink"/>
                    <w:noProof/>
                  </w:rPr>
                </w:rPrChange>
              </w:rPr>
              <w:delText>1.1.</w:delText>
            </w:r>
            <w:r w:rsidDel="00BF7FF5">
              <w:rPr>
                <w:rFonts w:eastAsiaTheme="minorEastAsia" w:cstheme="minorBidi"/>
                <w:b w:val="0"/>
                <w:bCs w:val="0"/>
                <w:noProof/>
                <w:sz w:val="22"/>
                <w:szCs w:val="22"/>
              </w:rPr>
              <w:tab/>
            </w:r>
            <w:r w:rsidRPr="00AF1514" w:rsidDel="00BF7FF5">
              <w:rPr>
                <w:rPrChange w:id="282" w:author="Krasen Karagyozov" w:date="2017-11-10T11:04:00Z">
                  <w:rPr>
                    <w:rStyle w:val="Hyperlink"/>
                    <w:noProof/>
                  </w:rPr>
                </w:rPrChange>
              </w:rPr>
              <w:delText>Scope</w:delText>
            </w:r>
            <w:r w:rsidDel="00BF7FF5">
              <w:rPr>
                <w:noProof/>
                <w:webHidden/>
              </w:rPr>
              <w:tab/>
              <w:delText>6</w:delText>
            </w:r>
          </w:del>
        </w:p>
        <w:p w:rsidR="00E407CB" w:rsidDel="00BF7FF5" w:rsidRDefault="00E407CB">
          <w:pPr>
            <w:pStyle w:val="TOC2"/>
            <w:tabs>
              <w:tab w:val="left" w:pos="600"/>
              <w:tab w:val="right" w:leader="dot" w:pos="9060"/>
            </w:tabs>
            <w:rPr>
              <w:del w:id="283" w:author="Petya Kaisheva" w:date="2019-10-14T06:54:00Z"/>
              <w:rFonts w:eastAsiaTheme="minorEastAsia" w:cstheme="minorBidi"/>
              <w:b w:val="0"/>
              <w:bCs w:val="0"/>
              <w:noProof/>
              <w:sz w:val="22"/>
              <w:szCs w:val="22"/>
            </w:rPr>
          </w:pPr>
          <w:del w:id="284" w:author="Petya Kaisheva" w:date="2019-10-14T06:54:00Z">
            <w:r w:rsidRPr="00AF1514" w:rsidDel="00BF7FF5">
              <w:rPr>
                <w:rPrChange w:id="285" w:author="Krasen Karagyozov" w:date="2017-11-10T11:04:00Z">
                  <w:rPr>
                    <w:rStyle w:val="Hyperlink"/>
                    <w:noProof/>
                  </w:rPr>
                </w:rPrChange>
              </w:rPr>
              <w:delText>1.2.</w:delText>
            </w:r>
            <w:r w:rsidDel="00BF7FF5">
              <w:rPr>
                <w:rFonts w:eastAsiaTheme="minorEastAsia" w:cstheme="minorBidi"/>
                <w:b w:val="0"/>
                <w:bCs w:val="0"/>
                <w:noProof/>
                <w:sz w:val="22"/>
                <w:szCs w:val="22"/>
              </w:rPr>
              <w:tab/>
            </w:r>
            <w:r w:rsidRPr="00AF1514" w:rsidDel="00BF7FF5">
              <w:rPr>
                <w:rPrChange w:id="286" w:author="Krasen Karagyozov" w:date="2017-11-10T11:04:00Z">
                  <w:rPr>
                    <w:rStyle w:val="Hyperlink"/>
                    <w:noProof/>
                  </w:rPr>
                </w:rPrChange>
              </w:rPr>
              <w:delText>Business requirements</w:delText>
            </w:r>
            <w:r w:rsidDel="00BF7FF5">
              <w:rPr>
                <w:noProof/>
                <w:webHidden/>
              </w:rPr>
              <w:tab/>
              <w:delText>6</w:delText>
            </w:r>
          </w:del>
        </w:p>
        <w:p w:rsidR="00E407CB" w:rsidDel="00BF7FF5" w:rsidRDefault="00E407CB">
          <w:pPr>
            <w:pStyle w:val="TOC2"/>
            <w:tabs>
              <w:tab w:val="left" w:pos="600"/>
              <w:tab w:val="right" w:leader="dot" w:pos="9060"/>
            </w:tabs>
            <w:rPr>
              <w:del w:id="287" w:author="Petya Kaisheva" w:date="2019-10-14T06:54:00Z"/>
              <w:rFonts w:eastAsiaTheme="minorEastAsia" w:cstheme="minorBidi"/>
              <w:b w:val="0"/>
              <w:bCs w:val="0"/>
              <w:noProof/>
              <w:sz w:val="22"/>
              <w:szCs w:val="22"/>
            </w:rPr>
          </w:pPr>
          <w:del w:id="288" w:author="Petya Kaisheva" w:date="2019-10-14T06:54:00Z">
            <w:r w:rsidRPr="00AF1514" w:rsidDel="00BF7FF5">
              <w:rPr>
                <w:rPrChange w:id="289" w:author="Krasen Karagyozov" w:date="2017-11-10T11:04:00Z">
                  <w:rPr>
                    <w:rStyle w:val="Hyperlink"/>
                    <w:noProof/>
                  </w:rPr>
                </w:rPrChange>
              </w:rPr>
              <w:delText>1.3.</w:delText>
            </w:r>
            <w:r w:rsidDel="00BF7FF5">
              <w:rPr>
                <w:rFonts w:eastAsiaTheme="minorEastAsia" w:cstheme="minorBidi"/>
                <w:b w:val="0"/>
                <w:bCs w:val="0"/>
                <w:noProof/>
                <w:sz w:val="22"/>
                <w:szCs w:val="22"/>
              </w:rPr>
              <w:tab/>
            </w:r>
            <w:r w:rsidRPr="00AF1514" w:rsidDel="00BF7FF5">
              <w:rPr>
                <w:rPrChange w:id="290" w:author="Krasen Karagyozov" w:date="2017-11-10T11:04:00Z">
                  <w:rPr>
                    <w:rStyle w:val="Hyperlink"/>
                    <w:noProof/>
                  </w:rPr>
                </w:rPrChange>
              </w:rPr>
              <w:delText>Out of Scope of this Technical Design</w:delText>
            </w:r>
            <w:r w:rsidDel="00BF7FF5">
              <w:rPr>
                <w:noProof/>
                <w:webHidden/>
              </w:rPr>
              <w:tab/>
              <w:delText>6</w:delText>
            </w:r>
          </w:del>
        </w:p>
        <w:p w:rsidR="00E407CB" w:rsidDel="00BF7FF5" w:rsidRDefault="00E407CB">
          <w:pPr>
            <w:pStyle w:val="TOC1"/>
            <w:tabs>
              <w:tab w:val="left" w:pos="400"/>
              <w:tab w:val="right" w:leader="dot" w:pos="9060"/>
            </w:tabs>
            <w:rPr>
              <w:del w:id="291" w:author="Petya Kaisheva" w:date="2019-10-14T06:54:00Z"/>
              <w:rFonts w:asciiTheme="minorHAnsi" w:eastAsiaTheme="minorEastAsia" w:hAnsiTheme="minorHAnsi" w:cstheme="minorBidi"/>
              <w:b w:val="0"/>
              <w:bCs w:val="0"/>
              <w:caps w:val="0"/>
              <w:noProof/>
              <w:sz w:val="22"/>
              <w:szCs w:val="22"/>
            </w:rPr>
          </w:pPr>
          <w:del w:id="292" w:author="Petya Kaisheva" w:date="2019-10-14T06:54:00Z">
            <w:r w:rsidRPr="00AF1514" w:rsidDel="00BF7FF5">
              <w:rPr>
                <w:rPrChange w:id="293" w:author="Krasen Karagyozov" w:date="2017-11-10T11:04:00Z">
                  <w:rPr>
                    <w:rStyle w:val="Hyperlink"/>
                    <w:noProof/>
                  </w:rPr>
                </w:rPrChange>
              </w:rPr>
              <w:delText>2.</w:delText>
            </w:r>
            <w:r w:rsidDel="00BF7FF5">
              <w:rPr>
                <w:rFonts w:asciiTheme="minorHAnsi" w:eastAsiaTheme="minorEastAsia" w:hAnsiTheme="minorHAnsi" w:cstheme="minorBidi"/>
                <w:b w:val="0"/>
                <w:bCs w:val="0"/>
                <w:caps w:val="0"/>
                <w:noProof/>
                <w:sz w:val="22"/>
                <w:szCs w:val="22"/>
              </w:rPr>
              <w:tab/>
            </w:r>
            <w:r w:rsidRPr="00AF1514" w:rsidDel="00BF7FF5">
              <w:rPr>
                <w:rPrChange w:id="294" w:author="Krasen Karagyozov" w:date="2017-11-10T11:04:00Z">
                  <w:rPr>
                    <w:rStyle w:val="Hyperlink"/>
                    <w:noProof/>
                  </w:rPr>
                </w:rPrChange>
              </w:rPr>
              <w:delText>AIA Web Service – “NewBusiness”</w:delText>
            </w:r>
            <w:r w:rsidDel="00BF7FF5">
              <w:rPr>
                <w:noProof/>
                <w:webHidden/>
              </w:rPr>
              <w:tab/>
              <w:delText>8</w:delText>
            </w:r>
          </w:del>
        </w:p>
        <w:p w:rsidR="00E407CB" w:rsidDel="00BF7FF5" w:rsidRDefault="00E407CB">
          <w:pPr>
            <w:pStyle w:val="TOC2"/>
            <w:tabs>
              <w:tab w:val="left" w:pos="600"/>
              <w:tab w:val="right" w:leader="dot" w:pos="9060"/>
            </w:tabs>
            <w:rPr>
              <w:del w:id="295" w:author="Petya Kaisheva" w:date="2019-10-14T06:54:00Z"/>
              <w:rFonts w:eastAsiaTheme="minorEastAsia" w:cstheme="minorBidi"/>
              <w:b w:val="0"/>
              <w:bCs w:val="0"/>
              <w:noProof/>
              <w:sz w:val="22"/>
              <w:szCs w:val="22"/>
            </w:rPr>
          </w:pPr>
          <w:del w:id="296" w:author="Petya Kaisheva" w:date="2019-10-14T06:54:00Z">
            <w:r w:rsidRPr="00AF1514" w:rsidDel="00BF7FF5">
              <w:rPr>
                <w:rPrChange w:id="297" w:author="Krasen Karagyozov" w:date="2017-11-10T11:04:00Z">
                  <w:rPr>
                    <w:rStyle w:val="Hyperlink"/>
                    <w:noProof/>
                  </w:rPr>
                </w:rPrChange>
              </w:rPr>
              <w:delText>2.1.</w:delText>
            </w:r>
            <w:r w:rsidDel="00BF7FF5">
              <w:rPr>
                <w:rFonts w:eastAsiaTheme="minorEastAsia" w:cstheme="minorBidi"/>
                <w:b w:val="0"/>
                <w:bCs w:val="0"/>
                <w:noProof/>
                <w:sz w:val="22"/>
                <w:szCs w:val="22"/>
              </w:rPr>
              <w:tab/>
            </w:r>
            <w:r w:rsidRPr="00AF1514" w:rsidDel="00BF7FF5">
              <w:rPr>
                <w:rPrChange w:id="298" w:author="Krasen Karagyozov" w:date="2017-11-10T11:04:00Z">
                  <w:rPr>
                    <w:rStyle w:val="Hyperlink"/>
                    <w:noProof/>
                  </w:rPr>
                </w:rPrChange>
              </w:rPr>
              <w:delText>Web Service ID</w:delText>
            </w:r>
            <w:r w:rsidDel="00BF7FF5">
              <w:rPr>
                <w:noProof/>
                <w:webHidden/>
              </w:rPr>
              <w:tab/>
              <w:delText>8</w:delText>
            </w:r>
          </w:del>
        </w:p>
        <w:p w:rsidR="00E407CB" w:rsidDel="00BF7FF5" w:rsidRDefault="00E407CB">
          <w:pPr>
            <w:pStyle w:val="TOC2"/>
            <w:tabs>
              <w:tab w:val="left" w:pos="600"/>
              <w:tab w:val="right" w:leader="dot" w:pos="9060"/>
            </w:tabs>
            <w:rPr>
              <w:del w:id="299" w:author="Petya Kaisheva" w:date="2019-10-14T06:54:00Z"/>
              <w:rFonts w:eastAsiaTheme="minorEastAsia" w:cstheme="minorBidi"/>
              <w:b w:val="0"/>
              <w:bCs w:val="0"/>
              <w:noProof/>
              <w:sz w:val="22"/>
              <w:szCs w:val="22"/>
            </w:rPr>
          </w:pPr>
          <w:del w:id="300" w:author="Petya Kaisheva" w:date="2019-10-14T06:54:00Z">
            <w:r w:rsidRPr="00AF1514" w:rsidDel="00BF7FF5">
              <w:rPr>
                <w:rPrChange w:id="301" w:author="Krasen Karagyozov" w:date="2017-11-10T11:04:00Z">
                  <w:rPr>
                    <w:rStyle w:val="Hyperlink"/>
                    <w:noProof/>
                  </w:rPr>
                </w:rPrChange>
              </w:rPr>
              <w:delText>2.2.</w:delText>
            </w:r>
            <w:r w:rsidDel="00BF7FF5">
              <w:rPr>
                <w:rFonts w:eastAsiaTheme="minorEastAsia" w:cstheme="minorBidi"/>
                <w:b w:val="0"/>
                <w:bCs w:val="0"/>
                <w:noProof/>
                <w:sz w:val="22"/>
                <w:szCs w:val="22"/>
              </w:rPr>
              <w:tab/>
            </w:r>
            <w:r w:rsidRPr="00AF1514" w:rsidDel="00BF7FF5">
              <w:rPr>
                <w:rPrChange w:id="302" w:author="Krasen Karagyozov" w:date="2017-11-10T11:04:00Z">
                  <w:rPr>
                    <w:rStyle w:val="Hyperlink"/>
                    <w:noProof/>
                  </w:rPr>
                </w:rPrChange>
              </w:rPr>
              <w:delText>AIA Business Activity</w:delText>
            </w:r>
            <w:r w:rsidDel="00BF7FF5">
              <w:rPr>
                <w:noProof/>
                <w:webHidden/>
              </w:rPr>
              <w:tab/>
              <w:delText>8</w:delText>
            </w:r>
          </w:del>
        </w:p>
        <w:p w:rsidR="00E407CB" w:rsidDel="00BF7FF5" w:rsidRDefault="00E407CB">
          <w:pPr>
            <w:pStyle w:val="TOC2"/>
            <w:tabs>
              <w:tab w:val="left" w:pos="600"/>
              <w:tab w:val="right" w:leader="dot" w:pos="9060"/>
            </w:tabs>
            <w:rPr>
              <w:del w:id="303" w:author="Petya Kaisheva" w:date="2019-10-14T06:54:00Z"/>
              <w:rFonts w:eastAsiaTheme="minorEastAsia" w:cstheme="minorBidi"/>
              <w:b w:val="0"/>
              <w:bCs w:val="0"/>
              <w:noProof/>
              <w:sz w:val="22"/>
              <w:szCs w:val="22"/>
            </w:rPr>
          </w:pPr>
          <w:del w:id="304" w:author="Petya Kaisheva" w:date="2019-10-14T06:54:00Z">
            <w:r w:rsidRPr="00AF1514" w:rsidDel="00BF7FF5">
              <w:rPr>
                <w:rPrChange w:id="305" w:author="Krasen Karagyozov" w:date="2017-11-10T11:04:00Z">
                  <w:rPr>
                    <w:rStyle w:val="Hyperlink"/>
                    <w:noProof/>
                  </w:rPr>
                </w:rPrChange>
              </w:rPr>
              <w:delText>2.3.</w:delText>
            </w:r>
            <w:r w:rsidDel="00BF7FF5">
              <w:rPr>
                <w:rFonts w:eastAsiaTheme="minorEastAsia" w:cstheme="minorBidi"/>
                <w:b w:val="0"/>
                <w:bCs w:val="0"/>
                <w:noProof/>
                <w:sz w:val="22"/>
                <w:szCs w:val="22"/>
              </w:rPr>
              <w:tab/>
            </w:r>
            <w:r w:rsidRPr="00AF1514" w:rsidDel="00BF7FF5">
              <w:rPr>
                <w:rPrChange w:id="306" w:author="Krasen Karagyozov" w:date="2017-11-10T11:04:00Z">
                  <w:rPr>
                    <w:rStyle w:val="Hyperlink"/>
                    <w:noProof/>
                  </w:rPr>
                </w:rPrChange>
              </w:rPr>
              <w:delText>Triggering Event</w:delText>
            </w:r>
            <w:r w:rsidDel="00BF7FF5">
              <w:rPr>
                <w:noProof/>
                <w:webHidden/>
              </w:rPr>
              <w:tab/>
              <w:delText>8</w:delText>
            </w:r>
          </w:del>
        </w:p>
        <w:p w:rsidR="00E407CB" w:rsidDel="00BF7FF5" w:rsidRDefault="00E407CB">
          <w:pPr>
            <w:pStyle w:val="TOC2"/>
            <w:tabs>
              <w:tab w:val="left" w:pos="600"/>
              <w:tab w:val="right" w:leader="dot" w:pos="9060"/>
            </w:tabs>
            <w:rPr>
              <w:del w:id="307" w:author="Petya Kaisheva" w:date="2019-10-14T06:54:00Z"/>
              <w:rFonts w:eastAsiaTheme="minorEastAsia" w:cstheme="minorBidi"/>
              <w:b w:val="0"/>
              <w:bCs w:val="0"/>
              <w:noProof/>
              <w:sz w:val="22"/>
              <w:szCs w:val="22"/>
            </w:rPr>
          </w:pPr>
          <w:del w:id="308" w:author="Petya Kaisheva" w:date="2019-10-14T06:54:00Z">
            <w:r w:rsidRPr="00AF1514" w:rsidDel="00BF7FF5">
              <w:rPr>
                <w:rPrChange w:id="309" w:author="Krasen Karagyozov" w:date="2017-11-10T11:04:00Z">
                  <w:rPr>
                    <w:rStyle w:val="Hyperlink"/>
                    <w:noProof/>
                  </w:rPr>
                </w:rPrChange>
              </w:rPr>
              <w:delText>2.4.</w:delText>
            </w:r>
            <w:r w:rsidDel="00BF7FF5">
              <w:rPr>
                <w:rFonts w:eastAsiaTheme="minorEastAsia" w:cstheme="minorBidi"/>
                <w:b w:val="0"/>
                <w:bCs w:val="0"/>
                <w:noProof/>
                <w:sz w:val="22"/>
                <w:szCs w:val="22"/>
              </w:rPr>
              <w:tab/>
            </w:r>
            <w:r w:rsidRPr="00AF1514" w:rsidDel="00BF7FF5">
              <w:rPr>
                <w:rPrChange w:id="310" w:author="Krasen Karagyozov" w:date="2017-11-10T11:04:00Z">
                  <w:rPr>
                    <w:rStyle w:val="Hyperlink"/>
                    <w:noProof/>
                  </w:rPr>
                </w:rPrChange>
              </w:rPr>
              <w:delText>Input Data Flows</w:delText>
            </w:r>
            <w:r w:rsidDel="00BF7FF5">
              <w:rPr>
                <w:noProof/>
                <w:webHidden/>
              </w:rPr>
              <w:tab/>
              <w:delText>8</w:delText>
            </w:r>
          </w:del>
        </w:p>
        <w:p w:rsidR="00E407CB" w:rsidDel="00BF7FF5" w:rsidRDefault="00E407CB">
          <w:pPr>
            <w:pStyle w:val="TOC2"/>
            <w:tabs>
              <w:tab w:val="left" w:pos="600"/>
              <w:tab w:val="right" w:leader="dot" w:pos="9060"/>
            </w:tabs>
            <w:rPr>
              <w:del w:id="311" w:author="Petya Kaisheva" w:date="2019-10-14T06:54:00Z"/>
              <w:rFonts w:eastAsiaTheme="minorEastAsia" w:cstheme="minorBidi"/>
              <w:b w:val="0"/>
              <w:bCs w:val="0"/>
              <w:noProof/>
              <w:sz w:val="22"/>
              <w:szCs w:val="22"/>
            </w:rPr>
          </w:pPr>
          <w:del w:id="312" w:author="Petya Kaisheva" w:date="2019-10-14T06:54:00Z">
            <w:r w:rsidRPr="00AF1514" w:rsidDel="00BF7FF5">
              <w:rPr>
                <w:rPrChange w:id="313" w:author="Krasen Karagyozov" w:date="2017-11-10T11:04:00Z">
                  <w:rPr>
                    <w:rStyle w:val="Hyperlink"/>
                    <w:noProof/>
                  </w:rPr>
                </w:rPrChange>
              </w:rPr>
              <w:delText>2.5.</w:delText>
            </w:r>
            <w:r w:rsidDel="00BF7FF5">
              <w:rPr>
                <w:rFonts w:eastAsiaTheme="minorEastAsia" w:cstheme="minorBidi"/>
                <w:b w:val="0"/>
                <w:bCs w:val="0"/>
                <w:noProof/>
                <w:sz w:val="22"/>
                <w:szCs w:val="22"/>
              </w:rPr>
              <w:tab/>
            </w:r>
            <w:r w:rsidRPr="00AF1514" w:rsidDel="00BF7FF5">
              <w:rPr>
                <w:rPrChange w:id="314" w:author="Krasen Karagyozov" w:date="2017-11-10T11:04:00Z">
                  <w:rPr>
                    <w:rStyle w:val="Hyperlink"/>
                    <w:noProof/>
                  </w:rPr>
                </w:rPrChange>
              </w:rPr>
              <w:delText>Output Data Flows</w:delText>
            </w:r>
            <w:r w:rsidDel="00BF7FF5">
              <w:rPr>
                <w:noProof/>
                <w:webHidden/>
              </w:rPr>
              <w:tab/>
              <w:delText>8</w:delText>
            </w:r>
          </w:del>
        </w:p>
        <w:p w:rsidR="00E407CB" w:rsidDel="00BF7FF5" w:rsidRDefault="00E407CB">
          <w:pPr>
            <w:pStyle w:val="TOC2"/>
            <w:tabs>
              <w:tab w:val="left" w:pos="600"/>
              <w:tab w:val="right" w:leader="dot" w:pos="9060"/>
            </w:tabs>
            <w:rPr>
              <w:del w:id="315" w:author="Petya Kaisheva" w:date="2019-10-14T06:54:00Z"/>
              <w:rFonts w:eastAsiaTheme="minorEastAsia" w:cstheme="minorBidi"/>
              <w:b w:val="0"/>
              <w:bCs w:val="0"/>
              <w:noProof/>
              <w:sz w:val="22"/>
              <w:szCs w:val="22"/>
            </w:rPr>
          </w:pPr>
          <w:del w:id="316" w:author="Petya Kaisheva" w:date="2019-10-14T06:54:00Z">
            <w:r w:rsidRPr="00AF1514" w:rsidDel="00BF7FF5">
              <w:rPr>
                <w:rPrChange w:id="317" w:author="Krasen Karagyozov" w:date="2017-11-10T11:04:00Z">
                  <w:rPr>
                    <w:rStyle w:val="Hyperlink"/>
                    <w:noProof/>
                  </w:rPr>
                </w:rPrChange>
              </w:rPr>
              <w:delText>2.6.</w:delText>
            </w:r>
            <w:r w:rsidDel="00BF7FF5">
              <w:rPr>
                <w:rFonts w:eastAsiaTheme="minorEastAsia" w:cstheme="minorBidi"/>
                <w:b w:val="0"/>
                <w:bCs w:val="0"/>
                <w:noProof/>
                <w:sz w:val="22"/>
                <w:szCs w:val="22"/>
              </w:rPr>
              <w:tab/>
            </w:r>
            <w:r w:rsidRPr="00AF1514" w:rsidDel="00BF7FF5">
              <w:rPr>
                <w:rPrChange w:id="318" w:author="Krasen Karagyozov" w:date="2017-11-10T11:04:00Z">
                  <w:rPr>
                    <w:rStyle w:val="Hyperlink"/>
                    <w:noProof/>
                  </w:rPr>
                </w:rPrChange>
              </w:rPr>
              <w:delText>Exception management</w:delText>
            </w:r>
            <w:r w:rsidDel="00BF7FF5">
              <w:rPr>
                <w:noProof/>
                <w:webHidden/>
              </w:rPr>
              <w:tab/>
              <w:delText>9</w:delText>
            </w:r>
          </w:del>
        </w:p>
        <w:p w:rsidR="00E407CB" w:rsidDel="00BF7FF5" w:rsidRDefault="00E407CB">
          <w:pPr>
            <w:pStyle w:val="TOC2"/>
            <w:tabs>
              <w:tab w:val="left" w:pos="600"/>
              <w:tab w:val="right" w:leader="dot" w:pos="9060"/>
            </w:tabs>
            <w:rPr>
              <w:del w:id="319" w:author="Petya Kaisheva" w:date="2019-10-14T06:54:00Z"/>
              <w:rFonts w:eastAsiaTheme="minorEastAsia" w:cstheme="minorBidi"/>
              <w:b w:val="0"/>
              <w:bCs w:val="0"/>
              <w:noProof/>
              <w:sz w:val="22"/>
              <w:szCs w:val="22"/>
            </w:rPr>
          </w:pPr>
          <w:del w:id="320" w:author="Petya Kaisheva" w:date="2019-10-14T06:54:00Z">
            <w:r w:rsidRPr="00AF1514" w:rsidDel="00BF7FF5">
              <w:rPr>
                <w:rPrChange w:id="321" w:author="Krasen Karagyozov" w:date="2017-11-10T11:04:00Z">
                  <w:rPr>
                    <w:rStyle w:val="Hyperlink"/>
                    <w:noProof/>
                  </w:rPr>
                </w:rPrChange>
              </w:rPr>
              <w:delText>2.7.</w:delText>
            </w:r>
            <w:r w:rsidDel="00BF7FF5">
              <w:rPr>
                <w:rFonts w:eastAsiaTheme="minorEastAsia" w:cstheme="minorBidi"/>
                <w:b w:val="0"/>
                <w:bCs w:val="0"/>
                <w:noProof/>
                <w:sz w:val="22"/>
                <w:szCs w:val="22"/>
              </w:rPr>
              <w:tab/>
            </w:r>
            <w:r w:rsidRPr="00AF1514" w:rsidDel="00BF7FF5">
              <w:rPr>
                <w:rPrChange w:id="322" w:author="Krasen Karagyozov" w:date="2017-11-10T11:04:00Z">
                  <w:rPr>
                    <w:rStyle w:val="Hyperlink"/>
                    <w:noProof/>
                  </w:rPr>
                </w:rPrChange>
              </w:rPr>
              <w:delText>Web Service Parameterisation</w:delText>
            </w:r>
            <w:r w:rsidDel="00BF7FF5">
              <w:rPr>
                <w:noProof/>
                <w:webHidden/>
              </w:rPr>
              <w:tab/>
              <w:delText>9</w:delText>
            </w:r>
          </w:del>
        </w:p>
        <w:p w:rsidR="00E407CB" w:rsidDel="00BF7FF5" w:rsidRDefault="00E407CB">
          <w:pPr>
            <w:pStyle w:val="TOC2"/>
            <w:tabs>
              <w:tab w:val="left" w:pos="600"/>
              <w:tab w:val="right" w:leader="dot" w:pos="9060"/>
            </w:tabs>
            <w:rPr>
              <w:del w:id="323" w:author="Petya Kaisheva" w:date="2019-10-14T06:54:00Z"/>
              <w:rFonts w:eastAsiaTheme="minorEastAsia" w:cstheme="minorBidi"/>
              <w:b w:val="0"/>
              <w:bCs w:val="0"/>
              <w:noProof/>
              <w:sz w:val="22"/>
              <w:szCs w:val="22"/>
            </w:rPr>
          </w:pPr>
          <w:del w:id="324" w:author="Petya Kaisheva" w:date="2019-10-14T06:54:00Z">
            <w:r w:rsidRPr="00AF1514" w:rsidDel="00BF7FF5">
              <w:rPr>
                <w:rPrChange w:id="325" w:author="Krasen Karagyozov" w:date="2017-11-10T11:04:00Z">
                  <w:rPr>
                    <w:rStyle w:val="Hyperlink"/>
                    <w:noProof/>
                  </w:rPr>
                </w:rPrChange>
              </w:rPr>
              <w:delText>2.8.</w:delText>
            </w:r>
            <w:r w:rsidDel="00BF7FF5">
              <w:rPr>
                <w:rFonts w:eastAsiaTheme="minorEastAsia" w:cstheme="minorBidi"/>
                <w:b w:val="0"/>
                <w:bCs w:val="0"/>
                <w:noProof/>
                <w:sz w:val="22"/>
                <w:szCs w:val="22"/>
              </w:rPr>
              <w:tab/>
            </w:r>
            <w:r w:rsidRPr="00AF1514" w:rsidDel="00BF7FF5">
              <w:rPr>
                <w:rPrChange w:id="326" w:author="Krasen Karagyozov" w:date="2017-11-10T11:04:00Z">
                  <w:rPr>
                    <w:rStyle w:val="Hyperlink"/>
                    <w:noProof/>
                  </w:rPr>
                </w:rPrChange>
              </w:rPr>
              <w:delText>Test Cases</w:delText>
            </w:r>
            <w:r w:rsidDel="00BF7FF5">
              <w:rPr>
                <w:noProof/>
                <w:webHidden/>
              </w:rPr>
              <w:tab/>
              <w:delText>9</w:delText>
            </w:r>
          </w:del>
        </w:p>
        <w:p w:rsidR="00E407CB" w:rsidDel="00BF7FF5" w:rsidRDefault="00E407CB">
          <w:pPr>
            <w:pStyle w:val="TOC1"/>
            <w:tabs>
              <w:tab w:val="left" w:pos="400"/>
              <w:tab w:val="right" w:leader="dot" w:pos="9060"/>
            </w:tabs>
            <w:rPr>
              <w:del w:id="327" w:author="Petya Kaisheva" w:date="2019-10-14T06:54:00Z"/>
              <w:rFonts w:asciiTheme="minorHAnsi" w:eastAsiaTheme="minorEastAsia" w:hAnsiTheme="minorHAnsi" w:cstheme="minorBidi"/>
              <w:b w:val="0"/>
              <w:bCs w:val="0"/>
              <w:caps w:val="0"/>
              <w:noProof/>
              <w:sz w:val="22"/>
              <w:szCs w:val="22"/>
            </w:rPr>
          </w:pPr>
          <w:del w:id="328" w:author="Petya Kaisheva" w:date="2019-10-14T06:54:00Z">
            <w:r w:rsidRPr="00AF1514" w:rsidDel="00BF7FF5">
              <w:rPr>
                <w:rPrChange w:id="329" w:author="Krasen Karagyozov" w:date="2017-11-10T11:04:00Z">
                  <w:rPr>
                    <w:rStyle w:val="Hyperlink"/>
                    <w:noProof/>
                  </w:rPr>
                </w:rPrChange>
              </w:rPr>
              <w:delText>3.</w:delText>
            </w:r>
            <w:r w:rsidDel="00BF7FF5">
              <w:rPr>
                <w:rFonts w:asciiTheme="minorHAnsi" w:eastAsiaTheme="minorEastAsia" w:hAnsiTheme="minorHAnsi" w:cstheme="minorBidi"/>
                <w:b w:val="0"/>
                <w:bCs w:val="0"/>
                <w:caps w:val="0"/>
                <w:noProof/>
                <w:sz w:val="22"/>
                <w:szCs w:val="22"/>
              </w:rPr>
              <w:tab/>
            </w:r>
            <w:r w:rsidRPr="00AF1514" w:rsidDel="00BF7FF5">
              <w:rPr>
                <w:rPrChange w:id="330" w:author="Krasen Karagyozov" w:date="2017-11-10T11:04:00Z">
                  <w:rPr>
                    <w:rStyle w:val="Hyperlink"/>
                    <w:noProof/>
                  </w:rPr>
                </w:rPrChange>
              </w:rPr>
              <w:delText>Business Activity – “New Business”</w:delText>
            </w:r>
            <w:r w:rsidDel="00BF7FF5">
              <w:rPr>
                <w:noProof/>
                <w:webHidden/>
              </w:rPr>
              <w:tab/>
              <w:delText>14</w:delText>
            </w:r>
          </w:del>
        </w:p>
        <w:p w:rsidR="00E407CB" w:rsidDel="00BF7FF5" w:rsidRDefault="00E407CB">
          <w:pPr>
            <w:pStyle w:val="TOC2"/>
            <w:tabs>
              <w:tab w:val="left" w:pos="600"/>
              <w:tab w:val="right" w:leader="dot" w:pos="9060"/>
            </w:tabs>
            <w:rPr>
              <w:del w:id="331" w:author="Petya Kaisheva" w:date="2019-10-14T06:54:00Z"/>
              <w:rFonts w:eastAsiaTheme="minorEastAsia" w:cstheme="minorBidi"/>
              <w:b w:val="0"/>
              <w:bCs w:val="0"/>
              <w:noProof/>
              <w:sz w:val="22"/>
              <w:szCs w:val="22"/>
            </w:rPr>
          </w:pPr>
          <w:del w:id="332" w:author="Petya Kaisheva" w:date="2019-10-14T06:54:00Z">
            <w:r w:rsidRPr="00AF1514" w:rsidDel="00BF7FF5">
              <w:rPr>
                <w:rPrChange w:id="333" w:author="Krasen Karagyozov" w:date="2017-11-10T11:04:00Z">
                  <w:rPr>
                    <w:rStyle w:val="Hyperlink"/>
                    <w:noProof/>
                  </w:rPr>
                </w:rPrChange>
              </w:rPr>
              <w:delText>3.1.</w:delText>
            </w:r>
            <w:r w:rsidDel="00BF7FF5">
              <w:rPr>
                <w:rFonts w:eastAsiaTheme="minorEastAsia" w:cstheme="minorBidi"/>
                <w:b w:val="0"/>
                <w:bCs w:val="0"/>
                <w:noProof/>
                <w:sz w:val="22"/>
                <w:szCs w:val="22"/>
              </w:rPr>
              <w:tab/>
            </w:r>
            <w:r w:rsidRPr="00AF1514" w:rsidDel="00BF7FF5">
              <w:rPr>
                <w:rPrChange w:id="334" w:author="Krasen Karagyozov" w:date="2017-11-10T11:04:00Z">
                  <w:rPr>
                    <w:rStyle w:val="Hyperlink"/>
                    <w:noProof/>
                  </w:rPr>
                </w:rPrChange>
              </w:rPr>
              <w:delText>Steps</w:delText>
            </w:r>
            <w:r w:rsidDel="00BF7FF5">
              <w:rPr>
                <w:noProof/>
                <w:webHidden/>
              </w:rPr>
              <w:tab/>
              <w:delText>14</w:delText>
            </w:r>
          </w:del>
        </w:p>
        <w:p w:rsidR="00E407CB" w:rsidDel="00BF7FF5" w:rsidRDefault="00E407CB">
          <w:pPr>
            <w:pStyle w:val="TOC3"/>
            <w:tabs>
              <w:tab w:val="left" w:pos="1000"/>
              <w:tab w:val="right" w:leader="dot" w:pos="9060"/>
            </w:tabs>
            <w:rPr>
              <w:del w:id="335" w:author="Petya Kaisheva" w:date="2019-10-14T06:54:00Z"/>
              <w:rFonts w:eastAsiaTheme="minorEastAsia" w:cstheme="minorBidi"/>
              <w:noProof/>
              <w:sz w:val="22"/>
              <w:szCs w:val="22"/>
            </w:rPr>
          </w:pPr>
          <w:del w:id="336" w:author="Petya Kaisheva" w:date="2019-10-14T06:54:00Z">
            <w:r w:rsidRPr="00AF1514" w:rsidDel="00BF7FF5">
              <w:rPr>
                <w:rPrChange w:id="337" w:author="Krasen Karagyozov" w:date="2017-11-10T11:04:00Z">
                  <w:rPr>
                    <w:rStyle w:val="Hyperlink"/>
                    <w:noProof/>
                  </w:rPr>
                </w:rPrChange>
              </w:rPr>
              <w:delText>3.1.1.</w:delText>
            </w:r>
            <w:r w:rsidDel="00BF7FF5">
              <w:rPr>
                <w:rFonts w:eastAsiaTheme="minorEastAsia" w:cstheme="minorBidi"/>
                <w:noProof/>
                <w:sz w:val="22"/>
                <w:szCs w:val="22"/>
              </w:rPr>
              <w:tab/>
            </w:r>
            <w:r w:rsidRPr="00AF1514" w:rsidDel="00BF7FF5">
              <w:rPr>
                <w:rPrChange w:id="338" w:author="Krasen Karagyozov" w:date="2017-11-10T11:04:00Z">
                  <w:rPr>
                    <w:rStyle w:val="Hyperlink"/>
                    <w:noProof/>
                  </w:rPr>
                </w:rPrChange>
              </w:rPr>
              <w:delText>Step « Activity Request»</w:delText>
            </w:r>
            <w:r w:rsidDel="00BF7FF5">
              <w:rPr>
                <w:noProof/>
                <w:webHidden/>
              </w:rPr>
              <w:tab/>
              <w:delText>14</w:delText>
            </w:r>
          </w:del>
        </w:p>
        <w:p w:rsidR="00E407CB" w:rsidDel="00BF7FF5" w:rsidRDefault="00E407CB">
          <w:pPr>
            <w:pStyle w:val="TOC4"/>
            <w:tabs>
              <w:tab w:val="left" w:pos="1400"/>
              <w:tab w:val="right" w:leader="dot" w:pos="9060"/>
            </w:tabs>
            <w:rPr>
              <w:del w:id="339" w:author="Petya Kaisheva" w:date="2019-10-14T06:54:00Z"/>
              <w:rFonts w:eastAsiaTheme="minorEastAsia" w:cstheme="minorBidi"/>
              <w:noProof/>
              <w:sz w:val="22"/>
              <w:szCs w:val="22"/>
            </w:rPr>
          </w:pPr>
          <w:del w:id="340" w:author="Petya Kaisheva" w:date="2019-10-14T06:54:00Z">
            <w:r w:rsidRPr="00AF1514" w:rsidDel="00BF7FF5">
              <w:rPr>
                <w:rPrChange w:id="341" w:author="Krasen Karagyozov" w:date="2017-11-10T11:04:00Z">
                  <w:rPr>
                    <w:rStyle w:val="Hyperlink"/>
                    <w:noProof/>
                  </w:rPr>
                </w:rPrChange>
              </w:rPr>
              <w:delText>3.1.1.1.</w:delText>
            </w:r>
            <w:r w:rsidDel="00BF7FF5">
              <w:rPr>
                <w:rFonts w:eastAsiaTheme="minorEastAsia" w:cstheme="minorBidi"/>
                <w:noProof/>
                <w:sz w:val="22"/>
                <w:szCs w:val="22"/>
              </w:rPr>
              <w:tab/>
            </w:r>
            <w:r w:rsidRPr="00AF1514" w:rsidDel="00BF7FF5">
              <w:rPr>
                <w:rPrChange w:id="342" w:author="Krasen Karagyozov" w:date="2017-11-10T11:04:00Z">
                  <w:rPr>
                    <w:rStyle w:val="Hyperlink"/>
                    <w:noProof/>
                  </w:rPr>
                </w:rPrChange>
              </w:rPr>
              <w:delText>Description</w:delText>
            </w:r>
            <w:r w:rsidDel="00BF7FF5">
              <w:rPr>
                <w:noProof/>
                <w:webHidden/>
              </w:rPr>
              <w:tab/>
              <w:delText>14</w:delText>
            </w:r>
          </w:del>
        </w:p>
        <w:p w:rsidR="00E407CB" w:rsidDel="00BF7FF5" w:rsidRDefault="00E407CB">
          <w:pPr>
            <w:pStyle w:val="TOC4"/>
            <w:tabs>
              <w:tab w:val="left" w:pos="1400"/>
              <w:tab w:val="right" w:leader="dot" w:pos="9060"/>
            </w:tabs>
            <w:rPr>
              <w:del w:id="343" w:author="Petya Kaisheva" w:date="2019-10-14T06:54:00Z"/>
              <w:rFonts w:eastAsiaTheme="minorEastAsia" w:cstheme="minorBidi"/>
              <w:noProof/>
              <w:sz w:val="22"/>
              <w:szCs w:val="22"/>
            </w:rPr>
          </w:pPr>
          <w:del w:id="344" w:author="Petya Kaisheva" w:date="2019-10-14T06:54:00Z">
            <w:r w:rsidRPr="00AF1514" w:rsidDel="00BF7FF5">
              <w:rPr>
                <w:rPrChange w:id="345" w:author="Krasen Karagyozov" w:date="2017-11-10T11:04:00Z">
                  <w:rPr>
                    <w:rStyle w:val="Hyperlink"/>
                    <w:noProof/>
                  </w:rPr>
                </w:rPrChange>
              </w:rPr>
              <w:delText>3.1.1.2.</w:delText>
            </w:r>
            <w:r w:rsidDel="00BF7FF5">
              <w:rPr>
                <w:rFonts w:eastAsiaTheme="minorEastAsia" w:cstheme="minorBidi"/>
                <w:noProof/>
                <w:sz w:val="22"/>
                <w:szCs w:val="22"/>
              </w:rPr>
              <w:tab/>
            </w:r>
            <w:r w:rsidRPr="00AF1514" w:rsidDel="00BF7FF5">
              <w:rPr>
                <w:rPrChange w:id="346" w:author="Krasen Karagyozov" w:date="2017-11-10T11:04:00Z">
                  <w:rPr>
                    <w:rStyle w:val="Hyperlink"/>
                    <w:noProof/>
                  </w:rPr>
                </w:rPrChange>
              </w:rPr>
              <w:delText>Updates</w:delText>
            </w:r>
            <w:r w:rsidDel="00BF7FF5">
              <w:rPr>
                <w:noProof/>
                <w:webHidden/>
              </w:rPr>
              <w:tab/>
              <w:delText>14</w:delText>
            </w:r>
          </w:del>
        </w:p>
        <w:p w:rsidR="00E407CB" w:rsidDel="00BF7FF5" w:rsidRDefault="00E407CB">
          <w:pPr>
            <w:pStyle w:val="TOC4"/>
            <w:tabs>
              <w:tab w:val="left" w:pos="1400"/>
              <w:tab w:val="right" w:leader="dot" w:pos="9060"/>
            </w:tabs>
            <w:rPr>
              <w:del w:id="347" w:author="Petya Kaisheva" w:date="2019-10-14T06:54:00Z"/>
              <w:rFonts w:eastAsiaTheme="minorEastAsia" w:cstheme="minorBidi"/>
              <w:noProof/>
              <w:sz w:val="22"/>
              <w:szCs w:val="22"/>
            </w:rPr>
          </w:pPr>
          <w:del w:id="348" w:author="Petya Kaisheva" w:date="2019-10-14T06:54:00Z">
            <w:r w:rsidRPr="00AF1514" w:rsidDel="00BF7FF5">
              <w:rPr>
                <w:rPrChange w:id="349" w:author="Krasen Karagyozov" w:date="2017-11-10T11:04:00Z">
                  <w:rPr>
                    <w:rStyle w:val="Hyperlink"/>
                    <w:noProof/>
                  </w:rPr>
                </w:rPrChange>
              </w:rPr>
              <w:delText>3.1.1.3.</w:delText>
            </w:r>
            <w:r w:rsidDel="00BF7FF5">
              <w:rPr>
                <w:rFonts w:eastAsiaTheme="minorEastAsia" w:cstheme="minorBidi"/>
                <w:noProof/>
                <w:sz w:val="22"/>
                <w:szCs w:val="22"/>
              </w:rPr>
              <w:tab/>
            </w:r>
            <w:r w:rsidRPr="00AF1514" w:rsidDel="00BF7FF5">
              <w:rPr>
                <w:rPrChange w:id="350" w:author="Krasen Karagyozov" w:date="2017-11-10T11:04:00Z">
                  <w:rPr>
                    <w:rStyle w:val="Hyperlink"/>
                    <w:noProof/>
                  </w:rPr>
                </w:rPrChange>
              </w:rPr>
              <w:delText>Data Dictionary</w:delText>
            </w:r>
            <w:r w:rsidDel="00BF7FF5">
              <w:rPr>
                <w:noProof/>
                <w:webHidden/>
              </w:rPr>
              <w:tab/>
              <w:delText>14</w:delText>
            </w:r>
          </w:del>
        </w:p>
        <w:p w:rsidR="00E407CB" w:rsidDel="00BF7FF5" w:rsidRDefault="00E407CB">
          <w:pPr>
            <w:pStyle w:val="TOC4"/>
            <w:tabs>
              <w:tab w:val="left" w:pos="1400"/>
              <w:tab w:val="right" w:leader="dot" w:pos="9060"/>
            </w:tabs>
            <w:rPr>
              <w:del w:id="351" w:author="Petya Kaisheva" w:date="2019-10-14T06:54:00Z"/>
              <w:rFonts w:eastAsiaTheme="minorEastAsia" w:cstheme="minorBidi"/>
              <w:noProof/>
              <w:sz w:val="22"/>
              <w:szCs w:val="22"/>
            </w:rPr>
          </w:pPr>
          <w:del w:id="352" w:author="Petya Kaisheva" w:date="2019-10-14T06:54:00Z">
            <w:r w:rsidRPr="00AF1514" w:rsidDel="00BF7FF5">
              <w:rPr>
                <w:rPrChange w:id="353" w:author="Krasen Karagyozov" w:date="2017-11-10T11:04:00Z">
                  <w:rPr>
                    <w:rStyle w:val="Hyperlink"/>
                    <w:noProof/>
                  </w:rPr>
                </w:rPrChange>
              </w:rPr>
              <w:delText>3.1.1.4.</w:delText>
            </w:r>
            <w:r w:rsidDel="00BF7FF5">
              <w:rPr>
                <w:rFonts w:eastAsiaTheme="minorEastAsia" w:cstheme="minorBidi"/>
                <w:noProof/>
                <w:sz w:val="22"/>
                <w:szCs w:val="22"/>
              </w:rPr>
              <w:tab/>
            </w:r>
            <w:r w:rsidRPr="00AF1514" w:rsidDel="00BF7FF5">
              <w:rPr>
                <w:rPrChange w:id="354" w:author="Krasen Karagyozov" w:date="2017-11-10T11:04:00Z">
                  <w:rPr>
                    <w:rStyle w:val="Hyperlink"/>
                    <w:noProof/>
                  </w:rPr>
                </w:rPrChange>
              </w:rPr>
              <w:delText>Task Input Data</w:delText>
            </w:r>
            <w:r w:rsidDel="00BF7FF5">
              <w:rPr>
                <w:noProof/>
                <w:webHidden/>
              </w:rPr>
              <w:tab/>
              <w:delText>14</w:delText>
            </w:r>
          </w:del>
        </w:p>
        <w:p w:rsidR="00E407CB" w:rsidDel="00BF7FF5" w:rsidRDefault="00E407CB">
          <w:pPr>
            <w:pStyle w:val="TOC3"/>
            <w:tabs>
              <w:tab w:val="left" w:pos="1000"/>
              <w:tab w:val="right" w:leader="dot" w:pos="9060"/>
            </w:tabs>
            <w:rPr>
              <w:del w:id="355" w:author="Petya Kaisheva" w:date="2019-10-14T06:54:00Z"/>
              <w:rFonts w:eastAsiaTheme="minorEastAsia" w:cstheme="minorBidi"/>
              <w:noProof/>
              <w:sz w:val="22"/>
              <w:szCs w:val="22"/>
            </w:rPr>
          </w:pPr>
          <w:del w:id="356" w:author="Petya Kaisheva" w:date="2019-10-14T06:54:00Z">
            <w:r w:rsidRPr="00AF1514" w:rsidDel="00BF7FF5">
              <w:rPr>
                <w:rPrChange w:id="357" w:author="Krasen Karagyozov" w:date="2017-11-10T11:04:00Z">
                  <w:rPr>
                    <w:rStyle w:val="Hyperlink"/>
                    <w:noProof/>
                  </w:rPr>
                </w:rPrChange>
              </w:rPr>
              <w:delText>3.1.2.</w:delText>
            </w:r>
            <w:r w:rsidDel="00BF7FF5">
              <w:rPr>
                <w:rFonts w:eastAsiaTheme="minorEastAsia" w:cstheme="minorBidi"/>
                <w:noProof/>
                <w:sz w:val="22"/>
                <w:szCs w:val="22"/>
              </w:rPr>
              <w:tab/>
            </w:r>
            <w:r w:rsidRPr="00AF1514" w:rsidDel="00BF7FF5">
              <w:rPr>
                <w:rPrChange w:id="358" w:author="Krasen Karagyozov" w:date="2017-11-10T11:04:00Z">
                  <w:rPr>
                    <w:rStyle w:val="Hyperlink"/>
                    <w:noProof/>
                  </w:rPr>
                </w:rPrChange>
              </w:rPr>
              <w:delText>Step « Contract Parties »</w:delText>
            </w:r>
            <w:r w:rsidDel="00BF7FF5">
              <w:rPr>
                <w:noProof/>
                <w:webHidden/>
              </w:rPr>
              <w:tab/>
              <w:delText>15</w:delText>
            </w:r>
          </w:del>
        </w:p>
        <w:p w:rsidR="00E407CB" w:rsidDel="00BF7FF5" w:rsidRDefault="00E407CB">
          <w:pPr>
            <w:pStyle w:val="TOC4"/>
            <w:tabs>
              <w:tab w:val="left" w:pos="1400"/>
              <w:tab w:val="right" w:leader="dot" w:pos="9060"/>
            </w:tabs>
            <w:rPr>
              <w:del w:id="359" w:author="Petya Kaisheva" w:date="2019-10-14T06:54:00Z"/>
              <w:rFonts w:eastAsiaTheme="minorEastAsia" w:cstheme="minorBidi"/>
              <w:noProof/>
              <w:sz w:val="22"/>
              <w:szCs w:val="22"/>
            </w:rPr>
          </w:pPr>
          <w:del w:id="360" w:author="Petya Kaisheva" w:date="2019-10-14T06:54:00Z">
            <w:r w:rsidRPr="00AF1514" w:rsidDel="00BF7FF5">
              <w:rPr>
                <w:rPrChange w:id="361" w:author="Krasen Karagyozov" w:date="2017-11-10T11:04:00Z">
                  <w:rPr>
                    <w:rStyle w:val="Hyperlink"/>
                    <w:noProof/>
                  </w:rPr>
                </w:rPrChange>
              </w:rPr>
              <w:delText>3.1.2.1.</w:delText>
            </w:r>
            <w:r w:rsidDel="00BF7FF5">
              <w:rPr>
                <w:rFonts w:eastAsiaTheme="minorEastAsia" w:cstheme="minorBidi"/>
                <w:noProof/>
                <w:sz w:val="22"/>
                <w:szCs w:val="22"/>
              </w:rPr>
              <w:tab/>
            </w:r>
            <w:r w:rsidRPr="00AF1514" w:rsidDel="00BF7FF5">
              <w:rPr>
                <w:rPrChange w:id="362" w:author="Krasen Karagyozov" w:date="2017-11-10T11:04:00Z">
                  <w:rPr>
                    <w:rStyle w:val="Hyperlink"/>
                    <w:noProof/>
                  </w:rPr>
                </w:rPrChange>
              </w:rPr>
              <w:delText>Description</w:delText>
            </w:r>
            <w:r w:rsidDel="00BF7FF5">
              <w:rPr>
                <w:noProof/>
                <w:webHidden/>
              </w:rPr>
              <w:tab/>
              <w:delText>15</w:delText>
            </w:r>
          </w:del>
        </w:p>
        <w:p w:rsidR="00E407CB" w:rsidDel="00BF7FF5" w:rsidRDefault="00E407CB">
          <w:pPr>
            <w:pStyle w:val="TOC4"/>
            <w:tabs>
              <w:tab w:val="left" w:pos="1400"/>
              <w:tab w:val="right" w:leader="dot" w:pos="9060"/>
            </w:tabs>
            <w:rPr>
              <w:del w:id="363" w:author="Petya Kaisheva" w:date="2019-10-14T06:54:00Z"/>
              <w:rFonts w:eastAsiaTheme="minorEastAsia" w:cstheme="minorBidi"/>
              <w:noProof/>
              <w:sz w:val="22"/>
              <w:szCs w:val="22"/>
            </w:rPr>
          </w:pPr>
          <w:del w:id="364" w:author="Petya Kaisheva" w:date="2019-10-14T06:54:00Z">
            <w:r w:rsidRPr="00AF1514" w:rsidDel="00BF7FF5">
              <w:rPr>
                <w:rPrChange w:id="365" w:author="Krasen Karagyozov" w:date="2017-11-10T11:04:00Z">
                  <w:rPr>
                    <w:rStyle w:val="Hyperlink"/>
                    <w:noProof/>
                  </w:rPr>
                </w:rPrChange>
              </w:rPr>
              <w:delText>3.1.2.2.</w:delText>
            </w:r>
            <w:r w:rsidDel="00BF7FF5">
              <w:rPr>
                <w:rFonts w:eastAsiaTheme="minorEastAsia" w:cstheme="minorBidi"/>
                <w:noProof/>
                <w:sz w:val="22"/>
                <w:szCs w:val="22"/>
              </w:rPr>
              <w:tab/>
            </w:r>
            <w:r w:rsidRPr="00AF1514" w:rsidDel="00BF7FF5">
              <w:rPr>
                <w:rPrChange w:id="366" w:author="Krasen Karagyozov" w:date="2017-11-10T11:04:00Z">
                  <w:rPr>
                    <w:rStyle w:val="Hyperlink"/>
                    <w:noProof/>
                  </w:rPr>
                </w:rPrChange>
              </w:rPr>
              <w:delText>Updates</w:delText>
            </w:r>
            <w:r w:rsidDel="00BF7FF5">
              <w:rPr>
                <w:noProof/>
                <w:webHidden/>
              </w:rPr>
              <w:tab/>
              <w:delText>15</w:delText>
            </w:r>
          </w:del>
        </w:p>
        <w:p w:rsidR="00E407CB" w:rsidDel="00BF7FF5" w:rsidRDefault="00E407CB">
          <w:pPr>
            <w:pStyle w:val="TOC4"/>
            <w:tabs>
              <w:tab w:val="left" w:pos="1400"/>
              <w:tab w:val="right" w:leader="dot" w:pos="9060"/>
            </w:tabs>
            <w:rPr>
              <w:del w:id="367" w:author="Petya Kaisheva" w:date="2019-10-14T06:54:00Z"/>
              <w:rFonts w:eastAsiaTheme="minorEastAsia" w:cstheme="minorBidi"/>
              <w:noProof/>
              <w:sz w:val="22"/>
              <w:szCs w:val="22"/>
            </w:rPr>
          </w:pPr>
          <w:del w:id="368" w:author="Petya Kaisheva" w:date="2019-10-14T06:54:00Z">
            <w:r w:rsidRPr="00AF1514" w:rsidDel="00BF7FF5">
              <w:rPr>
                <w:rPrChange w:id="369" w:author="Krasen Karagyozov" w:date="2017-11-10T11:04:00Z">
                  <w:rPr>
                    <w:rStyle w:val="Hyperlink"/>
                    <w:noProof/>
                  </w:rPr>
                </w:rPrChange>
              </w:rPr>
              <w:delText>3.1.2.3.</w:delText>
            </w:r>
            <w:r w:rsidDel="00BF7FF5">
              <w:rPr>
                <w:rFonts w:eastAsiaTheme="minorEastAsia" w:cstheme="minorBidi"/>
                <w:noProof/>
                <w:sz w:val="22"/>
                <w:szCs w:val="22"/>
              </w:rPr>
              <w:tab/>
            </w:r>
            <w:r w:rsidRPr="00AF1514" w:rsidDel="00BF7FF5">
              <w:rPr>
                <w:rPrChange w:id="370" w:author="Krasen Karagyozov" w:date="2017-11-10T11:04:00Z">
                  <w:rPr>
                    <w:rStyle w:val="Hyperlink"/>
                    <w:noProof/>
                  </w:rPr>
                </w:rPrChange>
              </w:rPr>
              <w:delText>Data Dictionary</w:delText>
            </w:r>
            <w:r w:rsidDel="00BF7FF5">
              <w:rPr>
                <w:noProof/>
                <w:webHidden/>
              </w:rPr>
              <w:tab/>
              <w:delText>16</w:delText>
            </w:r>
          </w:del>
        </w:p>
        <w:p w:rsidR="00E407CB" w:rsidDel="00BF7FF5" w:rsidRDefault="00E407CB">
          <w:pPr>
            <w:pStyle w:val="TOC4"/>
            <w:tabs>
              <w:tab w:val="left" w:pos="1400"/>
              <w:tab w:val="right" w:leader="dot" w:pos="9060"/>
            </w:tabs>
            <w:rPr>
              <w:del w:id="371" w:author="Petya Kaisheva" w:date="2019-10-14T06:54:00Z"/>
              <w:rFonts w:eastAsiaTheme="minorEastAsia" w:cstheme="minorBidi"/>
              <w:noProof/>
              <w:sz w:val="22"/>
              <w:szCs w:val="22"/>
            </w:rPr>
          </w:pPr>
          <w:del w:id="372" w:author="Petya Kaisheva" w:date="2019-10-14T06:54:00Z">
            <w:r w:rsidRPr="00AF1514" w:rsidDel="00BF7FF5">
              <w:rPr>
                <w:rPrChange w:id="373" w:author="Krasen Karagyozov" w:date="2017-11-10T11:04:00Z">
                  <w:rPr>
                    <w:rStyle w:val="Hyperlink"/>
                    <w:noProof/>
                  </w:rPr>
                </w:rPrChange>
              </w:rPr>
              <w:delText>3.1.2.4.</w:delText>
            </w:r>
            <w:r w:rsidDel="00BF7FF5">
              <w:rPr>
                <w:rFonts w:eastAsiaTheme="minorEastAsia" w:cstheme="minorBidi"/>
                <w:noProof/>
                <w:sz w:val="22"/>
                <w:szCs w:val="22"/>
              </w:rPr>
              <w:tab/>
            </w:r>
            <w:r w:rsidRPr="00AF1514" w:rsidDel="00BF7FF5">
              <w:rPr>
                <w:rPrChange w:id="374" w:author="Krasen Karagyozov" w:date="2017-11-10T11:04:00Z">
                  <w:rPr>
                    <w:rStyle w:val="Hyperlink"/>
                    <w:noProof/>
                  </w:rPr>
                </w:rPrChange>
              </w:rPr>
              <w:delText>Task Input Data</w:delText>
            </w:r>
            <w:r w:rsidDel="00BF7FF5">
              <w:rPr>
                <w:noProof/>
                <w:webHidden/>
              </w:rPr>
              <w:tab/>
              <w:delText>17</w:delText>
            </w:r>
          </w:del>
        </w:p>
        <w:p w:rsidR="00E407CB" w:rsidDel="00BF7FF5" w:rsidRDefault="00E407CB">
          <w:pPr>
            <w:pStyle w:val="TOC3"/>
            <w:tabs>
              <w:tab w:val="left" w:pos="1000"/>
              <w:tab w:val="right" w:leader="dot" w:pos="9060"/>
            </w:tabs>
            <w:rPr>
              <w:del w:id="375" w:author="Petya Kaisheva" w:date="2019-10-14T06:54:00Z"/>
              <w:rFonts w:eastAsiaTheme="minorEastAsia" w:cstheme="minorBidi"/>
              <w:noProof/>
              <w:sz w:val="22"/>
              <w:szCs w:val="22"/>
            </w:rPr>
          </w:pPr>
          <w:del w:id="376" w:author="Petya Kaisheva" w:date="2019-10-14T06:54:00Z">
            <w:r w:rsidRPr="00AF1514" w:rsidDel="00BF7FF5">
              <w:rPr>
                <w:rPrChange w:id="377" w:author="Krasen Karagyozov" w:date="2017-11-10T11:04:00Z">
                  <w:rPr>
                    <w:rStyle w:val="Hyperlink"/>
                    <w:noProof/>
                  </w:rPr>
                </w:rPrChange>
              </w:rPr>
              <w:delText>3.1.3.</w:delText>
            </w:r>
            <w:r w:rsidDel="00BF7FF5">
              <w:rPr>
                <w:rFonts w:eastAsiaTheme="minorEastAsia" w:cstheme="minorBidi"/>
                <w:noProof/>
                <w:sz w:val="22"/>
                <w:szCs w:val="22"/>
              </w:rPr>
              <w:tab/>
            </w:r>
            <w:r w:rsidRPr="00AF1514" w:rsidDel="00BF7FF5">
              <w:rPr>
                <w:rPrChange w:id="378" w:author="Krasen Karagyozov" w:date="2017-11-10T11:04:00Z">
                  <w:rPr>
                    <w:rStyle w:val="Hyperlink"/>
                    <w:noProof/>
                  </w:rPr>
                </w:rPrChange>
              </w:rPr>
              <w:delText>Step « Contract Information »</w:delText>
            </w:r>
            <w:r w:rsidDel="00BF7FF5">
              <w:rPr>
                <w:noProof/>
                <w:webHidden/>
              </w:rPr>
              <w:tab/>
              <w:delText>20</w:delText>
            </w:r>
          </w:del>
        </w:p>
        <w:p w:rsidR="00E407CB" w:rsidDel="00BF7FF5" w:rsidRDefault="00E407CB">
          <w:pPr>
            <w:pStyle w:val="TOC4"/>
            <w:tabs>
              <w:tab w:val="left" w:pos="1400"/>
              <w:tab w:val="right" w:leader="dot" w:pos="9060"/>
            </w:tabs>
            <w:rPr>
              <w:del w:id="379" w:author="Petya Kaisheva" w:date="2019-10-14T06:54:00Z"/>
              <w:rFonts w:eastAsiaTheme="minorEastAsia" w:cstheme="minorBidi"/>
              <w:noProof/>
              <w:sz w:val="22"/>
              <w:szCs w:val="22"/>
            </w:rPr>
          </w:pPr>
          <w:del w:id="380" w:author="Petya Kaisheva" w:date="2019-10-14T06:54:00Z">
            <w:r w:rsidRPr="00AF1514" w:rsidDel="00BF7FF5">
              <w:rPr>
                <w:rPrChange w:id="381" w:author="Krasen Karagyozov" w:date="2017-11-10T11:04:00Z">
                  <w:rPr>
                    <w:rStyle w:val="Hyperlink"/>
                    <w:noProof/>
                  </w:rPr>
                </w:rPrChange>
              </w:rPr>
              <w:delText>3.1.3.1.</w:delText>
            </w:r>
            <w:r w:rsidDel="00BF7FF5">
              <w:rPr>
                <w:rFonts w:eastAsiaTheme="minorEastAsia" w:cstheme="minorBidi"/>
                <w:noProof/>
                <w:sz w:val="22"/>
                <w:szCs w:val="22"/>
              </w:rPr>
              <w:tab/>
            </w:r>
            <w:r w:rsidRPr="00AF1514" w:rsidDel="00BF7FF5">
              <w:rPr>
                <w:rPrChange w:id="382" w:author="Krasen Karagyozov" w:date="2017-11-10T11:04:00Z">
                  <w:rPr>
                    <w:rStyle w:val="Hyperlink"/>
                    <w:noProof/>
                  </w:rPr>
                </w:rPrChange>
              </w:rPr>
              <w:delText>Description</w:delText>
            </w:r>
            <w:r w:rsidDel="00BF7FF5">
              <w:rPr>
                <w:noProof/>
                <w:webHidden/>
              </w:rPr>
              <w:tab/>
              <w:delText>20</w:delText>
            </w:r>
          </w:del>
        </w:p>
        <w:p w:rsidR="00E407CB" w:rsidDel="00BF7FF5" w:rsidRDefault="00E407CB">
          <w:pPr>
            <w:pStyle w:val="TOC4"/>
            <w:tabs>
              <w:tab w:val="left" w:pos="1400"/>
              <w:tab w:val="right" w:leader="dot" w:pos="9060"/>
            </w:tabs>
            <w:rPr>
              <w:del w:id="383" w:author="Petya Kaisheva" w:date="2019-10-14T06:54:00Z"/>
              <w:rFonts w:eastAsiaTheme="minorEastAsia" w:cstheme="minorBidi"/>
              <w:noProof/>
              <w:sz w:val="22"/>
              <w:szCs w:val="22"/>
            </w:rPr>
          </w:pPr>
          <w:del w:id="384" w:author="Petya Kaisheva" w:date="2019-10-14T06:54:00Z">
            <w:r w:rsidRPr="00AF1514" w:rsidDel="00BF7FF5">
              <w:rPr>
                <w:rPrChange w:id="385" w:author="Krasen Karagyozov" w:date="2017-11-10T11:04:00Z">
                  <w:rPr>
                    <w:rStyle w:val="Hyperlink"/>
                    <w:noProof/>
                  </w:rPr>
                </w:rPrChange>
              </w:rPr>
              <w:delText>3.1.3.2.</w:delText>
            </w:r>
            <w:r w:rsidDel="00BF7FF5">
              <w:rPr>
                <w:rFonts w:eastAsiaTheme="minorEastAsia" w:cstheme="minorBidi"/>
                <w:noProof/>
                <w:sz w:val="22"/>
                <w:szCs w:val="22"/>
              </w:rPr>
              <w:tab/>
            </w:r>
            <w:r w:rsidRPr="00AF1514" w:rsidDel="00BF7FF5">
              <w:rPr>
                <w:rPrChange w:id="386" w:author="Krasen Karagyozov" w:date="2017-11-10T11:04:00Z">
                  <w:rPr>
                    <w:rStyle w:val="Hyperlink"/>
                    <w:noProof/>
                  </w:rPr>
                </w:rPrChange>
              </w:rPr>
              <w:delText>Updates</w:delText>
            </w:r>
            <w:r w:rsidDel="00BF7FF5">
              <w:rPr>
                <w:noProof/>
                <w:webHidden/>
              </w:rPr>
              <w:tab/>
              <w:delText>20</w:delText>
            </w:r>
          </w:del>
        </w:p>
        <w:p w:rsidR="00E407CB" w:rsidDel="00BF7FF5" w:rsidRDefault="00E407CB">
          <w:pPr>
            <w:pStyle w:val="TOC4"/>
            <w:tabs>
              <w:tab w:val="left" w:pos="1400"/>
              <w:tab w:val="right" w:leader="dot" w:pos="9060"/>
            </w:tabs>
            <w:rPr>
              <w:del w:id="387" w:author="Petya Kaisheva" w:date="2019-10-14T06:54:00Z"/>
              <w:rFonts w:eastAsiaTheme="minorEastAsia" w:cstheme="minorBidi"/>
              <w:noProof/>
              <w:sz w:val="22"/>
              <w:szCs w:val="22"/>
            </w:rPr>
          </w:pPr>
          <w:del w:id="388" w:author="Petya Kaisheva" w:date="2019-10-14T06:54:00Z">
            <w:r w:rsidRPr="00AF1514" w:rsidDel="00BF7FF5">
              <w:rPr>
                <w:rPrChange w:id="389" w:author="Krasen Karagyozov" w:date="2017-11-10T11:04:00Z">
                  <w:rPr>
                    <w:rStyle w:val="Hyperlink"/>
                    <w:noProof/>
                  </w:rPr>
                </w:rPrChange>
              </w:rPr>
              <w:delText>3.1.3.3.</w:delText>
            </w:r>
            <w:r w:rsidDel="00BF7FF5">
              <w:rPr>
                <w:rFonts w:eastAsiaTheme="minorEastAsia" w:cstheme="minorBidi"/>
                <w:noProof/>
                <w:sz w:val="22"/>
                <w:szCs w:val="22"/>
              </w:rPr>
              <w:tab/>
            </w:r>
            <w:r w:rsidRPr="00AF1514" w:rsidDel="00BF7FF5">
              <w:rPr>
                <w:rPrChange w:id="390" w:author="Krasen Karagyozov" w:date="2017-11-10T11:04:00Z">
                  <w:rPr>
                    <w:rStyle w:val="Hyperlink"/>
                    <w:noProof/>
                  </w:rPr>
                </w:rPrChange>
              </w:rPr>
              <w:delText>Data Dictionary</w:delText>
            </w:r>
            <w:r w:rsidDel="00BF7FF5">
              <w:rPr>
                <w:noProof/>
                <w:webHidden/>
              </w:rPr>
              <w:tab/>
              <w:delText>20</w:delText>
            </w:r>
          </w:del>
        </w:p>
        <w:p w:rsidR="00E407CB" w:rsidDel="00BF7FF5" w:rsidRDefault="00E407CB">
          <w:pPr>
            <w:pStyle w:val="TOC4"/>
            <w:tabs>
              <w:tab w:val="left" w:pos="1400"/>
              <w:tab w:val="right" w:leader="dot" w:pos="9060"/>
            </w:tabs>
            <w:rPr>
              <w:del w:id="391" w:author="Petya Kaisheva" w:date="2019-10-14T06:54:00Z"/>
              <w:rFonts w:eastAsiaTheme="minorEastAsia" w:cstheme="minorBidi"/>
              <w:noProof/>
              <w:sz w:val="22"/>
              <w:szCs w:val="22"/>
            </w:rPr>
          </w:pPr>
          <w:del w:id="392" w:author="Petya Kaisheva" w:date="2019-10-14T06:54:00Z">
            <w:r w:rsidRPr="00AF1514" w:rsidDel="00BF7FF5">
              <w:rPr>
                <w:rPrChange w:id="393" w:author="Krasen Karagyozov" w:date="2017-11-10T11:04:00Z">
                  <w:rPr>
                    <w:rStyle w:val="Hyperlink"/>
                    <w:noProof/>
                  </w:rPr>
                </w:rPrChange>
              </w:rPr>
              <w:delText>3.1.3.4.</w:delText>
            </w:r>
            <w:r w:rsidDel="00BF7FF5">
              <w:rPr>
                <w:rFonts w:eastAsiaTheme="minorEastAsia" w:cstheme="minorBidi"/>
                <w:noProof/>
                <w:sz w:val="22"/>
                <w:szCs w:val="22"/>
              </w:rPr>
              <w:tab/>
            </w:r>
            <w:r w:rsidRPr="00AF1514" w:rsidDel="00BF7FF5">
              <w:rPr>
                <w:rPrChange w:id="394" w:author="Krasen Karagyozov" w:date="2017-11-10T11:04:00Z">
                  <w:rPr>
                    <w:rStyle w:val="Hyperlink"/>
                    <w:noProof/>
                  </w:rPr>
                </w:rPrChange>
              </w:rPr>
              <w:delText>Task Input Data</w:delText>
            </w:r>
            <w:r w:rsidDel="00BF7FF5">
              <w:rPr>
                <w:noProof/>
                <w:webHidden/>
              </w:rPr>
              <w:tab/>
              <w:delText>20</w:delText>
            </w:r>
          </w:del>
        </w:p>
        <w:p w:rsidR="00E407CB" w:rsidDel="00BF7FF5" w:rsidRDefault="00E407CB">
          <w:pPr>
            <w:pStyle w:val="TOC3"/>
            <w:tabs>
              <w:tab w:val="left" w:pos="1000"/>
              <w:tab w:val="right" w:leader="dot" w:pos="9060"/>
            </w:tabs>
            <w:rPr>
              <w:del w:id="395" w:author="Petya Kaisheva" w:date="2019-10-14T06:54:00Z"/>
              <w:rFonts w:eastAsiaTheme="minorEastAsia" w:cstheme="minorBidi"/>
              <w:noProof/>
              <w:sz w:val="22"/>
              <w:szCs w:val="22"/>
            </w:rPr>
          </w:pPr>
          <w:del w:id="396" w:author="Petya Kaisheva" w:date="2019-10-14T06:54:00Z">
            <w:r w:rsidRPr="00AF1514" w:rsidDel="00BF7FF5">
              <w:rPr>
                <w:rPrChange w:id="397" w:author="Krasen Karagyozov" w:date="2017-11-10T11:04:00Z">
                  <w:rPr>
                    <w:rStyle w:val="Hyperlink"/>
                    <w:noProof/>
                  </w:rPr>
                </w:rPrChange>
              </w:rPr>
              <w:delText>3.1.4.</w:delText>
            </w:r>
            <w:r w:rsidDel="00BF7FF5">
              <w:rPr>
                <w:rFonts w:eastAsiaTheme="minorEastAsia" w:cstheme="minorBidi"/>
                <w:noProof/>
                <w:sz w:val="22"/>
                <w:szCs w:val="22"/>
              </w:rPr>
              <w:tab/>
            </w:r>
            <w:r w:rsidRPr="00AF1514" w:rsidDel="00BF7FF5">
              <w:rPr>
                <w:rPrChange w:id="398" w:author="Krasen Karagyozov" w:date="2017-11-10T11:04:00Z">
                  <w:rPr>
                    <w:rStyle w:val="Hyperlink"/>
                    <w:noProof/>
                  </w:rPr>
                </w:rPrChange>
              </w:rPr>
              <w:delText>Step « Regular Payments »</w:delText>
            </w:r>
            <w:r w:rsidDel="00BF7FF5">
              <w:rPr>
                <w:noProof/>
                <w:webHidden/>
              </w:rPr>
              <w:tab/>
              <w:delText>21</w:delText>
            </w:r>
          </w:del>
        </w:p>
        <w:p w:rsidR="00E407CB" w:rsidDel="00BF7FF5" w:rsidRDefault="00E407CB">
          <w:pPr>
            <w:pStyle w:val="TOC4"/>
            <w:tabs>
              <w:tab w:val="left" w:pos="1400"/>
              <w:tab w:val="right" w:leader="dot" w:pos="9060"/>
            </w:tabs>
            <w:rPr>
              <w:del w:id="399" w:author="Petya Kaisheva" w:date="2019-10-14T06:54:00Z"/>
              <w:rFonts w:eastAsiaTheme="minorEastAsia" w:cstheme="minorBidi"/>
              <w:noProof/>
              <w:sz w:val="22"/>
              <w:szCs w:val="22"/>
            </w:rPr>
          </w:pPr>
          <w:del w:id="400" w:author="Petya Kaisheva" w:date="2019-10-14T06:54:00Z">
            <w:r w:rsidRPr="00AF1514" w:rsidDel="00BF7FF5">
              <w:rPr>
                <w:rPrChange w:id="401" w:author="Krasen Karagyozov" w:date="2017-11-10T11:04:00Z">
                  <w:rPr>
                    <w:rStyle w:val="Hyperlink"/>
                    <w:noProof/>
                  </w:rPr>
                </w:rPrChange>
              </w:rPr>
              <w:delText>3.1.4.1.</w:delText>
            </w:r>
            <w:r w:rsidDel="00BF7FF5">
              <w:rPr>
                <w:rFonts w:eastAsiaTheme="minorEastAsia" w:cstheme="minorBidi"/>
                <w:noProof/>
                <w:sz w:val="22"/>
                <w:szCs w:val="22"/>
              </w:rPr>
              <w:tab/>
            </w:r>
            <w:r w:rsidRPr="00AF1514" w:rsidDel="00BF7FF5">
              <w:rPr>
                <w:rPrChange w:id="402" w:author="Krasen Karagyozov" w:date="2017-11-10T11:04:00Z">
                  <w:rPr>
                    <w:rStyle w:val="Hyperlink"/>
                    <w:noProof/>
                  </w:rPr>
                </w:rPrChange>
              </w:rPr>
              <w:delText>Description</w:delText>
            </w:r>
            <w:r w:rsidDel="00BF7FF5">
              <w:rPr>
                <w:noProof/>
                <w:webHidden/>
              </w:rPr>
              <w:tab/>
              <w:delText>21</w:delText>
            </w:r>
          </w:del>
        </w:p>
        <w:p w:rsidR="00E407CB" w:rsidDel="00BF7FF5" w:rsidRDefault="00E407CB">
          <w:pPr>
            <w:pStyle w:val="TOC4"/>
            <w:tabs>
              <w:tab w:val="left" w:pos="1400"/>
              <w:tab w:val="right" w:leader="dot" w:pos="9060"/>
            </w:tabs>
            <w:rPr>
              <w:del w:id="403" w:author="Petya Kaisheva" w:date="2019-10-14T06:54:00Z"/>
              <w:rFonts w:eastAsiaTheme="minorEastAsia" w:cstheme="minorBidi"/>
              <w:noProof/>
              <w:sz w:val="22"/>
              <w:szCs w:val="22"/>
            </w:rPr>
          </w:pPr>
          <w:del w:id="404" w:author="Petya Kaisheva" w:date="2019-10-14T06:54:00Z">
            <w:r w:rsidRPr="00AF1514" w:rsidDel="00BF7FF5">
              <w:rPr>
                <w:rPrChange w:id="405" w:author="Krasen Karagyozov" w:date="2017-11-10T11:04:00Z">
                  <w:rPr>
                    <w:rStyle w:val="Hyperlink"/>
                    <w:noProof/>
                  </w:rPr>
                </w:rPrChange>
              </w:rPr>
              <w:delText>3.1.4.2.</w:delText>
            </w:r>
            <w:r w:rsidDel="00BF7FF5">
              <w:rPr>
                <w:rFonts w:eastAsiaTheme="minorEastAsia" w:cstheme="minorBidi"/>
                <w:noProof/>
                <w:sz w:val="22"/>
                <w:szCs w:val="22"/>
              </w:rPr>
              <w:tab/>
            </w:r>
            <w:r w:rsidRPr="00AF1514" w:rsidDel="00BF7FF5">
              <w:rPr>
                <w:rPrChange w:id="406" w:author="Krasen Karagyozov" w:date="2017-11-10T11:04:00Z">
                  <w:rPr>
                    <w:rStyle w:val="Hyperlink"/>
                    <w:noProof/>
                  </w:rPr>
                </w:rPrChange>
              </w:rPr>
              <w:delText>Updates</w:delText>
            </w:r>
            <w:r w:rsidDel="00BF7FF5">
              <w:rPr>
                <w:noProof/>
                <w:webHidden/>
              </w:rPr>
              <w:tab/>
              <w:delText>21</w:delText>
            </w:r>
          </w:del>
        </w:p>
        <w:p w:rsidR="00E407CB" w:rsidDel="00BF7FF5" w:rsidRDefault="00E407CB">
          <w:pPr>
            <w:pStyle w:val="TOC4"/>
            <w:tabs>
              <w:tab w:val="left" w:pos="1400"/>
              <w:tab w:val="right" w:leader="dot" w:pos="9060"/>
            </w:tabs>
            <w:rPr>
              <w:del w:id="407" w:author="Petya Kaisheva" w:date="2019-10-14T06:54:00Z"/>
              <w:rFonts w:eastAsiaTheme="minorEastAsia" w:cstheme="minorBidi"/>
              <w:noProof/>
              <w:sz w:val="22"/>
              <w:szCs w:val="22"/>
            </w:rPr>
          </w:pPr>
          <w:del w:id="408" w:author="Petya Kaisheva" w:date="2019-10-14T06:54:00Z">
            <w:r w:rsidRPr="00AF1514" w:rsidDel="00BF7FF5">
              <w:rPr>
                <w:rPrChange w:id="409" w:author="Krasen Karagyozov" w:date="2017-11-10T11:04:00Z">
                  <w:rPr>
                    <w:rStyle w:val="Hyperlink"/>
                    <w:noProof/>
                  </w:rPr>
                </w:rPrChange>
              </w:rPr>
              <w:delText>3.1.4.3.</w:delText>
            </w:r>
            <w:r w:rsidDel="00BF7FF5">
              <w:rPr>
                <w:rFonts w:eastAsiaTheme="minorEastAsia" w:cstheme="minorBidi"/>
                <w:noProof/>
                <w:sz w:val="22"/>
                <w:szCs w:val="22"/>
              </w:rPr>
              <w:tab/>
            </w:r>
            <w:r w:rsidRPr="00AF1514" w:rsidDel="00BF7FF5">
              <w:rPr>
                <w:rPrChange w:id="410" w:author="Krasen Karagyozov" w:date="2017-11-10T11:04:00Z">
                  <w:rPr>
                    <w:rStyle w:val="Hyperlink"/>
                    <w:noProof/>
                  </w:rPr>
                </w:rPrChange>
              </w:rPr>
              <w:delText>Data Dictionary</w:delText>
            </w:r>
            <w:r w:rsidDel="00BF7FF5">
              <w:rPr>
                <w:noProof/>
                <w:webHidden/>
              </w:rPr>
              <w:tab/>
              <w:delText>22</w:delText>
            </w:r>
          </w:del>
        </w:p>
        <w:p w:rsidR="00E407CB" w:rsidDel="00BF7FF5" w:rsidRDefault="00E407CB">
          <w:pPr>
            <w:pStyle w:val="TOC4"/>
            <w:tabs>
              <w:tab w:val="left" w:pos="1400"/>
              <w:tab w:val="right" w:leader="dot" w:pos="9060"/>
            </w:tabs>
            <w:rPr>
              <w:del w:id="411" w:author="Petya Kaisheva" w:date="2019-10-14T06:54:00Z"/>
              <w:rFonts w:eastAsiaTheme="minorEastAsia" w:cstheme="minorBidi"/>
              <w:noProof/>
              <w:sz w:val="22"/>
              <w:szCs w:val="22"/>
            </w:rPr>
          </w:pPr>
          <w:del w:id="412" w:author="Petya Kaisheva" w:date="2019-10-14T06:54:00Z">
            <w:r w:rsidRPr="00AF1514" w:rsidDel="00BF7FF5">
              <w:rPr>
                <w:rPrChange w:id="413" w:author="Krasen Karagyozov" w:date="2017-11-10T11:04:00Z">
                  <w:rPr>
                    <w:rStyle w:val="Hyperlink"/>
                    <w:noProof/>
                  </w:rPr>
                </w:rPrChange>
              </w:rPr>
              <w:delText>3.1.4.4.</w:delText>
            </w:r>
            <w:r w:rsidDel="00BF7FF5">
              <w:rPr>
                <w:rFonts w:eastAsiaTheme="minorEastAsia" w:cstheme="minorBidi"/>
                <w:noProof/>
                <w:sz w:val="22"/>
                <w:szCs w:val="22"/>
              </w:rPr>
              <w:tab/>
            </w:r>
            <w:r w:rsidRPr="00AF1514" w:rsidDel="00BF7FF5">
              <w:rPr>
                <w:rPrChange w:id="414" w:author="Krasen Karagyozov" w:date="2017-11-10T11:04:00Z">
                  <w:rPr>
                    <w:rStyle w:val="Hyperlink"/>
                    <w:noProof/>
                  </w:rPr>
                </w:rPrChange>
              </w:rPr>
              <w:delText>Task Input Data</w:delText>
            </w:r>
            <w:r w:rsidDel="00BF7FF5">
              <w:rPr>
                <w:noProof/>
                <w:webHidden/>
              </w:rPr>
              <w:tab/>
              <w:delText>22</w:delText>
            </w:r>
          </w:del>
        </w:p>
        <w:p w:rsidR="00E407CB" w:rsidDel="00BF7FF5" w:rsidRDefault="00E407CB">
          <w:pPr>
            <w:pStyle w:val="TOC3"/>
            <w:tabs>
              <w:tab w:val="left" w:pos="1000"/>
              <w:tab w:val="right" w:leader="dot" w:pos="9060"/>
            </w:tabs>
            <w:rPr>
              <w:del w:id="415" w:author="Petya Kaisheva" w:date="2019-10-14T06:54:00Z"/>
              <w:rFonts w:eastAsiaTheme="minorEastAsia" w:cstheme="minorBidi"/>
              <w:noProof/>
              <w:sz w:val="22"/>
              <w:szCs w:val="22"/>
            </w:rPr>
          </w:pPr>
          <w:del w:id="416" w:author="Petya Kaisheva" w:date="2019-10-14T06:54:00Z">
            <w:r w:rsidRPr="00AF1514" w:rsidDel="00BF7FF5">
              <w:rPr>
                <w:rPrChange w:id="417" w:author="Krasen Karagyozov" w:date="2017-11-10T11:04:00Z">
                  <w:rPr>
                    <w:rStyle w:val="Hyperlink"/>
                    <w:noProof/>
                  </w:rPr>
                </w:rPrChange>
              </w:rPr>
              <w:delText>3.1.5.</w:delText>
            </w:r>
            <w:r w:rsidDel="00BF7FF5">
              <w:rPr>
                <w:rFonts w:eastAsiaTheme="minorEastAsia" w:cstheme="minorBidi"/>
                <w:noProof/>
                <w:sz w:val="22"/>
                <w:szCs w:val="22"/>
              </w:rPr>
              <w:tab/>
            </w:r>
            <w:r w:rsidRPr="00AF1514" w:rsidDel="00BF7FF5">
              <w:rPr>
                <w:rPrChange w:id="418" w:author="Krasen Karagyozov" w:date="2017-11-10T11:04:00Z">
                  <w:rPr>
                    <w:rStyle w:val="Hyperlink"/>
                    <w:noProof/>
                  </w:rPr>
                </w:rPrChange>
              </w:rPr>
              <w:delText>Step « Risk Definition »</w:delText>
            </w:r>
            <w:r w:rsidDel="00BF7FF5">
              <w:rPr>
                <w:noProof/>
                <w:webHidden/>
              </w:rPr>
              <w:tab/>
              <w:delText>23</w:delText>
            </w:r>
          </w:del>
        </w:p>
        <w:p w:rsidR="00E407CB" w:rsidDel="00BF7FF5" w:rsidRDefault="00E407CB">
          <w:pPr>
            <w:pStyle w:val="TOC4"/>
            <w:tabs>
              <w:tab w:val="left" w:pos="1400"/>
              <w:tab w:val="right" w:leader="dot" w:pos="9060"/>
            </w:tabs>
            <w:rPr>
              <w:del w:id="419" w:author="Petya Kaisheva" w:date="2019-10-14T06:54:00Z"/>
              <w:rFonts w:eastAsiaTheme="minorEastAsia" w:cstheme="minorBidi"/>
              <w:noProof/>
              <w:sz w:val="22"/>
              <w:szCs w:val="22"/>
            </w:rPr>
          </w:pPr>
          <w:del w:id="420" w:author="Petya Kaisheva" w:date="2019-10-14T06:54:00Z">
            <w:r w:rsidRPr="00AF1514" w:rsidDel="00BF7FF5">
              <w:rPr>
                <w:rPrChange w:id="421" w:author="Krasen Karagyozov" w:date="2017-11-10T11:04:00Z">
                  <w:rPr>
                    <w:rStyle w:val="Hyperlink"/>
                    <w:noProof/>
                  </w:rPr>
                </w:rPrChange>
              </w:rPr>
              <w:delText>3.1.5.1.</w:delText>
            </w:r>
            <w:r w:rsidDel="00BF7FF5">
              <w:rPr>
                <w:rFonts w:eastAsiaTheme="minorEastAsia" w:cstheme="minorBidi"/>
                <w:noProof/>
                <w:sz w:val="22"/>
                <w:szCs w:val="22"/>
              </w:rPr>
              <w:tab/>
            </w:r>
            <w:r w:rsidRPr="00AF1514" w:rsidDel="00BF7FF5">
              <w:rPr>
                <w:rPrChange w:id="422" w:author="Krasen Karagyozov" w:date="2017-11-10T11:04:00Z">
                  <w:rPr>
                    <w:rStyle w:val="Hyperlink"/>
                    <w:noProof/>
                  </w:rPr>
                </w:rPrChange>
              </w:rPr>
              <w:delText>Description</w:delText>
            </w:r>
            <w:r w:rsidDel="00BF7FF5">
              <w:rPr>
                <w:noProof/>
                <w:webHidden/>
              </w:rPr>
              <w:tab/>
              <w:delText>24</w:delText>
            </w:r>
          </w:del>
        </w:p>
        <w:p w:rsidR="00E407CB" w:rsidDel="00BF7FF5" w:rsidRDefault="00E407CB">
          <w:pPr>
            <w:pStyle w:val="TOC4"/>
            <w:tabs>
              <w:tab w:val="left" w:pos="1400"/>
              <w:tab w:val="right" w:leader="dot" w:pos="9060"/>
            </w:tabs>
            <w:rPr>
              <w:del w:id="423" w:author="Petya Kaisheva" w:date="2019-10-14T06:54:00Z"/>
              <w:rFonts w:eastAsiaTheme="minorEastAsia" w:cstheme="minorBidi"/>
              <w:noProof/>
              <w:sz w:val="22"/>
              <w:szCs w:val="22"/>
            </w:rPr>
          </w:pPr>
          <w:del w:id="424" w:author="Petya Kaisheva" w:date="2019-10-14T06:54:00Z">
            <w:r w:rsidRPr="00AF1514" w:rsidDel="00BF7FF5">
              <w:rPr>
                <w:rPrChange w:id="425" w:author="Krasen Karagyozov" w:date="2017-11-10T11:04:00Z">
                  <w:rPr>
                    <w:rStyle w:val="Hyperlink"/>
                    <w:noProof/>
                  </w:rPr>
                </w:rPrChange>
              </w:rPr>
              <w:delText>3.1.5.2.</w:delText>
            </w:r>
            <w:r w:rsidDel="00BF7FF5">
              <w:rPr>
                <w:rFonts w:eastAsiaTheme="minorEastAsia" w:cstheme="minorBidi"/>
                <w:noProof/>
                <w:sz w:val="22"/>
                <w:szCs w:val="22"/>
              </w:rPr>
              <w:tab/>
            </w:r>
            <w:r w:rsidRPr="00AF1514" w:rsidDel="00BF7FF5">
              <w:rPr>
                <w:rPrChange w:id="426" w:author="Krasen Karagyozov" w:date="2017-11-10T11:04:00Z">
                  <w:rPr>
                    <w:rStyle w:val="Hyperlink"/>
                    <w:noProof/>
                  </w:rPr>
                </w:rPrChange>
              </w:rPr>
              <w:delText>Updates</w:delText>
            </w:r>
            <w:r w:rsidDel="00BF7FF5">
              <w:rPr>
                <w:noProof/>
                <w:webHidden/>
              </w:rPr>
              <w:tab/>
              <w:delText>24</w:delText>
            </w:r>
          </w:del>
        </w:p>
        <w:p w:rsidR="00E407CB" w:rsidDel="00BF7FF5" w:rsidRDefault="00E407CB">
          <w:pPr>
            <w:pStyle w:val="TOC4"/>
            <w:tabs>
              <w:tab w:val="left" w:pos="1400"/>
              <w:tab w:val="right" w:leader="dot" w:pos="9060"/>
            </w:tabs>
            <w:rPr>
              <w:del w:id="427" w:author="Petya Kaisheva" w:date="2019-10-14T06:54:00Z"/>
              <w:rFonts w:eastAsiaTheme="minorEastAsia" w:cstheme="minorBidi"/>
              <w:noProof/>
              <w:sz w:val="22"/>
              <w:szCs w:val="22"/>
            </w:rPr>
          </w:pPr>
          <w:del w:id="428" w:author="Petya Kaisheva" w:date="2019-10-14T06:54:00Z">
            <w:r w:rsidRPr="00AF1514" w:rsidDel="00BF7FF5">
              <w:rPr>
                <w:rPrChange w:id="429" w:author="Krasen Karagyozov" w:date="2017-11-10T11:04:00Z">
                  <w:rPr>
                    <w:rStyle w:val="Hyperlink"/>
                    <w:noProof/>
                  </w:rPr>
                </w:rPrChange>
              </w:rPr>
              <w:delText>3.1.5.3.</w:delText>
            </w:r>
            <w:r w:rsidDel="00BF7FF5">
              <w:rPr>
                <w:rFonts w:eastAsiaTheme="minorEastAsia" w:cstheme="minorBidi"/>
                <w:noProof/>
                <w:sz w:val="22"/>
                <w:szCs w:val="22"/>
              </w:rPr>
              <w:tab/>
            </w:r>
            <w:r w:rsidRPr="00AF1514" w:rsidDel="00BF7FF5">
              <w:rPr>
                <w:rPrChange w:id="430" w:author="Krasen Karagyozov" w:date="2017-11-10T11:04:00Z">
                  <w:rPr>
                    <w:rStyle w:val="Hyperlink"/>
                    <w:noProof/>
                  </w:rPr>
                </w:rPrChange>
              </w:rPr>
              <w:delText>Data Dictionary</w:delText>
            </w:r>
            <w:r w:rsidDel="00BF7FF5">
              <w:rPr>
                <w:noProof/>
                <w:webHidden/>
              </w:rPr>
              <w:tab/>
              <w:delText>24</w:delText>
            </w:r>
          </w:del>
        </w:p>
        <w:p w:rsidR="00E407CB" w:rsidDel="00BF7FF5" w:rsidRDefault="00E407CB">
          <w:pPr>
            <w:pStyle w:val="TOC4"/>
            <w:tabs>
              <w:tab w:val="left" w:pos="1400"/>
              <w:tab w:val="right" w:leader="dot" w:pos="9060"/>
            </w:tabs>
            <w:rPr>
              <w:del w:id="431" w:author="Petya Kaisheva" w:date="2019-10-14T06:54:00Z"/>
              <w:rFonts w:eastAsiaTheme="minorEastAsia" w:cstheme="minorBidi"/>
              <w:noProof/>
              <w:sz w:val="22"/>
              <w:szCs w:val="22"/>
            </w:rPr>
          </w:pPr>
          <w:del w:id="432" w:author="Petya Kaisheva" w:date="2019-10-14T06:54:00Z">
            <w:r w:rsidRPr="00AF1514" w:rsidDel="00BF7FF5">
              <w:rPr>
                <w:rPrChange w:id="433" w:author="Krasen Karagyozov" w:date="2017-11-10T11:04:00Z">
                  <w:rPr>
                    <w:rStyle w:val="Hyperlink"/>
                    <w:noProof/>
                  </w:rPr>
                </w:rPrChange>
              </w:rPr>
              <w:delText>3.1.5.4.</w:delText>
            </w:r>
            <w:r w:rsidDel="00BF7FF5">
              <w:rPr>
                <w:rFonts w:eastAsiaTheme="minorEastAsia" w:cstheme="minorBidi"/>
                <w:noProof/>
                <w:sz w:val="22"/>
                <w:szCs w:val="22"/>
              </w:rPr>
              <w:tab/>
            </w:r>
            <w:r w:rsidRPr="00AF1514" w:rsidDel="00BF7FF5">
              <w:rPr>
                <w:rPrChange w:id="434" w:author="Krasen Karagyozov" w:date="2017-11-10T11:04:00Z">
                  <w:rPr>
                    <w:rStyle w:val="Hyperlink"/>
                    <w:noProof/>
                  </w:rPr>
                </w:rPrChange>
              </w:rPr>
              <w:delText>Task Input Data</w:delText>
            </w:r>
            <w:r w:rsidDel="00BF7FF5">
              <w:rPr>
                <w:noProof/>
                <w:webHidden/>
              </w:rPr>
              <w:tab/>
              <w:delText>25</w:delText>
            </w:r>
          </w:del>
        </w:p>
        <w:p w:rsidR="00E407CB" w:rsidDel="00BF7FF5" w:rsidRDefault="00E407CB">
          <w:pPr>
            <w:pStyle w:val="TOC3"/>
            <w:tabs>
              <w:tab w:val="left" w:pos="1000"/>
              <w:tab w:val="right" w:leader="dot" w:pos="9060"/>
            </w:tabs>
            <w:rPr>
              <w:del w:id="435" w:author="Petya Kaisheva" w:date="2019-10-14T06:54:00Z"/>
              <w:rFonts w:eastAsiaTheme="minorEastAsia" w:cstheme="minorBidi"/>
              <w:noProof/>
              <w:sz w:val="22"/>
              <w:szCs w:val="22"/>
            </w:rPr>
          </w:pPr>
          <w:del w:id="436" w:author="Petya Kaisheva" w:date="2019-10-14T06:54:00Z">
            <w:r w:rsidRPr="00AF1514" w:rsidDel="00BF7FF5">
              <w:rPr>
                <w:rPrChange w:id="437" w:author="Krasen Karagyozov" w:date="2017-11-10T11:04:00Z">
                  <w:rPr>
                    <w:rStyle w:val="Hyperlink"/>
                    <w:noProof/>
                  </w:rPr>
                </w:rPrChange>
              </w:rPr>
              <w:delText>3.1.6.</w:delText>
            </w:r>
            <w:r w:rsidDel="00BF7FF5">
              <w:rPr>
                <w:rFonts w:eastAsiaTheme="minorEastAsia" w:cstheme="minorBidi"/>
                <w:noProof/>
                <w:sz w:val="22"/>
                <w:szCs w:val="22"/>
              </w:rPr>
              <w:tab/>
            </w:r>
            <w:r w:rsidRPr="00AF1514" w:rsidDel="00BF7FF5">
              <w:rPr>
                <w:rPrChange w:id="438" w:author="Krasen Karagyozov" w:date="2017-11-10T11:04:00Z">
                  <w:rPr>
                    <w:rStyle w:val="Hyperlink"/>
                    <w:noProof/>
                  </w:rPr>
                </w:rPrChange>
              </w:rPr>
              <w:delText>Step « Premium Adjustments »</w:delText>
            </w:r>
            <w:r w:rsidDel="00BF7FF5">
              <w:rPr>
                <w:noProof/>
                <w:webHidden/>
              </w:rPr>
              <w:tab/>
              <w:delText>28</w:delText>
            </w:r>
          </w:del>
        </w:p>
        <w:p w:rsidR="00E407CB" w:rsidDel="00BF7FF5" w:rsidRDefault="00E407CB">
          <w:pPr>
            <w:pStyle w:val="TOC4"/>
            <w:tabs>
              <w:tab w:val="left" w:pos="1400"/>
              <w:tab w:val="right" w:leader="dot" w:pos="9060"/>
            </w:tabs>
            <w:rPr>
              <w:del w:id="439" w:author="Petya Kaisheva" w:date="2019-10-14T06:54:00Z"/>
              <w:rFonts w:eastAsiaTheme="minorEastAsia" w:cstheme="minorBidi"/>
              <w:noProof/>
              <w:sz w:val="22"/>
              <w:szCs w:val="22"/>
            </w:rPr>
          </w:pPr>
          <w:del w:id="440" w:author="Petya Kaisheva" w:date="2019-10-14T06:54:00Z">
            <w:r w:rsidRPr="00AF1514" w:rsidDel="00BF7FF5">
              <w:rPr>
                <w:rPrChange w:id="441" w:author="Krasen Karagyozov" w:date="2017-11-10T11:04:00Z">
                  <w:rPr>
                    <w:rStyle w:val="Hyperlink"/>
                    <w:noProof/>
                  </w:rPr>
                </w:rPrChange>
              </w:rPr>
              <w:delText>3.1.6.1.</w:delText>
            </w:r>
            <w:r w:rsidDel="00BF7FF5">
              <w:rPr>
                <w:rFonts w:eastAsiaTheme="minorEastAsia" w:cstheme="minorBidi"/>
                <w:noProof/>
                <w:sz w:val="22"/>
                <w:szCs w:val="22"/>
              </w:rPr>
              <w:tab/>
            </w:r>
            <w:r w:rsidRPr="00AF1514" w:rsidDel="00BF7FF5">
              <w:rPr>
                <w:rPrChange w:id="442" w:author="Krasen Karagyozov" w:date="2017-11-10T11:04:00Z">
                  <w:rPr>
                    <w:rStyle w:val="Hyperlink"/>
                    <w:noProof/>
                  </w:rPr>
                </w:rPrChange>
              </w:rPr>
              <w:delText>Description</w:delText>
            </w:r>
            <w:r w:rsidDel="00BF7FF5">
              <w:rPr>
                <w:noProof/>
                <w:webHidden/>
              </w:rPr>
              <w:tab/>
              <w:delText>28</w:delText>
            </w:r>
          </w:del>
        </w:p>
        <w:p w:rsidR="00E407CB" w:rsidDel="00BF7FF5" w:rsidRDefault="00E407CB">
          <w:pPr>
            <w:pStyle w:val="TOC4"/>
            <w:tabs>
              <w:tab w:val="left" w:pos="1400"/>
              <w:tab w:val="right" w:leader="dot" w:pos="9060"/>
            </w:tabs>
            <w:rPr>
              <w:del w:id="443" w:author="Petya Kaisheva" w:date="2019-10-14T06:54:00Z"/>
              <w:rFonts w:eastAsiaTheme="minorEastAsia" w:cstheme="minorBidi"/>
              <w:noProof/>
              <w:sz w:val="22"/>
              <w:szCs w:val="22"/>
            </w:rPr>
          </w:pPr>
          <w:del w:id="444" w:author="Petya Kaisheva" w:date="2019-10-14T06:54:00Z">
            <w:r w:rsidRPr="00AF1514" w:rsidDel="00BF7FF5">
              <w:rPr>
                <w:rPrChange w:id="445" w:author="Krasen Karagyozov" w:date="2017-11-10T11:04:00Z">
                  <w:rPr>
                    <w:rStyle w:val="Hyperlink"/>
                    <w:noProof/>
                  </w:rPr>
                </w:rPrChange>
              </w:rPr>
              <w:delText>3.1.6.2.</w:delText>
            </w:r>
            <w:r w:rsidDel="00BF7FF5">
              <w:rPr>
                <w:rFonts w:eastAsiaTheme="minorEastAsia" w:cstheme="minorBidi"/>
                <w:noProof/>
                <w:sz w:val="22"/>
                <w:szCs w:val="22"/>
              </w:rPr>
              <w:tab/>
            </w:r>
            <w:r w:rsidRPr="00AF1514" w:rsidDel="00BF7FF5">
              <w:rPr>
                <w:rPrChange w:id="446" w:author="Krasen Karagyozov" w:date="2017-11-10T11:04:00Z">
                  <w:rPr>
                    <w:rStyle w:val="Hyperlink"/>
                    <w:noProof/>
                  </w:rPr>
                </w:rPrChange>
              </w:rPr>
              <w:delText>Updates</w:delText>
            </w:r>
            <w:r w:rsidDel="00BF7FF5">
              <w:rPr>
                <w:noProof/>
                <w:webHidden/>
              </w:rPr>
              <w:tab/>
              <w:delText>28</w:delText>
            </w:r>
          </w:del>
        </w:p>
        <w:p w:rsidR="00E407CB" w:rsidDel="00BF7FF5" w:rsidRDefault="00E407CB">
          <w:pPr>
            <w:pStyle w:val="TOC4"/>
            <w:tabs>
              <w:tab w:val="left" w:pos="1400"/>
              <w:tab w:val="right" w:leader="dot" w:pos="9060"/>
            </w:tabs>
            <w:rPr>
              <w:del w:id="447" w:author="Petya Kaisheva" w:date="2019-10-14T06:54:00Z"/>
              <w:rFonts w:eastAsiaTheme="minorEastAsia" w:cstheme="minorBidi"/>
              <w:noProof/>
              <w:sz w:val="22"/>
              <w:szCs w:val="22"/>
            </w:rPr>
          </w:pPr>
          <w:del w:id="448" w:author="Petya Kaisheva" w:date="2019-10-14T06:54:00Z">
            <w:r w:rsidRPr="00AF1514" w:rsidDel="00BF7FF5">
              <w:rPr>
                <w:rPrChange w:id="449" w:author="Krasen Karagyozov" w:date="2017-11-10T11:04:00Z">
                  <w:rPr>
                    <w:rStyle w:val="Hyperlink"/>
                    <w:noProof/>
                  </w:rPr>
                </w:rPrChange>
              </w:rPr>
              <w:delText>3.1.6.3.</w:delText>
            </w:r>
            <w:r w:rsidDel="00BF7FF5">
              <w:rPr>
                <w:rFonts w:eastAsiaTheme="minorEastAsia" w:cstheme="minorBidi"/>
                <w:noProof/>
                <w:sz w:val="22"/>
                <w:szCs w:val="22"/>
              </w:rPr>
              <w:tab/>
            </w:r>
            <w:r w:rsidRPr="00AF1514" w:rsidDel="00BF7FF5">
              <w:rPr>
                <w:rPrChange w:id="450" w:author="Krasen Karagyozov" w:date="2017-11-10T11:04:00Z">
                  <w:rPr>
                    <w:rStyle w:val="Hyperlink"/>
                    <w:noProof/>
                  </w:rPr>
                </w:rPrChange>
              </w:rPr>
              <w:delText>Data Dictionary</w:delText>
            </w:r>
            <w:r w:rsidDel="00BF7FF5">
              <w:rPr>
                <w:noProof/>
                <w:webHidden/>
              </w:rPr>
              <w:tab/>
              <w:delText>28</w:delText>
            </w:r>
          </w:del>
        </w:p>
        <w:p w:rsidR="00E407CB" w:rsidDel="00BF7FF5" w:rsidRDefault="00E407CB">
          <w:pPr>
            <w:pStyle w:val="TOC4"/>
            <w:tabs>
              <w:tab w:val="left" w:pos="1400"/>
              <w:tab w:val="right" w:leader="dot" w:pos="9060"/>
            </w:tabs>
            <w:rPr>
              <w:del w:id="451" w:author="Petya Kaisheva" w:date="2019-10-14T06:54:00Z"/>
              <w:rFonts w:eastAsiaTheme="minorEastAsia" w:cstheme="minorBidi"/>
              <w:noProof/>
              <w:sz w:val="22"/>
              <w:szCs w:val="22"/>
            </w:rPr>
          </w:pPr>
          <w:del w:id="452" w:author="Petya Kaisheva" w:date="2019-10-14T06:54:00Z">
            <w:r w:rsidRPr="00AF1514" w:rsidDel="00BF7FF5">
              <w:rPr>
                <w:rPrChange w:id="453" w:author="Krasen Karagyozov" w:date="2017-11-10T11:04:00Z">
                  <w:rPr>
                    <w:rStyle w:val="Hyperlink"/>
                    <w:noProof/>
                  </w:rPr>
                </w:rPrChange>
              </w:rPr>
              <w:delText>3.1.6.4.</w:delText>
            </w:r>
            <w:r w:rsidDel="00BF7FF5">
              <w:rPr>
                <w:rFonts w:eastAsiaTheme="minorEastAsia" w:cstheme="minorBidi"/>
                <w:noProof/>
                <w:sz w:val="22"/>
                <w:szCs w:val="22"/>
              </w:rPr>
              <w:tab/>
            </w:r>
            <w:r w:rsidRPr="00AF1514" w:rsidDel="00BF7FF5">
              <w:rPr>
                <w:rPrChange w:id="454" w:author="Krasen Karagyozov" w:date="2017-11-10T11:04:00Z">
                  <w:rPr>
                    <w:rStyle w:val="Hyperlink"/>
                    <w:noProof/>
                  </w:rPr>
                </w:rPrChange>
              </w:rPr>
              <w:delText>Task Input Data</w:delText>
            </w:r>
            <w:r w:rsidDel="00BF7FF5">
              <w:rPr>
                <w:noProof/>
                <w:webHidden/>
              </w:rPr>
              <w:tab/>
              <w:delText>28</w:delText>
            </w:r>
          </w:del>
        </w:p>
        <w:p w:rsidR="00E407CB" w:rsidDel="00BF7FF5" w:rsidRDefault="00E407CB">
          <w:pPr>
            <w:pStyle w:val="TOC3"/>
            <w:tabs>
              <w:tab w:val="left" w:pos="1000"/>
              <w:tab w:val="right" w:leader="dot" w:pos="9060"/>
            </w:tabs>
            <w:rPr>
              <w:del w:id="455" w:author="Petya Kaisheva" w:date="2019-10-14T06:54:00Z"/>
              <w:rFonts w:eastAsiaTheme="minorEastAsia" w:cstheme="minorBidi"/>
              <w:noProof/>
              <w:sz w:val="22"/>
              <w:szCs w:val="22"/>
            </w:rPr>
          </w:pPr>
          <w:del w:id="456" w:author="Petya Kaisheva" w:date="2019-10-14T06:54:00Z">
            <w:r w:rsidRPr="00AF1514" w:rsidDel="00BF7FF5">
              <w:rPr>
                <w:rPrChange w:id="457" w:author="Krasen Karagyozov" w:date="2017-11-10T11:04:00Z">
                  <w:rPr>
                    <w:rStyle w:val="Hyperlink"/>
                    <w:noProof/>
                  </w:rPr>
                </w:rPrChange>
              </w:rPr>
              <w:delText>3.1.7.</w:delText>
            </w:r>
            <w:r w:rsidDel="00BF7FF5">
              <w:rPr>
                <w:rFonts w:eastAsiaTheme="minorEastAsia" w:cstheme="minorBidi"/>
                <w:noProof/>
                <w:sz w:val="22"/>
                <w:szCs w:val="22"/>
              </w:rPr>
              <w:tab/>
            </w:r>
            <w:r w:rsidRPr="00AF1514" w:rsidDel="00BF7FF5">
              <w:rPr>
                <w:rPrChange w:id="458" w:author="Krasen Karagyozov" w:date="2017-11-10T11:04:00Z">
                  <w:rPr>
                    <w:rStyle w:val="Hyperlink"/>
                    <w:noProof/>
                  </w:rPr>
                </w:rPrChange>
              </w:rPr>
              <w:delText>Step « Validation »</w:delText>
            </w:r>
            <w:r w:rsidDel="00BF7FF5">
              <w:rPr>
                <w:noProof/>
                <w:webHidden/>
              </w:rPr>
              <w:tab/>
              <w:delText>29</w:delText>
            </w:r>
          </w:del>
        </w:p>
        <w:p w:rsidR="00E407CB" w:rsidDel="00BF7FF5" w:rsidRDefault="00E407CB">
          <w:pPr>
            <w:pStyle w:val="TOC4"/>
            <w:tabs>
              <w:tab w:val="left" w:pos="1400"/>
              <w:tab w:val="right" w:leader="dot" w:pos="9060"/>
            </w:tabs>
            <w:rPr>
              <w:del w:id="459" w:author="Petya Kaisheva" w:date="2019-10-14T06:54:00Z"/>
              <w:rFonts w:eastAsiaTheme="minorEastAsia" w:cstheme="minorBidi"/>
              <w:noProof/>
              <w:sz w:val="22"/>
              <w:szCs w:val="22"/>
            </w:rPr>
          </w:pPr>
          <w:del w:id="460" w:author="Petya Kaisheva" w:date="2019-10-14T06:54:00Z">
            <w:r w:rsidRPr="00AF1514" w:rsidDel="00BF7FF5">
              <w:rPr>
                <w:rPrChange w:id="461" w:author="Krasen Karagyozov" w:date="2017-11-10T11:04:00Z">
                  <w:rPr>
                    <w:rStyle w:val="Hyperlink"/>
                    <w:noProof/>
                  </w:rPr>
                </w:rPrChange>
              </w:rPr>
              <w:delText>3.1.7.1.</w:delText>
            </w:r>
            <w:r w:rsidDel="00BF7FF5">
              <w:rPr>
                <w:rFonts w:eastAsiaTheme="minorEastAsia" w:cstheme="minorBidi"/>
                <w:noProof/>
                <w:sz w:val="22"/>
                <w:szCs w:val="22"/>
              </w:rPr>
              <w:tab/>
            </w:r>
            <w:r w:rsidRPr="00AF1514" w:rsidDel="00BF7FF5">
              <w:rPr>
                <w:rPrChange w:id="462" w:author="Krasen Karagyozov" w:date="2017-11-10T11:04:00Z">
                  <w:rPr>
                    <w:rStyle w:val="Hyperlink"/>
                    <w:noProof/>
                  </w:rPr>
                </w:rPrChange>
              </w:rPr>
              <w:delText>Description</w:delText>
            </w:r>
            <w:r w:rsidDel="00BF7FF5">
              <w:rPr>
                <w:noProof/>
                <w:webHidden/>
              </w:rPr>
              <w:tab/>
              <w:delText>29</w:delText>
            </w:r>
          </w:del>
        </w:p>
        <w:p w:rsidR="00E407CB" w:rsidDel="00BF7FF5" w:rsidRDefault="00E407CB">
          <w:pPr>
            <w:pStyle w:val="TOC4"/>
            <w:tabs>
              <w:tab w:val="left" w:pos="1400"/>
              <w:tab w:val="right" w:leader="dot" w:pos="9060"/>
            </w:tabs>
            <w:rPr>
              <w:del w:id="463" w:author="Petya Kaisheva" w:date="2019-10-14T06:54:00Z"/>
              <w:rFonts w:eastAsiaTheme="minorEastAsia" w:cstheme="minorBidi"/>
              <w:noProof/>
              <w:sz w:val="22"/>
              <w:szCs w:val="22"/>
            </w:rPr>
          </w:pPr>
          <w:del w:id="464" w:author="Petya Kaisheva" w:date="2019-10-14T06:54:00Z">
            <w:r w:rsidRPr="00AF1514" w:rsidDel="00BF7FF5">
              <w:rPr>
                <w:rPrChange w:id="465" w:author="Krasen Karagyozov" w:date="2017-11-10T11:04:00Z">
                  <w:rPr>
                    <w:rStyle w:val="Hyperlink"/>
                    <w:noProof/>
                  </w:rPr>
                </w:rPrChange>
              </w:rPr>
              <w:delText>3.1.7.2.</w:delText>
            </w:r>
            <w:r w:rsidDel="00BF7FF5">
              <w:rPr>
                <w:rFonts w:eastAsiaTheme="minorEastAsia" w:cstheme="minorBidi"/>
                <w:noProof/>
                <w:sz w:val="22"/>
                <w:szCs w:val="22"/>
              </w:rPr>
              <w:tab/>
            </w:r>
            <w:r w:rsidRPr="00AF1514" w:rsidDel="00BF7FF5">
              <w:rPr>
                <w:rPrChange w:id="466" w:author="Krasen Karagyozov" w:date="2017-11-10T11:04:00Z">
                  <w:rPr>
                    <w:rStyle w:val="Hyperlink"/>
                    <w:noProof/>
                  </w:rPr>
                </w:rPrChange>
              </w:rPr>
              <w:delText>Updates</w:delText>
            </w:r>
            <w:r w:rsidDel="00BF7FF5">
              <w:rPr>
                <w:noProof/>
                <w:webHidden/>
              </w:rPr>
              <w:tab/>
              <w:delText>29</w:delText>
            </w:r>
          </w:del>
        </w:p>
        <w:p w:rsidR="00E407CB" w:rsidDel="00BF7FF5" w:rsidRDefault="00E407CB">
          <w:pPr>
            <w:pStyle w:val="TOC2"/>
            <w:tabs>
              <w:tab w:val="left" w:pos="600"/>
              <w:tab w:val="right" w:leader="dot" w:pos="9060"/>
            </w:tabs>
            <w:rPr>
              <w:del w:id="467" w:author="Petya Kaisheva" w:date="2019-10-14T06:54:00Z"/>
              <w:rFonts w:eastAsiaTheme="minorEastAsia" w:cstheme="minorBidi"/>
              <w:b w:val="0"/>
              <w:bCs w:val="0"/>
              <w:noProof/>
              <w:sz w:val="22"/>
              <w:szCs w:val="22"/>
            </w:rPr>
          </w:pPr>
          <w:del w:id="468" w:author="Petya Kaisheva" w:date="2019-10-14T06:54:00Z">
            <w:r w:rsidRPr="00AF1514" w:rsidDel="00BF7FF5">
              <w:rPr>
                <w:rPrChange w:id="469" w:author="Krasen Karagyozov" w:date="2017-11-10T11:04:00Z">
                  <w:rPr>
                    <w:rStyle w:val="Hyperlink"/>
                    <w:noProof/>
                  </w:rPr>
                </w:rPrChange>
              </w:rPr>
              <w:delText>3.2.</w:delText>
            </w:r>
            <w:r w:rsidDel="00BF7FF5">
              <w:rPr>
                <w:rFonts w:eastAsiaTheme="minorEastAsia" w:cstheme="minorBidi"/>
                <w:b w:val="0"/>
                <w:bCs w:val="0"/>
                <w:noProof/>
                <w:sz w:val="22"/>
                <w:szCs w:val="22"/>
              </w:rPr>
              <w:tab/>
            </w:r>
            <w:r w:rsidRPr="00AF1514" w:rsidDel="00BF7FF5">
              <w:rPr>
                <w:rPrChange w:id="470" w:author="Krasen Karagyozov" w:date="2017-11-10T11:04:00Z">
                  <w:rPr>
                    <w:rStyle w:val="Hyperlink"/>
                    <w:noProof/>
                  </w:rPr>
                </w:rPrChange>
              </w:rPr>
              <w:delText>Secondary Business Activities by Risk</w:delText>
            </w:r>
            <w:r w:rsidDel="00BF7FF5">
              <w:rPr>
                <w:noProof/>
                <w:webHidden/>
              </w:rPr>
              <w:tab/>
              <w:delText>29</w:delText>
            </w:r>
          </w:del>
        </w:p>
        <w:p w:rsidR="00E407CB" w:rsidDel="00BF7FF5" w:rsidRDefault="00E407CB">
          <w:pPr>
            <w:pStyle w:val="TOC3"/>
            <w:tabs>
              <w:tab w:val="left" w:pos="1000"/>
              <w:tab w:val="right" w:leader="dot" w:pos="9060"/>
            </w:tabs>
            <w:rPr>
              <w:del w:id="471" w:author="Petya Kaisheva" w:date="2019-10-14T06:54:00Z"/>
              <w:rFonts w:eastAsiaTheme="minorEastAsia" w:cstheme="minorBidi"/>
              <w:noProof/>
              <w:sz w:val="22"/>
              <w:szCs w:val="22"/>
            </w:rPr>
          </w:pPr>
          <w:del w:id="472" w:author="Petya Kaisheva" w:date="2019-10-14T06:54:00Z">
            <w:r w:rsidRPr="00AF1514" w:rsidDel="00BF7FF5">
              <w:rPr>
                <w:rPrChange w:id="473" w:author="Krasen Karagyozov" w:date="2017-11-10T11:04:00Z">
                  <w:rPr>
                    <w:rStyle w:val="Hyperlink"/>
                    <w:noProof/>
                  </w:rPr>
                </w:rPrChange>
              </w:rPr>
              <w:delText>3.2.1.</w:delText>
            </w:r>
            <w:r w:rsidDel="00BF7FF5">
              <w:rPr>
                <w:rFonts w:eastAsiaTheme="minorEastAsia" w:cstheme="minorBidi"/>
                <w:noProof/>
                <w:sz w:val="22"/>
                <w:szCs w:val="22"/>
              </w:rPr>
              <w:tab/>
            </w:r>
            <w:r w:rsidRPr="00AF1514" w:rsidDel="00BF7FF5">
              <w:rPr>
                <w:rPrChange w:id="474" w:author="Krasen Karagyozov" w:date="2017-11-10T11:04:00Z">
                  <w:rPr>
                    <w:rStyle w:val="Hyperlink"/>
                    <w:noProof/>
                  </w:rPr>
                </w:rPrChange>
              </w:rPr>
              <w:delText>“Create Risk” Secondary Business Activity</w:delText>
            </w:r>
            <w:r w:rsidDel="00BF7FF5">
              <w:rPr>
                <w:noProof/>
                <w:webHidden/>
              </w:rPr>
              <w:tab/>
              <w:delText>29</w:delText>
            </w:r>
          </w:del>
        </w:p>
        <w:p w:rsidR="00E407CB" w:rsidDel="00BF7FF5" w:rsidRDefault="00E407CB">
          <w:pPr>
            <w:pStyle w:val="TOC1"/>
            <w:tabs>
              <w:tab w:val="left" w:pos="400"/>
              <w:tab w:val="right" w:leader="dot" w:pos="9060"/>
            </w:tabs>
            <w:rPr>
              <w:del w:id="475" w:author="Petya Kaisheva" w:date="2019-10-14T06:54:00Z"/>
              <w:rFonts w:asciiTheme="minorHAnsi" w:eastAsiaTheme="minorEastAsia" w:hAnsiTheme="minorHAnsi" w:cstheme="minorBidi"/>
              <w:b w:val="0"/>
              <w:bCs w:val="0"/>
              <w:caps w:val="0"/>
              <w:noProof/>
              <w:sz w:val="22"/>
              <w:szCs w:val="22"/>
            </w:rPr>
          </w:pPr>
          <w:del w:id="476" w:author="Petya Kaisheva" w:date="2019-10-14T06:54:00Z">
            <w:r w:rsidRPr="00AF1514" w:rsidDel="00BF7FF5">
              <w:rPr>
                <w:rPrChange w:id="477" w:author="Krasen Karagyozov" w:date="2017-11-10T11:04:00Z">
                  <w:rPr>
                    <w:rStyle w:val="Hyperlink"/>
                    <w:noProof/>
                  </w:rPr>
                </w:rPrChange>
              </w:rPr>
              <w:delText>4.</w:delText>
            </w:r>
            <w:r w:rsidDel="00BF7FF5">
              <w:rPr>
                <w:rFonts w:asciiTheme="minorHAnsi" w:eastAsiaTheme="minorEastAsia" w:hAnsiTheme="minorHAnsi" w:cstheme="minorBidi"/>
                <w:b w:val="0"/>
                <w:bCs w:val="0"/>
                <w:caps w:val="0"/>
                <w:noProof/>
                <w:sz w:val="22"/>
                <w:szCs w:val="22"/>
              </w:rPr>
              <w:tab/>
            </w:r>
            <w:r w:rsidRPr="00AF1514" w:rsidDel="00BF7FF5">
              <w:rPr>
                <w:rPrChange w:id="478" w:author="Krasen Karagyozov" w:date="2017-11-10T11:04:00Z">
                  <w:rPr>
                    <w:rStyle w:val="Hyperlink"/>
                    <w:noProof/>
                  </w:rPr>
                </w:rPrChange>
              </w:rPr>
              <w:delText>Parameterisation</w:delText>
            </w:r>
            <w:r w:rsidDel="00BF7FF5">
              <w:rPr>
                <w:noProof/>
                <w:webHidden/>
              </w:rPr>
              <w:tab/>
              <w:delText>31</w:delText>
            </w:r>
          </w:del>
        </w:p>
        <w:p w:rsidR="00E407CB" w:rsidDel="00BF7FF5" w:rsidRDefault="00E407CB">
          <w:pPr>
            <w:pStyle w:val="TOC2"/>
            <w:tabs>
              <w:tab w:val="left" w:pos="600"/>
              <w:tab w:val="right" w:leader="dot" w:pos="9060"/>
            </w:tabs>
            <w:rPr>
              <w:del w:id="479" w:author="Petya Kaisheva" w:date="2019-10-14T06:54:00Z"/>
              <w:rFonts w:eastAsiaTheme="minorEastAsia" w:cstheme="minorBidi"/>
              <w:b w:val="0"/>
              <w:bCs w:val="0"/>
              <w:noProof/>
              <w:sz w:val="22"/>
              <w:szCs w:val="22"/>
            </w:rPr>
          </w:pPr>
          <w:del w:id="480" w:author="Petya Kaisheva" w:date="2019-10-14T06:54:00Z">
            <w:r w:rsidRPr="00AF1514" w:rsidDel="00BF7FF5">
              <w:rPr>
                <w:rPrChange w:id="481" w:author="Krasen Karagyozov" w:date="2017-11-10T11:04:00Z">
                  <w:rPr>
                    <w:rStyle w:val="Hyperlink"/>
                    <w:noProof/>
                  </w:rPr>
                </w:rPrChange>
              </w:rPr>
              <w:delText>4.1.</w:delText>
            </w:r>
            <w:r w:rsidDel="00BF7FF5">
              <w:rPr>
                <w:rFonts w:eastAsiaTheme="minorEastAsia" w:cstheme="minorBidi"/>
                <w:b w:val="0"/>
                <w:bCs w:val="0"/>
                <w:noProof/>
                <w:sz w:val="22"/>
                <w:szCs w:val="22"/>
              </w:rPr>
              <w:tab/>
            </w:r>
            <w:r w:rsidRPr="00AF1514" w:rsidDel="00BF7FF5">
              <w:rPr>
                <w:rPrChange w:id="482" w:author="Krasen Karagyozov" w:date="2017-11-10T11:04:00Z">
                  <w:rPr>
                    <w:rStyle w:val="Hyperlink"/>
                    <w:noProof/>
                  </w:rPr>
                </w:rPrChange>
              </w:rPr>
              <w:delText xml:space="preserve">Step </w:delText>
            </w:r>
            <w:r w:rsidRPr="00AF1514" w:rsidDel="00BF7FF5">
              <w:rPr>
                <w:rPrChange w:id="483" w:author="Krasen Karagyozov" w:date="2017-11-10T11:04:00Z">
                  <w:rPr>
                    <w:rStyle w:val="Hyperlink"/>
                    <w:noProof/>
                    <w:lang w:val="en-US"/>
                  </w:rPr>
                </w:rPrChange>
              </w:rPr>
              <w:delText>“</w:delText>
            </w:r>
            <w:r w:rsidRPr="00AF1514" w:rsidDel="00BF7FF5">
              <w:rPr>
                <w:rPrChange w:id="484" w:author="Krasen Karagyozov" w:date="2017-11-10T11:04:00Z">
                  <w:rPr>
                    <w:rStyle w:val="Hyperlink"/>
                    <w:noProof/>
                  </w:rPr>
                </w:rPrChange>
              </w:rPr>
              <w:delText>Premium Adjustment” on activity “New Business”</w:delText>
            </w:r>
            <w:r w:rsidDel="00BF7FF5">
              <w:rPr>
                <w:noProof/>
                <w:webHidden/>
              </w:rPr>
              <w:tab/>
              <w:delText>31</w:delText>
            </w:r>
          </w:del>
        </w:p>
        <w:p w:rsidR="00E407CB" w:rsidDel="00BF7FF5" w:rsidRDefault="00E407CB">
          <w:pPr>
            <w:pStyle w:val="TOC2"/>
            <w:tabs>
              <w:tab w:val="left" w:pos="600"/>
              <w:tab w:val="right" w:leader="dot" w:pos="9060"/>
            </w:tabs>
            <w:rPr>
              <w:del w:id="485" w:author="Petya Kaisheva" w:date="2019-10-14T06:54:00Z"/>
              <w:rFonts w:eastAsiaTheme="minorEastAsia" w:cstheme="minorBidi"/>
              <w:b w:val="0"/>
              <w:bCs w:val="0"/>
              <w:noProof/>
              <w:sz w:val="22"/>
              <w:szCs w:val="22"/>
            </w:rPr>
          </w:pPr>
          <w:del w:id="486" w:author="Petya Kaisheva" w:date="2019-10-14T06:54:00Z">
            <w:r w:rsidRPr="00AF1514" w:rsidDel="00BF7FF5">
              <w:rPr>
                <w:rPrChange w:id="487" w:author="Krasen Karagyozov" w:date="2017-11-10T11:04:00Z">
                  <w:rPr>
                    <w:rStyle w:val="Hyperlink"/>
                    <w:noProof/>
                  </w:rPr>
                </w:rPrChange>
              </w:rPr>
              <w:delText>4.2.</w:delText>
            </w:r>
            <w:r w:rsidDel="00BF7FF5">
              <w:rPr>
                <w:rFonts w:eastAsiaTheme="minorEastAsia" w:cstheme="minorBidi"/>
                <w:b w:val="0"/>
                <w:bCs w:val="0"/>
                <w:noProof/>
                <w:sz w:val="22"/>
                <w:szCs w:val="22"/>
              </w:rPr>
              <w:tab/>
            </w:r>
            <w:r w:rsidRPr="00AF1514" w:rsidDel="00BF7FF5">
              <w:rPr>
                <w:rPrChange w:id="488" w:author="Krasen Karagyozov" w:date="2017-11-10T11:04:00Z">
                  <w:rPr>
                    <w:rStyle w:val="Hyperlink"/>
                    <w:noProof/>
                  </w:rPr>
                </w:rPrChange>
              </w:rPr>
              <w:delText>Step “Coverage Selection” on Create Risk secondary activity.</w:delText>
            </w:r>
            <w:r w:rsidDel="00BF7FF5">
              <w:rPr>
                <w:noProof/>
                <w:webHidden/>
              </w:rPr>
              <w:tab/>
              <w:delText>31</w:delText>
            </w:r>
          </w:del>
        </w:p>
        <w:p w:rsidR="00E407CB" w:rsidDel="00BF7FF5" w:rsidRDefault="00E407CB">
          <w:pPr>
            <w:pStyle w:val="TOC1"/>
            <w:tabs>
              <w:tab w:val="left" w:pos="400"/>
              <w:tab w:val="right" w:leader="dot" w:pos="9060"/>
            </w:tabs>
            <w:rPr>
              <w:del w:id="489" w:author="Petya Kaisheva" w:date="2019-10-14T06:54:00Z"/>
              <w:rFonts w:asciiTheme="minorHAnsi" w:eastAsiaTheme="minorEastAsia" w:hAnsiTheme="minorHAnsi" w:cstheme="minorBidi"/>
              <w:b w:val="0"/>
              <w:bCs w:val="0"/>
              <w:caps w:val="0"/>
              <w:noProof/>
              <w:sz w:val="22"/>
              <w:szCs w:val="22"/>
            </w:rPr>
          </w:pPr>
          <w:del w:id="490" w:author="Petya Kaisheva" w:date="2019-10-14T06:54:00Z">
            <w:r w:rsidRPr="00AF1514" w:rsidDel="00BF7FF5">
              <w:rPr>
                <w:rPrChange w:id="491" w:author="Krasen Karagyozov" w:date="2017-11-10T11:04:00Z">
                  <w:rPr>
                    <w:rStyle w:val="Hyperlink"/>
                    <w:noProof/>
                  </w:rPr>
                </w:rPrChange>
              </w:rPr>
              <w:delText>5.</w:delText>
            </w:r>
            <w:r w:rsidDel="00BF7FF5">
              <w:rPr>
                <w:rFonts w:asciiTheme="minorHAnsi" w:eastAsiaTheme="minorEastAsia" w:hAnsiTheme="minorHAnsi" w:cstheme="minorBidi"/>
                <w:b w:val="0"/>
                <w:bCs w:val="0"/>
                <w:caps w:val="0"/>
                <w:noProof/>
                <w:sz w:val="22"/>
                <w:szCs w:val="22"/>
              </w:rPr>
              <w:tab/>
            </w:r>
            <w:r w:rsidRPr="00AF1514" w:rsidDel="00BF7FF5">
              <w:rPr>
                <w:rPrChange w:id="492" w:author="Krasen Karagyozov" w:date="2017-11-10T11:04:00Z">
                  <w:rPr>
                    <w:rStyle w:val="Hyperlink"/>
                    <w:noProof/>
                  </w:rPr>
                </w:rPrChange>
              </w:rPr>
              <w:delText>Appendix</w:delText>
            </w:r>
            <w:r w:rsidDel="00BF7FF5">
              <w:rPr>
                <w:noProof/>
                <w:webHidden/>
              </w:rPr>
              <w:tab/>
              <w:delText>33</w:delText>
            </w:r>
          </w:del>
        </w:p>
        <w:p w:rsidR="00E407CB" w:rsidDel="00BF7FF5" w:rsidRDefault="00E407CB">
          <w:pPr>
            <w:pStyle w:val="TOC1"/>
            <w:tabs>
              <w:tab w:val="left" w:pos="400"/>
              <w:tab w:val="right" w:leader="dot" w:pos="9060"/>
            </w:tabs>
            <w:rPr>
              <w:del w:id="493" w:author="Petya Kaisheva" w:date="2019-10-14T06:54:00Z"/>
              <w:rFonts w:asciiTheme="minorHAnsi" w:eastAsiaTheme="minorEastAsia" w:hAnsiTheme="minorHAnsi" w:cstheme="minorBidi"/>
              <w:b w:val="0"/>
              <w:bCs w:val="0"/>
              <w:caps w:val="0"/>
              <w:noProof/>
              <w:sz w:val="22"/>
              <w:szCs w:val="22"/>
            </w:rPr>
          </w:pPr>
          <w:del w:id="494" w:author="Petya Kaisheva" w:date="2019-10-14T06:54:00Z">
            <w:r w:rsidRPr="00AF1514" w:rsidDel="00BF7FF5">
              <w:rPr>
                <w:rPrChange w:id="495" w:author="Krasen Karagyozov" w:date="2017-11-10T11:04:00Z">
                  <w:rPr>
                    <w:rStyle w:val="Hyperlink"/>
                    <w:noProof/>
                  </w:rPr>
                </w:rPrChange>
              </w:rPr>
              <w:delText>6.</w:delText>
            </w:r>
            <w:r w:rsidDel="00BF7FF5">
              <w:rPr>
                <w:rFonts w:asciiTheme="minorHAnsi" w:eastAsiaTheme="minorEastAsia" w:hAnsiTheme="minorHAnsi" w:cstheme="minorBidi"/>
                <w:b w:val="0"/>
                <w:bCs w:val="0"/>
                <w:caps w:val="0"/>
                <w:noProof/>
                <w:sz w:val="22"/>
                <w:szCs w:val="22"/>
              </w:rPr>
              <w:tab/>
            </w:r>
            <w:r w:rsidRPr="00AF1514" w:rsidDel="00BF7FF5">
              <w:rPr>
                <w:rPrChange w:id="496" w:author="Krasen Karagyozov" w:date="2017-11-10T11:04:00Z">
                  <w:rPr>
                    <w:rStyle w:val="Hyperlink"/>
                    <w:noProof/>
                  </w:rPr>
                </w:rPrChange>
              </w:rPr>
              <w:delText>Glossary</w:delText>
            </w:r>
            <w:r w:rsidDel="00BF7FF5">
              <w:rPr>
                <w:noProof/>
                <w:webHidden/>
              </w:rPr>
              <w:tab/>
              <w:delText>34</w:delText>
            </w:r>
          </w:del>
        </w:p>
        <w:p w:rsidR="00E97F9A" w:rsidRPr="009E5FBF" w:rsidRDefault="00B13371" w:rsidP="00E97F9A">
          <w:pPr>
            <w:spacing w:before="80" w:after="160" w:line="288" w:lineRule="auto"/>
            <w:jc w:val="both"/>
            <w:rPr>
              <w:rFonts w:ascii="Verdana" w:eastAsiaTheme="minorHAnsi" w:hAnsi="Verdana" w:cstheme="minorBidi"/>
              <w:sz w:val="18"/>
              <w:szCs w:val="18"/>
              <w:lang w:eastAsia="en-US"/>
            </w:rPr>
          </w:pPr>
          <w:r w:rsidRPr="009E5FBF">
            <w:rPr>
              <w:rFonts w:ascii="Verdana" w:eastAsiaTheme="minorHAnsi" w:hAnsi="Verdana" w:cstheme="minorBidi"/>
              <w:b/>
              <w:bCs/>
              <w:caps/>
              <w:color w:val="000080"/>
              <w:sz w:val="18"/>
              <w:szCs w:val="18"/>
              <w:lang w:eastAsia="en-US"/>
            </w:rPr>
            <w:fldChar w:fldCharType="end"/>
          </w:r>
        </w:p>
      </w:sdtContent>
    </w:sdt>
    <w:p w:rsidR="00E97F9A" w:rsidRPr="009E5FBF" w:rsidRDefault="00E97F9A" w:rsidP="00E97F9A">
      <w:pPr>
        <w:spacing w:before="80" w:after="160" w:line="288" w:lineRule="auto"/>
        <w:jc w:val="both"/>
        <w:rPr>
          <w:rFonts w:ascii="Verdana" w:eastAsiaTheme="minorHAnsi" w:hAnsi="Verdana" w:cstheme="minorBidi"/>
          <w:sz w:val="18"/>
          <w:szCs w:val="18"/>
          <w:lang w:eastAsia="en-US"/>
        </w:rPr>
      </w:pPr>
      <w:r w:rsidRPr="009E5FBF">
        <w:rPr>
          <w:rFonts w:ascii="Verdana" w:eastAsiaTheme="minorHAnsi" w:hAnsi="Verdana" w:cstheme="minorBidi"/>
          <w:sz w:val="18"/>
          <w:szCs w:val="18"/>
          <w:lang w:eastAsia="en-US"/>
        </w:rPr>
        <w:br w:type="page"/>
      </w:r>
    </w:p>
    <w:p w:rsidR="00E97F9A" w:rsidRPr="009E5FBF" w:rsidRDefault="00E97F9A" w:rsidP="00E97F9A">
      <w:pPr>
        <w:spacing w:before="80" w:after="360" w:line="288" w:lineRule="auto"/>
        <w:jc w:val="both"/>
        <w:rPr>
          <w:rFonts w:ascii="Verdana" w:eastAsiaTheme="minorHAnsi" w:hAnsi="Verdana" w:cstheme="minorBidi"/>
          <w:b/>
          <w:color w:val="7D1624"/>
          <w:sz w:val="32"/>
          <w:szCs w:val="32"/>
          <w:lang w:eastAsia="en-US"/>
        </w:rPr>
      </w:pPr>
      <w:r w:rsidRPr="009E5FBF">
        <w:rPr>
          <w:rFonts w:ascii="Verdana" w:eastAsiaTheme="minorHAnsi" w:hAnsi="Verdana" w:cstheme="minorBidi"/>
          <w:b/>
          <w:color w:val="7D1624"/>
          <w:sz w:val="32"/>
          <w:szCs w:val="32"/>
          <w:lang w:eastAsia="en-US"/>
        </w:rPr>
        <w:lastRenderedPageBreak/>
        <w:t>Document Control Information</w:t>
      </w:r>
    </w:p>
    <w:p w:rsidR="00E97F9A" w:rsidRPr="009E5FBF" w:rsidRDefault="00E97F9A" w:rsidP="00E97F9A">
      <w:pPr>
        <w:spacing w:before="80" w:after="160" w:line="288" w:lineRule="auto"/>
        <w:jc w:val="both"/>
        <w:rPr>
          <w:rFonts w:ascii="Verdana" w:eastAsiaTheme="minorHAnsi" w:hAnsi="Verdana" w:cstheme="minorBidi"/>
          <w:b/>
          <w:sz w:val="18"/>
          <w:szCs w:val="18"/>
          <w:lang w:eastAsia="en-US"/>
        </w:rPr>
      </w:pPr>
      <w:r w:rsidRPr="009E5FBF">
        <w:rPr>
          <w:rFonts w:ascii="Verdana" w:eastAsiaTheme="minorHAnsi" w:hAnsi="Verdana" w:cstheme="minorBidi"/>
          <w:b/>
          <w:sz w:val="18"/>
          <w:szCs w:val="18"/>
          <w:lang w:eastAsia="en-US"/>
        </w:rPr>
        <w:t>Versions</w:t>
      </w:r>
    </w:p>
    <w:tbl>
      <w:tblPr>
        <w:tblStyle w:val="GridTable4-Accent3"/>
        <w:tblW w:w="0" w:type="auto"/>
        <w:tblLook w:val="0420" w:firstRow="1" w:lastRow="0" w:firstColumn="0" w:lastColumn="0" w:noHBand="0" w:noVBand="1"/>
      </w:tblPr>
      <w:tblGrid>
        <w:gridCol w:w="1359"/>
        <w:gridCol w:w="1595"/>
        <w:gridCol w:w="3820"/>
        <w:gridCol w:w="2286"/>
      </w:tblGrid>
      <w:tr w:rsidR="00A7486B" w:rsidRPr="009E5FBF" w:rsidTr="00A7486B">
        <w:trPr>
          <w:cnfStyle w:val="100000000000" w:firstRow="1" w:lastRow="0" w:firstColumn="0" w:lastColumn="0" w:oddVBand="0" w:evenVBand="0" w:oddHBand="0" w:evenHBand="0" w:firstRowFirstColumn="0" w:firstRowLastColumn="0" w:lastRowFirstColumn="0" w:lastRowLastColumn="0"/>
        </w:trPr>
        <w:tc>
          <w:tcPr>
            <w:tcW w:w="1413" w:type="dxa"/>
          </w:tcPr>
          <w:p w:rsidR="00E97F9A" w:rsidRPr="009E5FBF" w:rsidRDefault="00E97F9A" w:rsidP="00E97F9A">
            <w:pPr>
              <w:spacing w:before="80" w:line="288" w:lineRule="auto"/>
              <w:rPr>
                <w:rFonts w:ascii="Verdana" w:hAnsi="Verdana"/>
                <w:sz w:val="18"/>
                <w:szCs w:val="18"/>
              </w:rPr>
            </w:pPr>
            <w:r w:rsidRPr="009E5FBF">
              <w:rPr>
                <w:rFonts w:ascii="Verdana" w:hAnsi="Verdana"/>
                <w:sz w:val="18"/>
                <w:szCs w:val="18"/>
              </w:rPr>
              <w:t>Version</w:t>
            </w:r>
          </w:p>
        </w:tc>
        <w:tc>
          <w:tcPr>
            <w:tcW w:w="1701" w:type="dxa"/>
          </w:tcPr>
          <w:p w:rsidR="00E97F9A" w:rsidRPr="009E5FBF" w:rsidRDefault="00E97F9A" w:rsidP="00E97F9A">
            <w:pPr>
              <w:spacing w:before="80" w:line="288" w:lineRule="auto"/>
              <w:rPr>
                <w:rFonts w:ascii="Verdana" w:hAnsi="Verdana"/>
                <w:sz w:val="18"/>
                <w:szCs w:val="18"/>
              </w:rPr>
            </w:pPr>
            <w:r w:rsidRPr="009E5FBF">
              <w:rPr>
                <w:rFonts w:ascii="Verdana" w:hAnsi="Verdana"/>
                <w:sz w:val="18"/>
                <w:szCs w:val="18"/>
              </w:rPr>
              <w:t>Action</w:t>
            </w:r>
          </w:p>
        </w:tc>
        <w:tc>
          <w:tcPr>
            <w:tcW w:w="4188" w:type="dxa"/>
          </w:tcPr>
          <w:p w:rsidR="00E97F9A" w:rsidRPr="009E5FBF" w:rsidRDefault="00E97F9A" w:rsidP="00E97F9A">
            <w:pPr>
              <w:spacing w:before="80" w:line="288" w:lineRule="auto"/>
              <w:rPr>
                <w:rFonts w:ascii="Verdana" w:hAnsi="Verdana"/>
                <w:sz w:val="18"/>
                <w:szCs w:val="18"/>
              </w:rPr>
            </w:pPr>
            <w:r w:rsidRPr="009E5FBF">
              <w:rPr>
                <w:rFonts w:ascii="Verdana" w:hAnsi="Verdana"/>
                <w:sz w:val="18"/>
                <w:szCs w:val="18"/>
              </w:rPr>
              <w:t>Person</w:t>
            </w:r>
          </w:p>
        </w:tc>
        <w:tc>
          <w:tcPr>
            <w:tcW w:w="2434" w:type="dxa"/>
          </w:tcPr>
          <w:p w:rsidR="00E97F9A" w:rsidRPr="009E5FBF" w:rsidRDefault="00E97F9A" w:rsidP="00E97F9A">
            <w:pPr>
              <w:spacing w:before="80" w:line="288" w:lineRule="auto"/>
              <w:rPr>
                <w:rFonts w:ascii="Verdana" w:hAnsi="Verdana"/>
                <w:sz w:val="18"/>
                <w:szCs w:val="18"/>
              </w:rPr>
            </w:pPr>
            <w:r w:rsidRPr="009E5FBF">
              <w:rPr>
                <w:rFonts w:ascii="Verdana" w:hAnsi="Verdana"/>
                <w:sz w:val="18"/>
                <w:szCs w:val="18"/>
              </w:rPr>
              <w:t>Date</w:t>
            </w:r>
          </w:p>
        </w:tc>
      </w:tr>
      <w:tr w:rsidR="00A7486B" w:rsidRPr="009E5FBF" w:rsidTr="00A7486B">
        <w:trPr>
          <w:cnfStyle w:val="000000100000" w:firstRow="0" w:lastRow="0" w:firstColumn="0" w:lastColumn="0" w:oddVBand="0" w:evenVBand="0" w:oddHBand="1" w:evenHBand="0" w:firstRowFirstColumn="0" w:firstRowLastColumn="0" w:lastRowFirstColumn="0" w:lastRowLastColumn="0"/>
        </w:trPr>
        <w:tc>
          <w:tcPr>
            <w:tcW w:w="1413" w:type="dxa"/>
          </w:tcPr>
          <w:p w:rsidR="00E97F9A" w:rsidRPr="009E5FBF" w:rsidRDefault="00E97F9A" w:rsidP="00A7486B">
            <w:pPr>
              <w:spacing w:before="80" w:line="288" w:lineRule="auto"/>
              <w:rPr>
                <w:rFonts w:ascii="Verdana" w:hAnsi="Verdana"/>
                <w:sz w:val="18"/>
                <w:szCs w:val="18"/>
              </w:rPr>
            </w:pPr>
            <w:r w:rsidRPr="009E5FBF">
              <w:rPr>
                <w:rFonts w:ascii="Verdana" w:hAnsi="Verdana"/>
                <w:sz w:val="18"/>
                <w:szCs w:val="18"/>
              </w:rPr>
              <w:t>0.1</w:t>
            </w:r>
          </w:p>
        </w:tc>
        <w:tc>
          <w:tcPr>
            <w:tcW w:w="1701" w:type="dxa"/>
          </w:tcPr>
          <w:p w:rsidR="00E97F9A" w:rsidRPr="009E5FBF" w:rsidRDefault="00E97F9A" w:rsidP="00E97F9A">
            <w:pPr>
              <w:spacing w:before="80" w:line="288" w:lineRule="auto"/>
              <w:rPr>
                <w:rFonts w:ascii="Verdana" w:hAnsi="Verdana"/>
                <w:sz w:val="18"/>
                <w:szCs w:val="18"/>
              </w:rPr>
            </w:pPr>
            <w:r w:rsidRPr="009E5FBF">
              <w:rPr>
                <w:rFonts w:ascii="Verdana" w:hAnsi="Verdana"/>
                <w:sz w:val="18"/>
                <w:szCs w:val="18"/>
              </w:rPr>
              <w:t>Create</w:t>
            </w:r>
          </w:p>
        </w:tc>
        <w:tc>
          <w:tcPr>
            <w:tcW w:w="4188" w:type="dxa"/>
          </w:tcPr>
          <w:p w:rsidR="00E97F9A" w:rsidRPr="009E5FBF" w:rsidRDefault="00A7486B" w:rsidP="00E97F9A">
            <w:pPr>
              <w:spacing w:before="80" w:line="288" w:lineRule="auto"/>
              <w:rPr>
                <w:rFonts w:ascii="Verdana" w:hAnsi="Verdana"/>
                <w:sz w:val="18"/>
                <w:szCs w:val="18"/>
              </w:rPr>
            </w:pPr>
            <w:r w:rsidRPr="009E5FBF">
              <w:rPr>
                <w:rFonts w:ascii="Verdana" w:hAnsi="Verdana"/>
                <w:sz w:val="18"/>
                <w:szCs w:val="18"/>
              </w:rPr>
              <w:t>Krasen Karagyozov</w:t>
            </w:r>
          </w:p>
        </w:tc>
        <w:tc>
          <w:tcPr>
            <w:tcW w:w="2434" w:type="dxa"/>
          </w:tcPr>
          <w:p w:rsidR="00E97F9A" w:rsidRPr="009E5FBF" w:rsidRDefault="00A7486B" w:rsidP="00E97F9A">
            <w:pPr>
              <w:spacing w:before="80" w:line="288" w:lineRule="auto"/>
              <w:rPr>
                <w:rFonts w:ascii="Verdana" w:hAnsi="Verdana"/>
                <w:sz w:val="18"/>
                <w:szCs w:val="18"/>
              </w:rPr>
            </w:pPr>
            <w:r w:rsidRPr="009E5FBF">
              <w:rPr>
                <w:rFonts w:ascii="Verdana" w:hAnsi="Verdana"/>
                <w:sz w:val="18"/>
                <w:szCs w:val="18"/>
              </w:rPr>
              <w:t>13.04.2017</w:t>
            </w:r>
          </w:p>
        </w:tc>
      </w:tr>
      <w:tr w:rsidR="00E97F9A" w:rsidRPr="009E5FBF" w:rsidTr="00A7486B">
        <w:tc>
          <w:tcPr>
            <w:tcW w:w="1413" w:type="dxa"/>
          </w:tcPr>
          <w:p w:rsidR="00E97F9A" w:rsidRPr="009E5FBF" w:rsidRDefault="005A2C2D" w:rsidP="00E97F9A">
            <w:pPr>
              <w:spacing w:before="80" w:line="288" w:lineRule="auto"/>
              <w:rPr>
                <w:rFonts w:ascii="Verdana" w:hAnsi="Verdana"/>
                <w:sz w:val="18"/>
                <w:szCs w:val="18"/>
              </w:rPr>
            </w:pPr>
            <w:r>
              <w:rPr>
                <w:rFonts w:ascii="Verdana" w:hAnsi="Verdana"/>
                <w:sz w:val="18"/>
                <w:szCs w:val="18"/>
              </w:rPr>
              <w:t>1.0</w:t>
            </w:r>
          </w:p>
        </w:tc>
        <w:tc>
          <w:tcPr>
            <w:tcW w:w="1701" w:type="dxa"/>
          </w:tcPr>
          <w:p w:rsidR="00E97F9A" w:rsidRPr="009E5FBF" w:rsidRDefault="005A2C2D" w:rsidP="00E97F9A">
            <w:pPr>
              <w:spacing w:before="80" w:line="288" w:lineRule="auto"/>
              <w:rPr>
                <w:rFonts w:ascii="Verdana" w:hAnsi="Verdana"/>
                <w:sz w:val="18"/>
                <w:szCs w:val="18"/>
              </w:rPr>
            </w:pPr>
            <w:r>
              <w:rPr>
                <w:rFonts w:ascii="Verdana" w:hAnsi="Verdana"/>
                <w:sz w:val="18"/>
                <w:szCs w:val="18"/>
              </w:rPr>
              <w:t>Update</w:t>
            </w:r>
          </w:p>
        </w:tc>
        <w:tc>
          <w:tcPr>
            <w:tcW w:w="4188" w:type="dxa"/>
          </w:tcPr>
          <w:p w:rsidR="00E97F9A" w:rsidRPr="009E5FBF" w:rsidRDefault="005A2C2D" w:rsidP="00E97F9A">
            <w:pPr>
              <w:spacing w:before="80" w:line="288" w:lineRule="auto"/>
              <w:rPr>
                <w:rFonts w:ascii="Verdana" w:hAnsi="Verdana"/>
                <w:sz w:val="18"/>
                <w:szCs w:val="18"/>
              </w:rPr>
            </w:pPr>
            <w:r>
              <w:rPr>
                <w:rFonts w:ascii="Verdana" w:hAnsi="Verdana"/>
                <w:sz w:val="18"/>
                <w:szCs w:val="18"/>
              </w:rPr>
              <w:t>Krasen Karagyozov</w:t>
            </w:r>
          </w:p>
        </w:tc>
        <w:tc>
          <w:tcPr>
            <w:tcW w:w="2434" w:type="dxa"/>
          </w:tcPr>
          <w:p w:rsidR="00E97F9A" w:rsidRPr="009E5FBF" w:rsidRDefault="007C72B4" w:rsidP="00E97F9A">
            <w:pPr>
              <w:spacing w:before="80" w:line="288" w:lineRule="auto"/>
              <w:rPr>
                <w:rFonts w:ascii="Verdana" w:hAnsi="Verdana"/>
                <w:sz w:val="18"/>
                <w:szCs w:val="18"/>
              </w:rPr>
            </w:pPr>
            <w:r>
              <w:rPr>
                <w:rFonts w:ascii="Verdana" w:hAnsi="Verdana"/>
                <w:sz w:val="18"/>
                <w:szCs w:val="18"/>
              </w:rPr>
              <w:t>1</w:t>
            </w:r>
            <w:r w:rsidR="005A2C2D">
              <w:rPr>
                <w:rFonts w:ascii="Verdana" w:hAnsi="Verdana"/>
                <w:sz w:val="18"/>
                <w:szCs w:val="18"/>
              </w:rPr>
              <w:t>2.10.2017</w:t>
            </w:r>
          </w:p>
        </w:tc>
      </w:tr>
      <w:tr w:rsidR="00A7486B" w:rsidRPr="009E5FBF" w:rsidTr="00A7486B">
        <w:trPr>
          <w:cnfStyle w:val="000000100000" w:firstRow="0" w:lastRow="0" w:firstColumn="0" w:lastColumn="0" w:oddVBand="0" w:evenVBand="0" w:oddHBand="1" w:evenHBand="0" w:firstRowFirstColumn="0" w:firstRowLastColumn="0" w:lastRowFirstColumn="0" w:lastRowLastColumn="0"/>
        </w:trPr>
        <w:tc>
          <w:tcPr>
            <w:tcW w:w="1413" w:type="dxa"/>
          </w:tcPr>
          <w:p w:rsidR="00E97F9A" w:rsidRPr="009E5FBF" w:rsidRDefault="002F0243" w:rsidP="00E97F9A">
            <w:pPr>
              <w:spacing w:before="80" w:line="288" w:lineRule="auto"/>
              <w:rPr>
                <w:rFonts w:ascii="Verdana" w:hAnsi="Verdana"/>
                <w:sz w:val="18"/>
                <w:szCs w:val="18"/>
              </w:rPr>
            </w:pPr>
            <w:ins w:id="497" w:author="Krasen Karagyozov" w:date="2017-11-08T13:34:00Z">
              <w:r>
                <w:rPr>
                  <w:rFonts w:ascii="Verdana" w:hAnsi="Verdana"/>
                  <w:sz w:val="18"/>
                  <w:szCs w:val="18"/>
                </w:rPr>
                <w:t>2.0</w:t>
              </w:r>
            </w:ins>
          </w:p>
        </w:tc>
        <w:tc>
          <w:tcPr>
            <w:tcW w:w="1701" w:type="dxa"/>
          </w:tcPr>
          <w:p w:rsidR="00E97F9A" w:rsidRPr="009E5FBF" w:rsidRDefault="002F0243" w:rsidP="00E97F9A">
            <w:pPr>
              <w:spacing w:before="80" w:line="288" w:lineRule="auto"/>
              <w:rPr>
                <w:rFonts w:ascii="Verdana" w:hAnsi="Verdana"/>
                <w:sz w:val="18"/>
                <w:szCs w:val="18"/>
              </w:rPr>
            </w:pPr>
            <w:ins w:id="498" w:author="Krasen Karagyozov" w:date="2017-11-08T13:34:00Z">
              <w:r>
                <w:rPr>
                  <w:rFonts w:ascii="Verdana" w:hAnsi="Verdana"/>
                  <w:sz w:val="18"/>
                  <w:szCs w:val="18"/>
                </w:rPr>
                <w:t>Update</w:t>
              </w:r>
            </w:ins>
          </w:p>
        </w:tc>
        <w:tc>
          <w:tcPr>
            <w:tcW w:w="4188" w:type="dxa"/>
          </w:tcPr>
          <w:p w:rsidR="00E97F9A" w:rsidRPr="009E5FBF" w:rsidRDefault="002F0243" w:rsidP="00E97F9A">
            <w:pPr>
              <w:spacing w:before="80" w:line="288" w:lineRule="auto"/>
              <w:rPr>
                <w:rFonts w:ascii="Verdana" w:hAnsi="Verdana"/>
                <w:sz w:val="18"/>
                <w:szCs w:val="18"/>
              </w:rPr>
            </w:pPr>
            <w:ins w:id="499" w:author="Krasen Karagyozov" w:date="2017-11-08T13:34:00Z">
              <w:r>
                <w:rPr>
                  <w:rFonts w:ascii="Verdana" w:hAnsi="Verdana"/>
                  <w:sz w:val="18"/>
                  <w:szCs w:val="18"/>
                </w:rPr>
                <w:t>Krasen Karagyozov</w:t>
              </w:r>
            </w:ins>
          </w:p>
        </w:tc>
        <w:tc>
          <w:tcPr>
            <w:tcW w:w="2434" w:type="dxa"/>
          </w:tcPr>
          <w:p w:rsidR="00E97F9A" w:rsidRPr="009E5FBF" w:rsidRDefault="002F0243" w:rsidP="00E97F9A">
            <w:pPr>
              <w:spacing w:before="80" w:line="288" w:lineRule="auto"/>
              <w:rPr>
                <w:rFonts w:ascii="Verdana" w:hAnsi="Verdana"/>
                <w:sz w:val="18"/>
                <w:szCs w:val="18"/>
              </w:rPr>
            </w:pPr>
            <w:ins w:id="500" w:author="Krasen Karagyozov" w:date="2017-11-08T13:34:00Z">
              <w:r>
                <w:rPr>
                  <w:rFonts w:ascii="Verdana" w:hAnsi="Verdana"/>
                  <w:sz w:val="18"/>
                  <w:szCs w:val="18"/>
                </w:rPr>
                <w:t>8.11.2017</w:t>
              </w:r>
            </w:ins>
          </w:p>
        </w:tc>
      </w:tr>
      <w:tr w:rsidR="00E97F9A" w:rsidRPr="009E5FBF" w:rsidTr="00A7486B">
        <w:tc>
          <w:tcPr>
            <w:tcW w:w="1413" w:type="dxa"/>
          </w:tcPr>
          <w:p w:rsidR="00E97F9A" w:rsidRPr="009E5FBF" w:rsidRDefault="00993465" w:rsidP="00E97F9A">
            <w:pPr>
              <w:spacing w:before="80" w:line="288" w:lineRule="auto"/>
              <w:rPr>
                <w:rFonts w:ascii="Verdana" w:hAnsi="Verdana"/>
                <w:sz w:val="18"/>
                <w:szCs w:val="18"/>
              </w:rPr>
            </w:pPr>
            <w:ins w:id="501" w:author="Krasen Karagyozov" w:date="2018-08-23T12:30:00Z">
              <w:r>
                <w:rPr>
                  <w:rFonts w:ascii="Verdana" w:hAnsi="Verdana"/>
                  <w:sz w:val="18"/>
                  <w:szCs w:val="18"/>
                </w:rPr>
                <w:t>3.</w:t>
              </w:r>
              <w:r w:rsidR="002934BA">
                <w:rPr>
                  <w:rFonts w:ascii="Verdana" w:hAnsi="Verdana"/>
                  <w:sz w:val="18"/>
                  <w:szCs w:val="18"/>
                </w:rPr>
                <w:t>0</w:t>
              </w:r>
            </w:ins>
          </w:p>
        </w:tc>
        <w:tc>
          <w:tcPr>
            <w:tcW w:w="1701" w:type="dxa"/>
          </w:tcPr>
          <w:p w:rsidR="00E97F9A" w:rsidRPr="009E5FBF" w:rsidRDefault="00993465" w:rsidP="00E97F9A">
            <w:pPr>
              <w:spacing w:before="80" w:line="288" w:lineRule="auto"/>
              <w:rPr>
                <w:rFonts w:ascii="Verdana" w:hAnsi="Verdana"/>
                <w:sz w:val="18"/>
                <w:szCs w:val="18"/>
              </w:rPr>
            </w:pPr>
            <w:ins w:id="502" w:author="Krasen Karagyozov" w:date="2018-08-23T12:30:00Z">
              <w:r>
                <w:rPr>
                  <w:rFonts w:ascii="Verdana" w:hAnsi="Verdana"/>
                  <w:sz w:val="18"/>
                  <w:szCs w:val="18"/>
                </w:rPr>
                <w:t>Update</w:t>
              </w:r>
            </w:ins>
          </w:p>
        </w:tc>
        <w:tc>
          <w:tcPr>
            <w:tcW w:w="4188" w:type="dxa"/>
          </w:tcPr>
          <w:p w:rsidR="00E97F9A" w:rsidRPr="009E5FBF" w:rsidRDefault="00993465" w:rsidP="00E97F9A">
            <w:pPr>
              <w:spacing w:before="80" w:line="288" w:lineRule="auto"/>
              <w:rPr>
                <w:rFonts w:ascii="Verdana" w:hAnsi="Verdana"/>
                <w:sz w:val="18"/>
                <w:szCs w:val="18"/>
              </w:rPr>
            </w:pPr>
            <w:ins w:id="503" w:author="Krasen Karagyozov" w:date="2018-08-23T12:30:00Z">
              <w:r>
                <w:rPr>
                  <w:rFonts w:ascii="Verdana" w:hAnsi="Verdana"/>
                  <w:sz w:val="18"/>
                  <w:szCs w:val="18"/>
                </w:rPr>
                <w:t>Krasen Karagyozov</w:t>
              </w:r>
            </w:ins>
          </w:p>
        </w:tc>
        <w:tc>
          <w:tcPr>
            <w:tcW w:w="2434" w:type="dxa"/>
          </w:tcPr>
          <w:p w:rsidR="00E97F9A" w:rsidRPr="009E5FBF" w:rsidRDefault="00993465" w:rsidP="00E97F9A">
            <w:pPr>
              <w:spacing w:before="80" w:line="288" w:lineRule="auto"/>
              <w:rPr>
                <w:rFonts w:ascii="Verdana" w:hAnsi="Verdana"/>
                <w:sz w:val="18"/>
                <w:szCs w:val="18"/>
              </w:rPr>
            </w:pPr>
            <w:ins w:id="504" w:author="Krasen Karagyozov" w:date="2018-08-23T12:30:00Z">
              <w:r>
                <w:rPr>
                  <w:rFonts w:ascii="Verdana" w:hAnsi="Verdana"/>
                  <w:sz w:val="18"/>
                  <w:szCs w:val="18"/>
                </w:rPr>
                <w:t>23.08.2018</w:t>
              </w:r>
            </w:ins>
          </w:p>
        </w:tc>
      </w:tr>
      <w:tr w:rsidR="00A7486B" w:rsidRPr="009E5FBF" w:rsidTr="00A7486B">
        <w:trPr>
          <w:cnfStyle w:val="000000100000" w:firstRow="0" w:lastRow="0" w:firstColumn="0" w:lastColumn="0" w:oddVBand="0" w:evenVBand="0" w:oddHBand="1" w:evenHBand="0" w:firstRowFirstColumn="0" w:firstRowLastColumn="0" w:lastRowFirstColumn="0" w:lastRowLastColumn="0"/>
        </w:trPr>
        <w:tc>
          <w:tcPr>
            <w:tcW w:w="1413" w:type="dxa"/>
          </w:tcPr>
          <w:p w:rsidR="00E97F9A" w:rsidRPr="00640995" w:rsidRDefault="00640995">
            <w:pPr>
              <w:spacing w:before="80" w:line="288" w:lineRule="auto"/>
              <w:rPr>
                <w:rFonts w:ascii="Verdana" w:hAnsi="Verdana"/>
                <w:sz w:val="18"/>
                <w:szCs w:val="18"/>
                <w:lang w:val="en-US"/>
                <w:rPrChange w:id="505" w:author="Petya Kaisheva" w:date="2019-10-11T10:01:00Z">
                  <w:rPr>
                    <w:rFonts w:ascii="Verdana" w:hAnsi="Verdana"/>
                    <w:sz w:val="18"/>
                    <w:szCs w:val="18"/>
                  </w:rPr>
                </w:rPrChange>
              </w:rPr>
            </w:pPr>
            <w:ins w:id="506" w:author="Petya Kaisheva" w:date="2019-10-11T10:01:00Z">
              <w:r>
                <w:rPr>
                  <w:rFonts w:ascii="Verdana" w:hAnsi="Verdana"/>
                  <w:sz w:val="18"/>
                  <w:szCs w:val="18"/>
                  <w:lang w:val="bg-BG"/>
                </w:rPr>
                <w:t>4</w:t>
              </w:r>
              <w:r>
                <w:rPr>
                  <w:rFonts w:ascii="Verdana" w:hAnsi="Verdana"/>
                  <w:sz w:val="18"/>
                  <w:szCs w:val="18"/>
                  <w:lang w:val="en-US"/>
                </w:rPr>
                <w:t>.0</w:t>
              </w:r>
            </w:ins>
          </w:p>
        </w:tc>
        <w:tc>
          <w:tcPr>
            <w:tcW w:w="1701" w:type="dxa"/>
          </w:tcPr>
          <w:p w:rsidR="00E97F9A" w:rsidRPr="009E5FBF" w:rsidRDefault="00640995" w:rsidP="00E97F9A">
            <w:pPr>
              <w:spacing w:before="80" w:line="288" w:lineRule="auto"/>
              <w:rPr>
                <w:rFonts w:ascii="Verdana" w:hAnsi="Verdana"/>
                <w:sz w:val="18"/>
                <w:szCs w:val="18"/>
              </w:rPr>
            </w:pPr>
            <w:ins w:id="507" w:author="Petya Kaisheva" w:date="2019-10-11T10:01:00Z">
              <w:r>
                <w:rPr>
                  <w:rFonts w:ascii="Verdana" w:hAnsi="Verdana"/>
                  <w:sz w:val="18"/>
                  <w:szCs w:val="18"/>
                </w:rPr>
                <w:t>Update</w:t>
              </w:r>
            </w:ins>
          </w:p>
        </w:tc>
        <w:tc>
          <w:tcPr>
            <w:tcW w:w="4188" w:type="dxa"/>
          </w:tcPr>
          <w:p w:rsidR="00E97F9A" w:rsidRPr="009E5FBF" w:rsidRDefault="00640995" w:rsidP="00E97F9A">
            <w:pPr>
              <w:spacing w:before="80" w:line="288" w:lineRule="auto"/>
              <w:rPr>
                <w:rFonts w:ascii="Verdana" w:hAnsi="Verdana"/>
                <w:sz w:val="18"/>
                <w:szCs w:val="18"/>
              </w:rPr>
            </w:pPr>
            <w:ins w:id="508" w:author="Petya Kaisheva" w:date="2019-10-11T10:01:00Z">
              <w:r>
                <w:rPr>
                  <w:rFonts w:ascii="Verdana" w:hAnsi="Verdana"/>
                  <w:sz w:val="18"/>
                  <w:szCs w:val="18"/>
                </w:rPr>
                <w:t>Petya Kaisheva</w:t>
              </w:r>
            </w:ins>
          </w:p>
        </w:tc>
        <w:tc>
          <w:tcPr>
            <w:tcW w:w="2434" w:type="dxa"/>
          </w:tcPr>
          <w:p w:rsidR="00E97F9A" w:rsidRPr="009E5FBF" w:rsidRDefault="00640995" w:rsidP="00E97F9A">
            <w:pPr>
              <w:spacing w:before="80" w:line="288" w:lineRule="auto"/>
              <w:rPr>
                <w:rFonts w:ascii="Verdana" w:hAnsi="Verdana"/>
                <w:sz w:val="18"/>
                <w:szCs w:val="18"/>
              </w:rPr>
            </w:pPr>
            <w:ins w:id="509" w:author="Petya Kaisheva" w:date="2019-10-11T10:01:00Z">
              <w:r>
                <w:rPr>
                  <w:rFonts w:ascii="Verdana" w:hAnsi="Verdana"/>
                  <w:sz w:val="18"/>
                  <w:szCs w:val="18"/>
                </w:rPr>
                <w:t>01.10.2019</w:t>
              </w:r>
            </w:ins>
          </w:p>
        </w:tc>
      </w:tr>
      <w:tr w:rsidR="00E97F9A" w:rsidRPr="009E5FBF" w:rsidTr="00A7486B">
        <w:tc>
          <w:tcPr>
            <w:tcW w:w="1413" w:type="dxa"/>
          </w:tcPr>
          <w:p w:rsidR="00E97F9A" w:rsidRPr="009E5FBF" w:rsidRDefault="00E97F9A" w:rsidP="00E97F9A">
            <w:pPr>
              <w:spacing w:before="80" w:line="288" w:lineRule="auto"/>
              <w:rPr>
                <w:rFonts w:ascii="Verdana" w:hAnsi="Verdana"/>
                <w:sz w:val="18"/>
                <w:szCs w:val="18"/>
              </w:rPr>
            </w:pPr>
          </w:p>
        </w:tc>
        <w:tc>
          <w:tcPr>
            <w:tcW w:w="1701" w:type="dxa"/>
          </w:tcPr>
          <w:p w:rsidR="00E97F9A" w:rsidRPr="009E5FBF" w:rsidRDefault="00E97F9A" w:rsidP="00E97F9A">
            <w:pPr>
              <w:spacing w:before="80" w:line="288" w:lineRule="auto"/>
              <w:rPr>
                <w:rFonts w:ascii="Verdana" w:hAnsi="Verdana"/>
                <w:sz w:val="18"/>
                <w:szCs w:val="18"/>
              </w:rPr>
            </w:pPr>
          </w:p>
        </w:tc>
        <w:tc>
          <w:tcPr>
            <w:tcW w:w="4188" w:type="dxa"/>
          </w:tcPr>
          <w:p w:rsidR="00E97F9A" w:rsidRPr="009E5FBF" w:rsidRDefault="00E97F9A" w:rsidP="00E97F9A">
            <w:pPr>
              <w:spacing w:before="80" w:line="288" w:lineRule="auto"/>
              <w:rPr>
                <w:rFonts w:ascii="Verdana" w:hAnsi="Verdana"/>
                <w:sz w:val="18"/>
                <w:szCs w:val="18"/>
              </w:rPr>
            </w:pPr>
          </w:p>
        </w:tc>
        <w:tc>
          <w:tcPr>
            <w:tcW w:w="2434" w:type="dxa"/>
          </w:tcPr>
          <w:p w:rsidR="00E97F9A" w:rsidRPr="009E5FBF" w:rsidRDefault="00E97F9A" w:rsidP="00E97F9A">
            <w:pPr>
              <w:spacing w:before="80" w:line="288" w:lineRule="auto"/>
              <w:rPr>
                <w:rFonts w:ascii="Verdana" w:hAnsi="Verdana"/>
                <w:sz w:val="18"/>
                <w:szCs w:val="18"/>
              </w:rPr>
            </w:pPr>
          </w:p>
        </w:tc>
      </w:tr>
    </w:tbl>
    <w:p w:rsidR="00E97F9A" w:rsidRPr="009E5FBF" w:rsidRDefault="00E97F9A" w:rsidP="00E97F9A">
      <w:pPr>
        <w:spacing w:before="80" w:after="160" w:line="288" w:lineRule="auto"/>
        <w:jc w:val="both"/>
        <w:rPr>
          <w:rFonts w:ascii="Verdana" w:eastAsiaTheme="minorHAnsi" w:hAnsi="Verdana" w:cstheme="minorBidi"/>
          <w:sz w:val="18"/>
          <w:szCs w:val="18"/>
          <w:lang w:eastAsia="en-US"/>
        </w:rPr>
      </w:pPr>
    </w:p>
    <w:p w:rsidR="00E97F9A" w:rsidRPr="009E5FBF" w:rsidRDefault="00E97F9A" w:rsidP="00E97F9A">
      <w:pPr>
        <w:spacing w:before="80" w:after="160" w:line="288" w:lineRule="auto"/>
        <w:jc w:val="both"/>
        <w:rPr>
          <w:rFonts w:ascii="Verdana" w:eastAsiaTheme="minorHAnsi" w:hAnsi="Verdana" w:cstheme="minorBidi"/>
          <w:b/>
          <w:sz w:val="18"/>
          <w:szCs w:val="18"/>
          <w:lang w:eastAsia="en-US"/>
        </w:rPr>
      </w:pPr>
      <w:r w:rsidRPr="009E5FBF">
        <w:rPr>
          <w:rFonts w:ascii="Verdana" w:eastAsiaTheme="minorHAnsi" w:hAnsi="Verdana" w:cstheme="minorBidi"/>
          <w:b/>
          <w:sz w:val="18"/>
          <w:szCs w:val="18"/>
          <w:lang w:eastAsia="en-US"/>
        </w:rPr>
        <w:t>References</w:t>
      </w:r>
    </w:p>
    <w:tbl>
      <w:tblPr>
        <w:tblStyle w:val="GridTable4-Accent3"/>
        <w:tblW w:w="0" w:type="auto"/>
        <w:tblLook w:val="0420" w:firstRow="1" w:lastRow="0" w:firstColumn="0" w:lastColumn="0" w:noHBand="0" w:noVBand="1"/>
      </w:tblPr>
      <w:tblGrid>
        <w:gridCol w:w="2869"/>
        <w:gridCol w:w="991"/>
        <w:gridCol w:w="5200"/>
      </w:tblGrid>
      <w:tr w:rsidR="00E97F9A" w:rsidRPr="009E5FBF" w:rsidTr="00A7486B">
        <w:trPr>
          <w:cnfStyle w:val="100000000000" w:firstRow="1" w:lastRow="0" w:firstColumn="0" w:lastColumn="0" w:oddVBand="0" w:evenVBand="0" w:oddHBand="0" w:evenHBand="0" w:firstRowFirstColumn="0" w:firstRowLastColumn="0" w:lastRowFirstColumn="0" w:lastRowLastColumn="0"/>
        </w:trPr>
        <w:tc>
          <w:tcPr>
            <w:tcW w:w="3114" w:type="dxa"/>
          </w:tcPr>
          <w:p w:rsidR="00E97F9A" w:rsidRPr="009E5FBF" w:rsidRDefault="00E97F9A" w:rsidP="00E97F9A">
            <w:pPr>
              <w:spacing w:before="80" w:line="288" w:lineRule="auto"/>
              <w:rPr>
                <w:rFonts w:ascii="Verdana" w:hAnsi="Verdana"/>
                <w:sz w:val="18"/>
                <w:szCs w:val="18"/>
              </w:rPr>
            </w:pPr>
            <w:r w:rsidRPr="009E5FBF">
              <w:rPr>
                <w:rFonts w:ascii="Verdana" w:hAnsi="Verdana"/>
                <w:sz w:val="18"/>
                <w:szCs w:val="18"/>
              </w:rPr>
              <w:t>Document</w:t>
            </w:r>
          </w:p>
        </w:tc>
        <w:tc>
          <w:tcPr>
            <w:tcW w:w="992" w:type="dxa"/>
          </w:tcPr>
          <w:p w:rsidR="00E97F9A" w:rsidRPr="009E5FBF" w:rsidRDefault="00E97F9A" w:rsidP="00E97F9A">
            <w:pPr>
              <w:spacing w:before="80" w:line="288" w:lineRule="auto"/>
              <w:rPr>
                <w:rFonts w:ascii="Verdana" w:hAnsi="Verdana"/>
                <w:sz w:val="18"/>
                <w:szCs w:val="18"/>
              </w:rPr>
            </w:pPr>
            <w:r w:rsidRPr="009E5FBF">
              <w:rPr>
                <w:rFonts w:ascii="Verdana" w:hAnsi="Verdana"/>
                <w:sz w:val="18"/>
                <w:szCs w:val="18"/>
              </w:rPr>
              <w:t>Version</w:t>
            </w:r>
          </w:p>
        </w:tc>
        <w:tc>
          <w:tcPr>
            <w:tcW w:w="5630" w:type="dxa"/>
          </w:tcPr>
          <w:p w:rsidR="00E97F9A" w:rsidRPr="009E5FBF" w:rsidRDefault="00E97F9A" w:rsidP="00E97F9A">
            <w:pPr>
              <w:spacing w:before="80" w:line="288" w:lineRule="auto"/>
              <w:rPr>
                <w:rFonts w:ascii="Verdana" w:hAnsi="Verdana"/>
                <w:sz w:val="18"/>
                <w:szCs w:val="18"/>
              </w:rPr>
            </w:pPr>
            <w:r w:rsidRPr="009E5FBF">
              <w:rPr>
                <w:rFonts w:ascii="Verdana" w:hAnsi="Verdana"/>
                <w:sz w:val="18"/>
                <w:szCs w:val="18"/>
              </w:rPr>
              <w:t>Location/Description</w:t>
            </w:r>
          </w:p>
        </w:tc>
      </w:tr>
      <w:tr w:rsidR="00E97F9A" w:rsidRPr="009E5FBF" w:rsidTr="00A7486B">
        <w:trPr>
          <w:cnfStyle w:val="000000100000" w:firstRow="0" w:lastRow="0" w:firstColumn="0" w:lastColumn="0" w:oddVBand="0" w:evenVBand="0" w:oddHBand="1" w:evenHBand="0" w:firstRowFirstColumn="0" w:firstRowLastColumn="0" w:lastRowFirstColumn="0" w:lastRowLastColumn="0"/>
        </w:trPr>
        <w:tc>
          <w:tcPr>
            <w:tcW w:w="3114" w:type="dxa"/>
          </w:tcPr>
          <w:p w:rsidR="00E97F9A" w:rsidRPr="009E5FBF" w:rsidRDefault="00E97F9A" w:rsidP="00E97F9A">
            <w:pPr>
              <w:spacing w:before="80" w:line="288" w:lineRule="auto"/>
              <w:rPr>
                <w:rFonts w:ascii="Verdana" w:hAnsi="Verdana"/>
                <w:sz w:val="18"/>
                <w:szCs w:val="18"/>
              </w:rPr>
            </w:pPr>
          </w:p>
        </w:tc>
        <w:tc>
          <w:tcPr>
            <w:tcW w:w="992" w:type="dxa"/>
          </w:tcPr>
          <w:p w:rsidR="00E97F9A" w:rsidRPr="009E5FBF" w:rsidRDefault="00E97F9A" w:rsidP="00E97F9A">
            <w:pPr>
              <w:spacing w:before="80" w:line="288" w:lineRule="auto"/>
              <w:rPr>
                <w:rFonts w:ascii="Verdana" w:hAnsi="Verdana"/>
                <w:sz w:val="18"/>
                <w:szCs w:val="18"/>
              </w:rPr>
            </w:pPr>
          </w:p>
        </w:tc>
        <w:tc>
          <w:tcPr>
            <w:tcW w:w="5630" w:type="dxa"/>
          </w:tcPr>
          <w:p w:rsidR="00E97F9A" w:rsidRPr="009E5FBF" w:rsidRDefault="00E97F9A" w:rsidP="00E97F9A">
            <w:pPr>
              <w:spacing w:before="80" w:line="288" w:lineRule="auto"/>
              <w:rPr>
                <w:rFonts w:ascii="Verdana" w:hAnsi="Verdana"/>
                <w:sz w:val="18"/>
                <w:szCs w:val="18"/>
              </w:rPr>
            </w:pPr>
          </w:p>
        </w:tc>
      </w:tr>
      <w:tr w:rsidR="00E97F9A" w:rsidRPr="009E5FBF" w:rsidTr="00A7486B">
        <w:tc>
          <w:tcPr>
            <w:tcW w:w="3114" w:type="dxa"/>
          </w:tcPr>
          <w:p w:rsidR="00E97F9A" w:rsidRPr="009E5FBF" w:rsidRDefault="00E97F9A" w:rsidP="00E97F9A">
            <w:pPr>
              <w:spacing w:before="80" w:line="288" w:lineRule="auto"/>
              <w:rPr>
                <w:rFonts w:ascii="Verdana" w:hAnsi="Verdana"/>
                <w:sz w:val="18"/>
                <w:szCs w:val="18"/>
              </w:rPr>
            </w:pPr>
          </w:p>
        </w:tc>
        <w:tc>
          <w:tcPr>
            <w:tcW w:w="992" w:type="dxa"/>
          </w:tcPr>
          <w:p w:rsidR="00E97F9A" w:rsidRPr="009E5FBF" w:rsidRDefault="00E97F9A" w:rsidP="00E97F9A">
            <w:pPr>
              <w:spacing w:before="80" w:line="288" w:lineRule="auto"/>
              <w:rPr>
                <w:rFonts w:ascii="Verdana" w:hAnsi="Verdana"/>
                <w:sz w:val="18"/>
                <w:szCs w:val="18"/>
              </w:rPr>
            </w:pPr>
          </w:p>
        </w:tc>
        <w:tc>
          <w:tcPr>
            <w:tcW w:w="5630" w:type="dxa"/>
          </w:tcPr>
          <w:p w:rsidR="00E97F9A" w:rsidRPr="009E5FBF" w:rsidRDefault="00E97F9A" w:rsidP="00E97F9A">
            <w:pPr>
              <w:spacing w:before="80" w:line="288" w:lineRule="auto"/>
              <w:rPr>
                <w:rFonts w:ascii="Verdana" w:hAnsi="Verdana"/>
                <w:sz w:val="18"/>
                <w:szCs w:val="18"/>
              </w:rPr>
            </w:pPr>
          </w:p>
        </w:tc>
      </w:tr>
      <w:tr w:rsidR="00E97F9A" w:rsidRPr="009E5FBF" w:rsidTr="00A7486B">
        <w:trPr>
          <w:cnfStyle w:val="000000100000" w:firstRow="0" w:lastRow="0" w:firstColumn="0" w:lastColumn="0" w:oddVBand="0" w:evenVBand="0" w:oddHBand="1" w:evenHBand="0" w:firstRowFirstColumn="0" w:firstRowLastColumn="0" w:lastRowFirstColumn="0" w:lastRowLastColumn="0"/>
        </w:trPr>
        <w:tc>
          <w:tcPr>
            <w:tcW w:w="3114" w:type="dxa"/>
          </w:tcPr>
          <w:p w:rsidR="00E97F9A" w:rsidRPr="009E5FBF" w:rsidRDefault="00E97F9A" w:rsidP="00E97F9A">
            <w:pPr>
              <w:spacing w:before="80" w:line="288" w:lineRule="auto"/>
              <w:rPr>
                <w:rFonts w:ascii="Verdana" w:hAnsi="Verdana"/>
                <w:sz w:val="18"/>
                <w:szCs w:val="18"/>
              </w:rPr>
            </w:pPr>
          </w:p>
        </w:tc>
        <w:tc>
          <w:tcPr>
            <w:tcW w:w="992" w:type="dxa"/>
          </w:tcPr>
          <w:p w:rsidR="00E97F9A" w:rsidRPr="009E5FBF" w:rsidRDefault="00E97F9A" w:rsidP="00E97F9A">
            <w:pPr>
              <w:spacing w:before="80" w:line="288" w:lineRule="auto"/>
              <w:rPr>
                <w:rFonts w:ascii="Verdana" w:hAnsi="Verdana"/>
                <w:sz w:val="18"/>
                <w:szCs w:val="18"/>
              </w:rPr>
            </w:pPr>
          </w:p>
        </w:tc>
        <w:tc>
          <w:tcPr>
            <w:tcW w:w="5630" w:type="dxa"/>
          </w:tcPr>
          <w:p w:rsidR="00E97F9A" w:rsidRPr="009E5FBF" w:rsidRDefault="00E97F9A" w:rsidP="00E97F9A">
            <w:pPr>
              <w:spacing w:before="80" w:line="288" w:lineRule="auto"/>
              <w:rPr>
                <w:rFonts w:ascii="Verdana" w:hAnsi="Verdana"/>
                <w:sz w:val="18"/>
                <w:szCs w:val="18"/>
              </w:rPr>
            </w:pPr>
          </w:p>
        </w:tc>
      </w:tr>
      <w:tr w:rsidR="00E97F9A" w:rsidRPr="009E5FBF" w:rsidTr="00A7486B">
        <w:tc>
          <w:tcPr>
            <w:tcW w:w="3114" w:type="dxa"/>
          </w:tcPr>
          <w:p w:rsidR="00E97F9A" w:rsidRPr="009E5FBF" w:rsidRDefault="00E97F9A" w:rsidP="00E97F9A">
            <w:pPr>
              <w:spacing w:before="80" w:line="288" w:lineRule="auto"/>
              <w:rPr>
                <w:rFonts w:ascii="Verdana" w:hAnsi="Verdana"/>
                <w:sz w:val="18"/>
                <w:szCs w:val="18"/>
              </w:rPr>
            </w:pPr>
          </w:p>
        </w:tc>
        <w:tc>
          <w:tcPr>
            <w:tcW w:w="992" w:type="dxa"/>
          </w:tcPr>
          <w:p w:rsidR="00E97F9A" w:rsidRPr="009E5FBF" w:rsidRDefault="00E97F9A" w:rsidP="00E97F9A">
            <w:pPr>
              <w:spacing w:before="80" w:line="288" w:lineRule="auto"/>
              <w:rPr>
                <w:rFonts w:ascii="Verdana" w:hAnsi="Verdana"/>
                <w:sz w:val="18"/>
                <w:szCs w:val="18"/>
              </w:rPr>
            </w:pPr>
          </w:p>
        </w:tc>
        <w:tc>
          <w:tcPr>
            <w:tcW w:w="5630" w:type="dxa"/>
          </w:tcPr>
          <w:p w:rsidR="00E97F9A" w:rsidRPr="009E5FBF" w:rsidRDefault="00E97F9A" w:rsidP="00E97F9A">
            <w:pPr>
              <w:spacing w:before="80" w:line="288" w:lineRule="auto"/>
              <w:rPr>
                <w:rFonts w:ascii="Verdana" w:hAnsi="Verdana"/>
                <w:sz w:val="18"/>
                <w:szCs w:val="18"/>
              </w:rPr>
            </w:pPr>
          </w:p>
        </w:tc>
      </w:tr>
      <w:tr w:rsidR="00E97F9A" w:rsidRPr="009E5FBF" w:rsidTr="00A7486B">
        <w:trPr>
          <w:cnfStyle w:val="000000100000" w:firstRow="0" w:lastRow="0" w:firstColumn="0" w:lastColumn="0" w:oddVBand="0" w:evenVBand="0" w:oddHBand="1" w:evenHBand="0" w:firstRowFirstColumn="0" w:firstRowLastColumn="0" w:lastRowFirstColumn="0" w:lastRowLastColumn="0"/>
        </w:trPr>
        <w:tc>
          <w:tcPr>
            <w:tcW w:w="3114" w:type="dxa"/>
          </w:tcPr>
          <w:p w:rsidR="00E97F9A" w:rsidRPr="009E5FBF" w:rsidRDefault="00E97F9A" w:rsidP="00E97F9A">
            <w:pPr>
              <w:spacing w:before="80" w:line="288" w:lineRule="auto"/>
              <w:rPr>
                <w:rFonts w:ascii="Verdana" w:hAnsi="Verdana"/>
                <w:sz w:val="18"/>
                <w:szCs w:val="18"/>
              </w:rPr>
            </w:pPr>
          </w:p>
        </w:tc>
        <w:tc>
          <w:tcPr>
            <w:tcW w:w="992" w:type="dxa"/>
          </w:tcPr>
          <w:p w:rsidR="00E97F9A" w:rsidRPr="009E5FBF" w:rsidRDefault="00E97F9A" w:rsidP="00E97F9A">
            <w:pPr>
              <w:spacing w:before="80" w:line="288" w:lineRule="auto"/>
              <w:rPr>
                <w:rFonts w:ascii="Verdana" w:hAnsi="Verdana"/>
                <w:sz w:val="18"/>
                <w:szCs w:val="18"/>
              </w:rPr>
            </w:pPr>
          </w:p>
        </w:tc>
        <w:tc>
          <w:tcPr>
            <w:tcW w:w="5630" w:type="dxa"/>
          </w:tcPr>
          <w:p w:rsidR="00E97F9A" w:rsidRPr="009E5FBF" w:rsidRDefault="00E97F9A" w:rsidP="00E97F9A">
            <w:pPr>
              <w:spacing w:before="80" w:line="288" w:lineRule="auto"/>
              <w:rPr>
                <w:rFonts w:ascii="Verdana" w:hAnsi="Verdana"/>
                <w:sz w:val="18"/>
                <w:szCs w:val="18"/>
              </w:rPr>
            </w:pPr>
          </w:p>
        </w:tc>
      </w:tr>
    </w:tbl>
    <w:p w:rsidR="00E97F9A" w:rsidRPr="009E5FBF" w:rsidRDefault="00E97F9A" w:rsidP="00E97F9A">
      <w:pPr>
        <w:spacing w:before="80" w:after="160" w:line="288" w:lineRule="auto"/>
        <w:jc w:val="both"/>
        <w:rPr>
          <w:rFonts w:ascii="Verdana" w:eastAsiaTheme="minorHAnsi" w:hAnsi="Verdana" w:cstheme="minorBidi"/>
          <w:sz w:val="18"/>
          <w:szCs w:val="18"/>
          <w:lang w:eastAsia="en-US"/>
        </w:rPr>
      </w:pPr>
    </w:p>
    <w:p w:rsidR="00E97F9A" w:rsidRPr="009E5FBF" w:rsidRDefault="00E97F9A" w:rsidP="00E97F9A">
      <w:pPr>
        <w:spacing w:before="80" w:after="160" w:line="288" w:lineRule="auto"/>
        <w:jc w:val="both"/>
        <w:rPr>
          <w:rFonts w:ascii="Verdana" w:eastAsiaTheme="minorHAnsi" w:hAnsi="Verdana" w:cstheme="minorBidi"/>
          <w:sz w:val="18"/>
          <w:szCs w:val="18"/>
          <w:lang w:eastAsia="en-US"/>
        </w:rPr>
      </w:pPr>
    </w:p>
    <w:p w:rsidR="001B0F04" w:rsidRPr="009E5FBF" w:rsidRDefault="00A91473" w:rsidP="00F5407D">
      <w:pPr>
        <w:spacing w:before="80" w:after="360" w:line="288" w:lineRule="auto"/>
        <w:jc w:val="both"/>
        <w:rPr>
          <w:rFonts w:ascii="Arial (W1)" w:hAnsi="Arial (W1)"/>
          <w:b/>
          <w:bCs/>
          <w:i/>
          <w:iCs/>
          <w:snapToGrid w:val="0"/>
          <w:sz w:val="28"/>
        </w:rPr>
      </w:pPr>
      <w:r w:rsidRPr="009E5FBF">
        <w:rPr>
          <w:rFonts w:ascii="Arial (W1)" w:hAnsi="Arial (W1)"/>
          <w:b/>
          <w:bCs/>
          <w:i/>
          <w:iCs/>
          <w:snapToGrid w:val="0"/>
          <w:sz w:val="28"/>
        </w:rPr>
        <w:br w:type="page"/>
      </w:r>
    </w:p>
    <w:p w:rsidR="00F5407D" w:rsidRPr="009E5FBF" w:rsidRDefault="00F5407D" w:rsidP="00F5407D">
      <w:pPr>
        <w:spacing w:before="80" w:after="360" w:line="288" w:lineRule="auto"/>
        <w:jc w:val="both"/>
        <w:rPr>
          <w:rFonts w:ascii="Verdana" w:eastAsiaTheme="minorHAnsi" w:hAnsi="Verdana" w:cstheme="minorBidi"/>
          <w:b/>
          <w:color w:val="7D1624"/>
          <w:sz w:val="32"/>
          <w:szCs w:val="32"/>
          <w:lang w:eastAsia="en-US"/>
        </w:rPr>
      </w:pPr>
      <w:r w:rsidRPr="009E5FBF">
        <w:rPr>
          <w:rFonts w:ascii="Verdana" w:eastAsiaTheme="minorHAnsi" w:hAnsi="Verdana" w:cstheme="minorBidi"/>
          <w:b/>
          <w:color w:val="7D1624"/>
          <w:sz w:val="32"/>
          <w:szCs w:val="32"/>
          <w:lang w:eastAsia="en-US"/>
        </w:rPr>
        <w:lastRenderedPageBreak/>
        <w:t>Introduction</w:t>
      </w:r>
    </w:p>
    <w:p w:rsidR="00F5407D" w:rsidRPr="009E5FBF" w:rsidRDefault="00F5407D" w:rsidP="00F5407D">
      <w:pPr>
        <w:spacing w:before="80" w:after="360" w:line="288" w:lineRule="auto"/>
        <w:jc w:val="both"/>
      </w:pPr>
      <w:r w:rsidRPr="009E5FBF">
        <w:t xml:space="preserve">This document and all the rules defined in it apply to GraphTalk A.I.A version 4.40 delivered to LaLux. Any customization of these activities in order to support </w:t>
      </w:r>
      <w:proofErr w:type="spellStart"/>
      <w:r w:rsidRPr="009E5FBF">
        <w:t>LaLux’s</w:t>
      </w:r>
      <w:proofErr w:type="spellEnd"/>
      <w:r w:rsidRPr="009E5FBF">
        <w:t xml:space="preserve"> requirements will also be described (where applicable) on the following pages.</w:t>
      </w:r>
    </w:p>
    <w:p w:rsidR="00F5407D" w:rsidRPr="009E5FBF" w:rsidRDefault="00F5407D" w:rsidP="00F5407D">
      <w:pPr>
        <w:spacing w:before="80" w:after="360" w:line="288" w:lineRule="auto"/>
        <w:jc w:val="both"/>
      </w:pPr>
      <w:r w:rsidRPr="009E5FBF">
        <w:t xml:space="preserve">This document is intended for: </w:t>
      </w:r>
    </w:p>
    <w:p w:rsidR="00F5407D" w:rsidRPr="009E5FBF" w:rsidRDefault="00F5407D" w:rsidP="00F5407D">
      <w:pPr>
        <w:pStyle w:val="ListParagraph"/>
        <w:numPr>
          <w:ilvl w:val="0"/>
          <w:numId w:val="38"/>
        </w:numPr>
        <w:spacing w:before="80" w:after="360" w:line="288" w:lineRule="auto"/>
      </w:pPr>
      <w:r w:rsidRPr="009E5FBF">
        <w:t>A.I.A business analyst and technical architects</w:t>
      </w:r>
    </w:p>
    <w:p w:rsidR="00F5407D" w:rsidRPr="009E5FBF" w:rsidRDefault="00F5407D" w:rsidP="00F5407D">
      <w:pPr>
        <w:pStyle w:val="ListParagraph"/>
        <w:numPr>
          <w:ilvl w:val="0"/>
          <w:numId w:val="38"/>
        </w:numPr>
        <w:spacing w:before="80" w:after="360" w:line="288" w:lineRule="auto"/>
      </w:pPr>
      <w:r w:rsidRPr="009E5FBF">
        <w:t>A.I.A architects who will produce technical designs for the related developments.</w:t>
      </w:r>
    </w:p>
    <w:p w:rsidR="00F5407D" w:rsidRPr="009E5FBF" w:rsidRDefault="00F5407D" w:rsidP="00F5407D">
      <w:pPr>
        <w:pStyle w:val="ListParagraph"/>
        <w:numPr>
          <w:ilvl w:val="0"/>
          <w:numId w:val="38"/>
        </w:numPr>
        <w:spacing w:before="80" w:after="360" w:line="288" w:lineRule="auto"/>
      </w:pPr>
      <w:r w:rsidRPr="009E5FBF">
        <w:t>A.I.A and Client test teams, which should verify and validate that the system functions according to what was agreed in the scope</w:t>
      </w:r>
    </w:p>
    <w:p w:rsidR="009C6982" w:rsidRPr="009E5FBF" w:rsidRDefault="009C6982" w:rsidP="009C6982">
      <w:pPr>
        <w:spacing w:before="80" w:after="360" w:line="288" w:lineRule="auto"/>
      </w:pPr>
    </w:p>
    <w:p w:rsidR="001B0F04" w:rsidRPr="009E5FBF" w:rsidRDefault="001B0F04" w:rsidP="009C6982">
      <w:pPr>
        <w:pStyle w:val="Title1"/>
      </w:pPr>
      <w:bookmarkStart w:id="510" w:name="_Toc487791902"/>
      <w:bookmarkStart w:id="511" w:name="_Toc21928474"/>
      <w:r w:rsidRPr="009E5FBF">
        <w:lastRenderedPageBreak/>
        <w:t>Requirements Overview</w:t>
      </w:r>
      <w:bookmarkEnd w:id="510"/>
      <w:bookmarkEnd w:id="511"/>
    </w:p>
    <w:p w:rsidR="001B0F04" w:rsidRPr="009E5FBF" w:rsidRDefault="009F6AAC" w:rsidP="00B13371">
      <w:pPr>
        <w:pStyle w:val="Title2"/>
      </w:pPr>
      <w:bookmarkStart w:id="512" w:name="_Toc487791903"/>
      <w:bookmarkStart w:id="513" w:name="_Toc21928475"/>
      <w:r w:rsidRPr="009E5FBF">
        <w:t>Scope</w:t>
      </w:r>
      <w:bookmarkEnd w:id="512"/>
      <w:bookmarkEnd w:id="513"/>
    </w:p>
    <w:p w:rsidR="00526897" w:rsidRPr="009E5FBF" w:rsidRDefault="00526897" w:rsidP="00526897">
      <w:pPr>
        <w:pStyle w:val="Normal1"/>
        <w:ind w:left="360"/>
        <w:rPr>
          <w:lang w:val="en-GB"/>
        </w:rPr>
      </w:pPr>
      <w:bookmarkStart w:id="514" w:name="_Toc479842323"/>
      <w:bookmarkStart w:id="515" w:name="_Toc479854417"/>
      <w:bookmarkStart w:id="516" w:name="_Toc480300652"/>
      <w:bookmarkStart w:id="517" w:name="_Toc480361901"/>
      <w:bookmarkEnd w:id="514"/>
      <w:bookmarkEnd w:id="515"/>
      <w:bookmarkEnd w:id="516"/>
      <w:bookmarkEnd w:id="517"/>
      <w:r w:rsidRPr="009E5FBF">
        <w:rPr>
          <w:lang w:val="en-GB"/>
        </w:rPr>
        <w:t>The present document describes the “</w:t>
      </w:r>
      <w:proofErr w:type="spellStart"/>
      <w:r w:rsidRPr="009E5FBF">
        <w:rPr>
          <w:lang w:val="en-GB"/>
        </w:rPr>
        <w:t>NewBusines</w:t>
      </w:r>
      <w:proofErr w:type="spellEnd"/>
      <w:r w:rsidRPr="009E5FBF">
        <w:rPr>
          <w:lang w:val="en-GB"/>
        </w:rPr>
        <w:t>” Web Service which will be used to transfer the proposition, defined in “</w:t>
      </w:r>
      <w:r w:rsidR="0032549F" w:rsidRPr="009E5FBF">
        <w:rPr>
          <w:lang w:val="en-GB"/>
        </w:rPr>
        <w:t>PROdige</w:t>
      </w:r>
      <w:r w:rsidRPr="009E5FBF">
        <w:rPr>
          <w:lang w:val="en-GB"/>
        </w:rPr>
        <w:t>” web application, into LaLux back Office system- A</w:t>
      </w:r>
      <w:r w:rsidR="00D51D4C">
        <w:rPr>
          <w:lang w:val="en-GB"/>
        </w:rPr>
        <w:t>.</w:t>
      </w:r>
      <w:r w:rsidRPr="009E5FBF">
        <w:rPr>
          <w:lang w:val="en-GB"/>
        </w:rPr>
        <w:t>I</w:t>
      </w:r>
      <w:r w:rsidR="00D51D4C">
        <w:rPr>
          <w:lang w:val="en-GB"/>
        </w:rPr>
        <w:t>.</w:t>
      </w:r>
      <w:r w:rsidRPr="009E5FBF">
        <w:rPr>
          <w:lang w:val="en-GB"/>
        </w:rPr>
        <w:t>A</w:t>
      </w:r>
      <w:r w:rsidR="00D51D4C">
        <w:rPr>
          <w:lang w:val="en-GB"/>
        </w:rPr>
        <w:t>.</w:t>
      </w:r>
      <w:r w:rsidRPr="009E5FBF">
        <w:rPr>
          <w:lang w:val="en-GB"/>
        </w:rPr>
        <w:t xml:space="preserve"> as contract. The service will correspond to AIA business process “New Business”. </w:t>
      </w:r>
    </w:p>
    <w:p w:rsidR="00526897" w:rsidRPr="009E5FBF" w:rsidRDefault="00526897" w:rsidP="00526897">
      <w:pPr>
        <w:pStyle w:val="Normal1"/>
        <w:ind w:left="360"/>
        <w:rPr>
          <w:lang w:val="en-GB"/>
        </w:rPr>
      </w:pPr>
    </w:p>
    <w:p w:rsidR="00526897" w:rsidRPr="009E5FBF" w:rsidRDefault="00526897" w:rsidP="00526897">
      <w:pPr>
        <w:pStyle w:val="Normal1"/>
        <w:ind w:left="360"/>
        <w:rPr>
          <w:rFonts w:cs="Arial"/>
          <w:lang w:val="en-GB"/>
        </w:rPr>
      </w:pPr>
      <w:r w:rsidRPr="009E5FBF">
        <w:rPr>
          <w:lang w:val="en-GB"/>
        </w:rPr>
        <w:t xml:space="preserve">The service will launch and stop on “Premium </w:t>
      </w:r>
      <w:r w:rsidR="00837C9B" w:rsidRPr="009E5FBF">
        <w:rPr>
          <w:lang w:val="en-GB"/>
        </w:rPr>
        <w:t>Adjustment</w:t>
      </w:r>
      <w:r w:rsidRPr="009E5FBF">
        <w:rPr>
          <w:lang w:val="en-GB"/>
        </w:rPr>
        <w:t xml:space="preserve">” task in A.I.A. business activity “New Business”. </w:t>
      </w:r>
      <w:r w:rsidRPr="009E5FBF">
        <w:rPr>
          <w:rFonts w:cs="Arial"/>
          <w:lang w:val="en-GB"/>
        </w:rPr>
        <w:t>In case of error the web service will return an error code and description of the error occurred.</w:t>
      </w:r>
    </w:p>
    <w:p w:rsidR="0048463B" w:rsidRPr="009E5FBF" w:rsidRDefault="0048463B" w:rsidP="00526897">
      <w:pPr>
        <w:pStyle w:val="Normal1"/>
        <w:ind w:left="360"/>
        <w:rPr>
          <w:lang w:val="en-GB"/>
        </w:rPr>
      </w:pPr>
      <w:r w:rsidRPr="009E5FBF">
        <w:rPr>
          <w:rFonts w:cs="Arial"/>
          <w:lang w:val="en-GB"/>
        </w:rPr>
        <w:t>In both cases – success or fail a pending activity will be available in AIA to be finalized or aborted by back office user.</w:t>
      </w:r>
    </w:p>
    <w:p w:rsidR="00526897" w:rsidRPr="009E5FBF" w:rsidRDefault="00526897" w:rsidP="00526897">
      <w:pPr>
        <w:pStyle w:val="Normal1"/>
        <w:ind w:left="360"/>
        <w:rPr>
          <w:lang w:val="en-GB"/>
        </w:rPr>
      </w:pPr>
    </w:p>
    <w:p w:rsidR="00526897" w:rsidRPr="009E5FBF" w:rsidRDefault="00526897" w:rsidP="00526897">
      <w:pPr>
        <w:pStyle w:val="Normal1"/>
        <w:ind w:left="360"/>
        <w:rPr>
          <w:lang w:val="en-GB"/>
        </w:rPr>
      </w:pPr>
      <w:r w:rsidRPr="009E5FBF">
        <w:rPr>
          <w:lang w:val="en-GB"/>
        </w:rPr>
        <w:t>Only creation of contract for product “easy-PROTECT” (ID = EASYPROPART</w:t>
      </w:r>
      <w:r w:rsidR="00F0148E" w:rsidRPr="009E5FBF">
        <w:rPr>
          <w:lang w:val="en-GB"/>
        </w:rPr>
        <w:t>).</w:t>
      </w:r>
    </w:p>
    <w:p w:rsidR="00526897" w:rsidRPr="009E5FBF" w:rsidRDefault="00526897" w:rsidP="00526897">
      <w:pPr>
        <w:pStyle w:val="Normal1"/>
        <w:rPr>
          <w:lang w:val="en-GB"/>
        </w:rPr>
      </w:pPr>
    </w:p>
    <w:p w:rsidR="00526897" w:rsidRDefault="00F0148E" w:rsidP="00526897">
      <w:pPr>
        <w:pStyle w:val="Normal1"/>
        <w:ind w:left="360"/>
        <w:rPr>
          <w:ins w:id="518" w:author="Krasen Karagyozov" w:date="2017-11-09T09:58:00Z"/>
          <w:lang w:val="en-GB"/>
        </w:rPr>
      </w:pPr>
      <w:r w:rsidRPr="009E5FBF">
        <w:rPr>
          <w:lang w:val="en-GB"/>
        </w:rPr>
        <w:t>T</w:t>
      </w:r>
      <w:r w:rsidR="00526897" w:rsidRPr="009E5FBF">
        <w:rPr>
          <w:lang w:val="en-GB"/>
        </w:rPr>
        <w:t>h</w:t>
      </w:r>
      <w:r w:rsidRPr="009E5FBF">
        <w:rPr>
          <w:lang w:val="en-GB"/>
        </w:rPr>
        <w:t xml:space="preserve">e service functionality will </w:t>
      </w:r>
      <w:r w:rsidR="00656428" w:rsidRPr="009E5FBF">
        <w:rPr>
          <w:lang w:val="en-GB"/>
        </w:rPr>
        <w:t>include</w:t>
      </w:r>
      <w:r w:rsidR="00526897" w:rsidRPr="009E5FBF">
        <w:rPr>
          <w:lang w:val="en-GB"/>
        </w:rPr>
        <w:t xml:space="preserve"> </w:t>
      </w:r>
      <w:r w:rsidR="00656428" w:rsidRPr="009E5FBF">
        <w:rPr>
          <w:lang w:val="en-GB"/>
        </w:rPr>
        <w:t>creation</w:t>
      </w:r>
      <w:r w:rsidR="00526897" w:rsidRPr="009E5FBF">
        <w:rPr>
          <w:lang w:val="en-GB"/>
        </w:rPr>
        <w:t xml:space="preserve"> of contracts for the following risks:</w:t>
      </w:r>
    </w:p>
    <w:p w:rsidR="001C719B" w:rsidRPr="009E5FBF" w:rsidRDefault="001C719B" w:rsidP="00526897">
      <w:pPr>
        <w:pStyle w:val="Normal1"/>
        <w:ind w:left="360"/>
        <w:rPr>
          <w:lang w:val="en-GB"/>
        </w:rPr>
      </w:pPr>
      <w:ins w:id="519" w:author="Krasen Karagyozov" w:date="2017-11-09T09:58:00Z">
        <w:r>
          <w:rPr>
            <w:lang w:val="en-GB"/>
          </w:rPr>
          <w:t>LOT 1</w:t>
        </w:r>
      </w:ins>
      <w:ins w:id="520" w:author="Krasen Karagyozov" w:date="2017-11-09T10:00:00Z">
        <w:r>
          <w:rPr>
            <w:lang w:val="en-GB"/>
          </w:rPr>
          <w:t>:</w:t>
        </w:r>
      </w:ins>
    </w:p>
    <w:p w:rsidR="00F0148E" w:rsidRPr="009E5FBF" w:rsidRDefault="00F0148E" w:rsidP="00526897">
      <w:pPr>
        <w:pStyle w:val="Normal1"/>
        <w:numPr>
          <w:ilvl w:val="0"/>
          <w:numId w:val="32"/>
        </w:numPr>
        <w:ind w:left="1080"/>
        <w:rPr>
          <w:lang w:val="en-GB"/>
        </w:rPr>
      </w:pPr>
      <w:r w:rsidRPr="009E5FBF">
        <w:rPr>
          <w:lang w:val="en-GB"/>
        </w:rPr>
        <w:t xml:space="preserve">Automobile, </w:t>
      </w:r>
    </w:p>
    <w:p w:rsidR="00F0148E" w:rsidRPr="009E5FBF" w:rsidRDefault="00F0148E" w:rsidP="00526897">
      <w:pPr>
        <w:pStyle w:val="Normal1"/>
        <w:numPr>
          <w:ilvl w:val="0"/>
          <w:numId w:val="32"/>
        </w:numPr>
        <w:ind w:left="1080"/>
        <w:rPr>
          <w:lang w:val="en-GB"/>
        </w:rPr>
      </w:pPr>
      <w:r w:rsidRPr="009E5FBF">
        <w:rPr>
          <w:lang w:val="en-GB"/>
        </w:rPr>
        <w:t xml:space="preserve">Camping car, </w:t>
      </w:r>
    </w:p>
    <w:p w:rsidR="00F0148E" w:rsidRPr="009E5FBF" w:rsidRDefault="00F0148E" w:rsidP="00526897">
      <w:pPr>
        <w:pStyle w:val="Normal1"/>
        <w:numPr>
          <w:ilvl w:val="0"/>
          <w:numId w:val="32"/>
        </w:numPr>
        <w:ind w:left="1080"/>
        <w:rPr>
          <w:lang w:val="en-GB"/>
        </w:rPr>
      </w:pPr>
      <w:r w:rsidRPr="009E5FBF">
        <w:rPr>
          <w:lang w:val="en-GB"/>
        </w:rPr>
        <w:t xml:space="preserve">Camionnette, </w:t>
      </w:r>
    </w:p>
    <w:p w:rsidR="00F0148E" w:rsidRPr="009E5FBF" w:rsidRDefault="00F0148E" w:rsidP="00526897">
      <w:pPr>
        <w:pStyle w:val="Normal1"/>
        <w:numPr>
          <w:ilvl w:val="0"/>
          <w:numId w:val="32"/>
        </w:numPr>
        <w:ind w:left="1080"/>
        <w:rPr>
          <w:lang w:val="en-GB"/>
        </w:rPr>
      </w:pPr>
      <w:r w:rsidRPr="009E5FBF">
        <w:rPr>
          <w:lang w:val="en-GB"/>
        </w:rPr>
        <w:t xml:space="preserve">Machine, </w:t>
      </w:r>
    </w:p>
    <w:p w:rsidR="00F0148E" w:rsidRPr="009E5FBF" w:rsidRDefault="00F0148E" w:rsidP="00526897">
      <w:pPr>
        <w:pStyle w:val="Normal1"/>
        <w:numPr>
          <w:ilvl w:val="0"/>
          <w:numId w:val="32"/>
        </w:numPr>
        <w:ind w:left="1080"/>
        <w:rPr>
          <w:lang w:val="en-GB"/>
        </w:rPr>
      </w:pPr>
      <w:r w:rsidRPr="009E5FBF">
        <w:rPr>
          <w:lang w:val="en-GB"/>
        </w:rPr>
        <w:t xml:space="preserve">Cyclomoteur, </w:t>
      </w:r>
    </w:p>
    <w:p w:rsidR="00F0148E" w:rsidRPr="009E5FBF" w:rsidRDefault="00F0148E" w:rsidP="00526897">
      <w:pPr>
        <w:pStyle w:val="Normal1"/>
        <w:numPr>
          <w:ilvl w:val="0"/>
          <w:numId w:val="32"/>
        </w:numPr>
        <w:ind w:left="1080"/>
        <w:rPr>
          <w:lang w:val="en-GB"/>
        </w:rPr>
      </w:pPr>
      <w:r w:rsidRPr="009E5FBF">
        <w:rPr>
          <w:lang w:val="en-GB"/>
        </w:rPr>
        <w:t xml:space="preserve">Motocyclette, </w:t>
      </w:r>
    </w:p>
    <w:p w:rsidR="00F0148E" w:rsidRPr="009E5FBF" w:rsidRDefault="00F0148E" w:rsidP="00526897">
      <w:pPr>
        <w:pStyle w:val="Normal1"/>
        <w:numPr>
          <w:ilvl w:val="0"/>
          <w:numId w:val="32"/>
        </w:numPr>
        <w:ind w:left="1080"/>
        <w:rPr>
          <w:lang w:val="en-GB"/>
        </w:rPr>
      </w:pPr>
      <w:r w:rsidRPr="009E5FBF">
        <w:rPr>
          <w:lang w:val="en-GB"/>
        </w:rPr>
        <w:t xml:space="preserve">Caravane, </w:t>
      </w:r>
    </w:p>
    <w:p w:rsidR="00F0148E" w:rsidRPr="009E5FBF" w:rsidRDefault="00F0148E" w:rsidP="00526897">
      <w:pPr>
        <w:pStyle w:val="Normal1"/>
        <w:numPr>
          <w:ilvl w:val="0"/>
          <w:numId w:val="32"/>
        </w:numPr>
        <w:ind w:left="1080"/>
        <w:rPr>
          <w:lang w:val="en-GB"/>
        </w:rPr>
      </w:pPr>
      <w:r w:rsidRPr="009E5FBF">
        <w:rPr>
          <w:lang w:val="en-GB"/>
        </w:rPr>
        <w:t xml:space="preserve">Remorque, </w:t>
      </w:r>
    </w:p>
    <w:p w:rsidR="00F0148E" w:rsidRPr="009E5FBF" w:rsidRDefault="00F0148E" w:rsidP="00526897">
      <w:pPr>
        <w:pStyle w:val="Normal1"/>
        <w:numPr>
          <w:ilvl w:val="0"/>
          <w:numId w:val="32"/>
        </w:numPr>
        <w:ind w:left="1080"/>
        <w:rPr>
          <w:lang w:val="en-GB"/>
        </w:rPr>
      </w:pPr>
      <w:r w:rsidRPr="009E5FBF">
        <w:rPr>
          <w:lang w:val="en-GB"/>
        </w:rPr>
        <w:t xml:space="preserve">Home3 (habitation individuelle), </w:t>
      </w:r>
    </w:p>
    <w:p w:rsidR="00F0148E" w:rsidRPr="009E5FBF" w:rsidRDefault="00F0148E" w:rsidP="00526897">
      <w:pPr>
        <w:pStyle w:val="Normal1"/>
        <w:numPr>
          <w:ilvl w:val="0"/>
          <w:numId w:val="32"/>
        </w:numPr>
        <w:ind w:left="1080"/>
        <w:rPr>
          <w:lang w:val="en-GB"/>
        </w:rPr>
      </w:pPr>
      <w:r w:rsidRPr="009E5FBF">
        <w:rPr>
          <w:lang w:val="en-GB"/>
        </w:rPr>
        <w:t xml:space="preserve">Immoprotect   (immeuble), </w:t>
      </w:r>
    </w:p>
    <w:p w:rsidR="001C719B" w:rsidRDefault="00F0148E" w:rsidP="001C719B">
      <w:pPr>
        <w:pStyle w:val="Normal1"/>
        <w:numPr>
          <w:ilvl w:val="0"/>
          <w:numId w:val="32"/>
        </w:numPr>
        <w:ind w:left="1080"/>
        <w:rPr>
          <w:ins w:id="521" w:author="Krasen Karagyozov" w:date="2017-11-09T10:00:00Z"/>
          <w:lang w:val="en-GB"/>
        </w:rPr>
      </w:pPr>
      <w:r w:rsidRPr="009E5FBF">
        <w:rPr>
          <w:lang w:val="en-GB"/>
        </w:rPr>
        <w:t>Responsabilité civile – type insured Responsabilité civile familiale</w:t>
      </w:r>
    </w:p>
    <w:p w:rsidR="001C719B" w:rsidRDefault="001C719B">
      <w:pPr>
        <w:pStyle w:val="Normal1"/>
        <w:rPr>
          <w:ins w:id="522" w:author="Krasen Karagyozov" w:date="2017-11-09T09:59:00Z"/>
          <w:lang w:val="en-GB"/>
        </w:rPr>
        <w:pPrChange w:id="523" w:author="Krasen Karagyozov" w:date="2017-11-09T10:00:00Z">
          <w:pPr>
            <w:pStyle w:val="Normal1"/>
            <w:numPr>
              <w:numId w:val="32"/>
            </w:numPr>
            <w:ind w:left="1080" w:hanging="360"/>
          </w:pPr>
        </w:pPrChange>
      </w:pPr>
    </w:p>
    <w:p w:rsidR="001C719B" w:rsidRPr="001C719B" w:rsidRDefault="001C719B">
      <w:pPr>
        <w:pStyle w:val="Normal1"/>
        <w:tabs>
          <w:tab w:val="left" w:pos="426"/>
        </w:tabs>
        <w:rPr>
          <w:ins w:id="524" w:author="Krasen Karagyozov" w:date="2017-11-08T13:35:00Z"/>
          <w:lang w:val="en-GB"/>
        </w:rPr>
        <w:pPrChange w:id="525" w:author="Krasen Karagyozov" w:date="2017-11-09T09:59:00Z">
          <w:pPr>
            <w:pStyle w:val="Normal1"/>
            <w:numPr>
              <w:numId w:val="32"/>
            </w:numPr>
            <w:ind w:left="720" w:hanging="360"/>
          </w:pPr>
        </w:pPrChange>
      </w:pPr>
      <w:ins w:id="526" w:author="Krasen Karagyozov" w:date="2017-11-09T09:59:00Z">
        <w:r>
          <w:rPr>
            <w:lang w:val="en-GB"/>
          </w:rPr>
          <w:t>LOT 1.2</w:t>
        </w:r>
      </w:ins>
      <w:ins w:id="527" w:author="Krasen Karagyozov" w:date="2017-11-09T10:00:00Z">
        <w:r>
          <w:rPr>
            <w:lang w:val="en-GB"/>
          </w:rPr>
          <w:t>:</w:t>
        </w:r>
      </w:ins>
    </w:p>
    <w:p w:rsidR="001C719B" w:rsidRDefault="001C719B" w:rsidP="001C719B">
      <w:pPr>
        <w:pStyle w:val="Normal1"/>
        <w:numPr>
          <w:ilvl w:val="0"/>
          <w:numId w:val="32"/>
        </w:numPr>
        <w:ind w:left="1080"/>
        <w:rPr>
          <w:ins w:id="528" w:author="Krasen Karagyozov" w:date="2017-11-09T09:59:00Z"/>
        </w:rPr>
      </w:pPr>
      <w:ins w:id="529" w:author="Krasen Karagyozov" w:date="2017-11-09T09:59:00Z">
        <w:r w:rsidRPr="00A3757F">
          <w:t>Services easy-PROTECT</w:t>
        </w:r>
        <w:r>
          <w:t xml:space="preserve">, with </w:t>
        </w:r>
        <w:proofErr w:type="spellStart"/>
        <w:r>
          <w:t>Insured</w:t>
        </w:r>
        <w:proofErr w:type="spellEnd"/>
        <w:r>
          <w:t xml:space="preserve"> Types :</w:t>
        </w:r>
      </w:ins>
    </w:p>
    <w:p w:rsidR="001C719B" w:rsidRDefault="001C719B" w:rsidP="001C719B">
      <w:pPr>
        <w:pStyle w:val="Normal1"/>
        <w:numPr>
          <w:ilvl w:val="0"/>
          <w:numId w:val="32"/>
        </w:numPr>
        <w:ind w:left="1440"/>
        <w:rPr>
          <w:ins w:id="530" w:author="Krasen Karagyozov" w:date="2017-11-09T09:59:00Z"/>
        </w:rPr>
      </w:pPr>
      <w:proofErr w:type="spellStart"/>
      <w:ins w:id="531" w:author="Krasen Karagyozov" w:date="2017-11-09T09:59:00Z">
        <w:r>
          <w:t>Discover</w:t>
        </w:r>
        <w:proofErr w:type="spellEnd"/>
      </w:ins>
    </w:p>
    <w:p w:rsidR="001C719B" w:rsidRDefault="001C719B" w:rsidP="001C719B">
      <w:pPr>
        <w:pStyle w:val="Normal1"/>
        <w:numPr>
          <w:ilvl w:val="0"/>
          <w:numId w:val="32"/>
        </w:numPr>
        <w:ind w:left="1440"/>
        <w:rPr>
          <w:ins w:id="532" w:author="Krasen Karagyozov" w:date="2017-11-09T09:59:00Z"/>
        </w:rPr>
      </w:pPr>
      <w:ins w:id="533" w:author="Krasen Karagyozov" w:date="2017-11-09T09:59:00Z">
        <w:r w:rsidRPr="00344E98">
          <w:t>Services à la personne</w:t>
        </w:r>
      </w:ins>
    </w:p>
    <w:p w:rsidR="001C719B" w:rsidRDefault="001C719B" w:rsidP="001C719B">
      <w:pPr>
        <w:pStyle w:val="Normal1"/>
        <w:numPr>
          <w:ilvl w:val="0"/>
          <w:numId w:val="32"/>
        </w:numPr>
        <w:ind w:left="1440"/>
        <w:rPr>
          <w:ins w:id="534" w:author="Krasen Karagyozov" w:date="2017-11-09T09:59:00Z"/>
        </w:rPr>
      </w:pPr>
      <w:ins w:id="535" w:author="Krasen Karagyozov" w:date="2017-11-09T09:59:00Z">
        <w:r w:rsidRPr="00344E98">
          <w:t>Assistance annuelle</w:t>
        </w:r>
      </w:ins>
    </w:p>
    <w:p w:rsidR="001C719B" w:rsidRDefault="001C719B" w:rsidP="001C719B">
      <w:pPr>
        <w:pStyle w:val="Normal1"/>
        <w:numPr>
          <w:ilvl w:val="0"/>
          <w:numId w:val="32"/>
        </w:numPr>
        <w:ind w:left="1080"/>
        <w:rPr>
          <w:ins w:id="536" w:author="Krasen Karagyozov" w:date="2017-11-09T09:59:00Z"/>
        </w:rPr>
      </w:pPr>
      <w:ins w:id="537" w:author="Krasen Karagyozov" w:date="2017-11-09T09:59:00Z">
        <w:r>
          <w:t xml:space="preserve">Responsabilité civile – type </w:t>
        </w:r>
        <w:proofErr w:type="spellStart"/>
        <w:r>
          <w:t>insured</w:t>
        </w:r>
        <w:proofErr w:type="spellEnd"/>
        <w:r>
          <w:t xml:space="preserve"> Responsabilité civile chasse</w:t>
        </w:r>
      </w:ins>
    </w:p>
    <w:p w:rsidR="001C719B" w:rsidRDefault="001C719B" w:rsidP="001C719B">
      <w:pPr>
        <w:pStyle w:val="Normal1"/>
        <w:numPr>
          <w:ilvl w:val="0"/>
          <w:numId w:val="32"/>
        </w:numPr>
        <w:ind w:left="1080"/>
        <w:rPr>
          <w:ins w:id="538" w:author="Krasen Karagyozov" w:date="2017-11-09T09:59:00Z"/>
        </w:rPr>
      </w:pPr>
      <w:ins w:id="539" w:author="Krasen Karagyozov" w:date="2017-11-09T09:59:00Z">
        <w:r>
          <w:t>Tous risques</w:t>
        </w:r>
      </w:ins>
    </w:p>
    <w:p w:rsidR="001C719B" w:rsidRDefault="001C719B" w:rsidP="001C719B">
      <w:pPr>
        <w:pStyle w:val="Normal1"/>
        <w:numPr>
          <w:ilvl w:val="0"/>
          <w:numId w:val="32"/>
        </w:numPr>
        <w:ind w:left="1080"/>
        <w:rPr>
          <w:ins w:id="540" w:author="Krasen Karagyozov" w:date="2017-11-09T09:59:00Z"/>
        </w:rPr>
      </w:pPr>
      <w:ins w:id="541" w:author="Krasen Karagyozov" w:date="2017-11-09T09:59:00Z">
        <w:r>
          <w:rPr>
            <w:lang w:val="en-US"/>
          </w:rPr>
          <w:t>Accident</w:t>
        </w:r>
      </w:ins>
    </w:p>
    <w:p w:rsidR="001C719B" w:rsidRDefault="001C719B" w:rsidP="001C719B">
      <w:pPr>
        <w:pStyle w:val="Normal1"/>
        <w:numPr>
          <w:ilvl w:val="0"/>
          <w:numId w:val="32"/>
        </w:numPr>
        <w:ind w:left="1440"/>
        <w:rPr>
          <w:ins w:id="542" w:author="Krasen Karagyozov" w:date="2017-11-09T09:59:00Z"/>
        </w:rPr>
      </w:pPr>
      <w:ins w:id="543" w:author="Krasen Karagyozov" w:date="2017-11-09T09:59:00Z">
        <w:r w:rsidRPr="00344E98">
          <w:t>Confort</w:t>
        </w:r>
        <w:r>
          <w:t xml:space="preserve"> </w:t>
        </w:r>
      </w:ins>
    </w:p>
    <w:p w:rsidR="001C719B" w:rsidRDefault="001C719B" w:rsidP="001C719B">
      <w:pPr>
        <w:pStyle w:val="Normal1"/>
        <w:numPr>
          <w:ilvl w:val="0"/>
          <w:numId w:val="32"/>
        </w:numPr>
        <w:ind w:left="1440"/>
        <w:rPr>
          <w:ins w:id="544" w:author="Petya Kaisheva" w:date="2019-09-25T11:08:00Z"/>
        </w:rPr>
      </w:pPr>
      <w:ins w:id="545" w:author="Krasen Karagyozov" w:date="2017-11-09T09:59:00Z">
        <w:r w:rsidRPr="00344E98">
          <w:t>Performance</w:t>
        </w:r>
      </w:ins>
    </w:p>
    <w:p w:rsidR="002F552D" w:rsidRDefault="002F552D">
      <w:pPr>
        <w:pStyle w:val="Normal1"/>
        <w:rPr>
          <w:ins w:id="546" w:author="Petya Kaisheva" w:date="2019-09-25T11:08:00Z"/>
        </w:rPr>
        <w:pPrChange w:id="547" w:author="Petya Kaisheva" w:date="2019-09-25T11:08:00Z">
          <w:pPr>
            <w:pStyle w:val="Normal1"/>
            <w:numPr>
              <w:numId w:val="32"/>
            </w:numPr>
            <w:ind w:left="1440" w:hanging="360"/>
          </w:pPr>
        </w:pPrChange>
      </w:pPr>
    </w:p>
    <w:p w:rsidR="002F552D" w:rsidRPr="001C719B" w:rsidRDefault="002F552D" w:rsidP="002F552D">
      <w:pPr>
        <w:pStyle w:val="Normal1"/>
        <w:tabs>
          <w:tab w:val="left" w:pos="426"/>
        </w:tabs>
        <w:rPr>
          <w:ins w:id="548" w:author="Petya Kaisheva" w:date="2019-09-25T11:08:00Z"/>
          <w:lang w:val="en-GB"/>
        </w:rPr>
      </w:pPr>
      <w:ins w:id="549" w:author="Petya Kaisheva" w:date="2019-09-25T11:09:00Z">
        <w:r>
          <w:rPr>
            <w:lang w:val="en-US"/>
          </w:rPr>
          <w:t xml:space="preserve">Protection </w:t>
        </w:r>
        <w:proofErr w:type="spellStart"/>
        <w:r>
          <w:rPr>
            <w:lang w:val="en-US"/>
          </w:rPr>
          <w:t>Juridique</w:t>
        </w:r>
      </w:ins>
      <w:proofErr w:type="spellEnd"/>
      <w:ins w:id="550" w:author="Petya Kaisheva" w:date="2019-09-25T11:08:00Z">
        <w:r>
          <w:rPr>
            <w:lang w:val="en-GB"/>
          </w:rPr>
          <w:t>:</w:t>
        </w:r>
      </w:ins>
    </w:p>
    <w:p w:rsidR="002F552D" w:rsidRDefault="002F552D" w:rsidP="002F552D">
      <w:pPr>
        <w:pStyle w:val="Normal1"/>
        <w:numPr>
          <w:ilvl w:val="0"/>
          <w:numId w:val="32"/>
        </w:numPr>
        <w:ind w:left="1080"/>
        <w:rPr>
          <w:ins w:id="551" w:author="Petya Kaisheva" w:date="2019-09-25T11:08:00Z"/>
        </w:rPr>
      </w:pPr>
      <w:ins w:id="552" w:author="Petya Kaisheva" w:date="2019-09-25T11:08:00Z">
        <w:r w:rsidRPr="00A3757F">
          <w:t>Services easy-PROTECT</w:t>
        </w:r>
        <w:r>
          <w:t xml:space="preserve">, with </w:t>
        </w:r>
        <w:proofErr w:type="spellStart"/>
        <w:r>
          <w:t>Insured</w:t>
        </w:r>
        <w:proofErr w:type="spellEnd"/>
        <w:r>
          <w:t xml:space="preserve"> Types :</w:t>
        </w:r>
      </w:ins>
    </w:p>
    <w:p w:rsidR="002F552D" w:rsidRDefault="00352F92" w:rsidP="002F552D">
      <w:pPr>
        <w:pStyle w:val="Normal1"/>
        <w:numPr>
          <w:ilvl w:val="0"/>
          <w:numId w:val="32"/>
        </w:numPr>
        <w:ind w:left="1440"/>
        <w:rPr>
          <w:ins w:id="553" w:author="Petya Kaisheva" w:date="2019-09-25T11:08:00Z"/>
        </w:rPr>
      </w:pPr>
      <w:proofErr w:type="spellStart"/>
      <w:ins w:id="554" w:author="Petya Kaisheva" w:date="2019-10-14T06:52:00Z">
        <w:r>
          <w:t>Integral</w:t>
        </w:r>
        <w:proofErr w:type="spellEnd"/>
        <w:r>
          <w:t xml:space="preserve"> </w:t>
        </w:r>
        <w:proofErr w:type="spellStart"/>
        <w:r>
          <w:t>Legal</w:t>
        </w:r>
        <w:proofErr w:type="spellEnd"/>
        <w:r>
          <w:t xml:space="preserve"> p</w:t>
        </w:r>
      </w:ins>
      <w:ins w:id="555" w:author="Petya Kaisheva" w:date="2019-09-25T11:09:00Z">
        <w:r w:rsidR="002F552D">
          <w:t>rotection</w:t>
        </w:r>
      </w:ins>
    </w:p>
    <w:p w:rsidR="002F552D" w:rsidRDefault="002F552D">
      <w:pPr>
        <w:pStyle w:val="Normal1"/>
        <w:rPr>
          <w:ins w:id="556" w:author="Krasen Karagyozov" w:date="2017-11-09T09:59:00Z"/>
        </w:rPr>
        <w:pPrChange w:id="557" w:author="Petya Kaisheva" w:date="2019-09-25T11:08:00Z">
          <w:pPr>
            <w:pStyle w:val="Normal1"/>
            <w:numPr>
              <w:numId w:val="32"/>
            </w:numPr>
            <w:ind w:left="1440" w:hanging="360"/>
          </w:pPr>
        </w:pPrChange>
      </w:pPr>
    </w:p>
    <w:p w:rsidR="002F0243" w:rsidRPr="009E5FBF" w:rsidDel="001C719B" w:rsidRDefault="002F0243" w:rsidP="00526897">
      <w:pPr>
        <w:pStyle w:val="Normal1"/>
        <w:numPr>
          <w:ilvl w:val="0"/>
          <w:numId w:val="32"/>
        </w:numPr>
        <w:ind w:left="1080"/>
        <w:rPr>
          <w:del w:id="558" w:author="Krasen Karagyozov" w:date="2017-11-09T09:59:00Z"/>
          <w:lang w:val="en-GB"/>
        </w:rPr>
      </w:pPr>
      <w:bookmarkStart w:id="559" w:name="_Toc21928476"/>
      <w:bookmarkEnd w:id="559"/>
    </w:p>
    <w:p w:rsidR="009F6AAC" w:rsidRPr="009E5FBF" w:rsidRDefault="009F6AAC" w:rsidP="00B13371">
      <w:pPr>
        <w:pStyle w:val="Title2"/>
      </w:pPr>
      <w:bookmarkStart w:id="560" w:name="_Toc487791904"/>
      <w:bookmarkStart w:id="561" w:name="_Toc21928477"/>
      <w:r w:rsidRPr="009E5FBF">
        <w:t>Business requirements</w:t>
      </w:r>
      <w:bookmarkEnd w:id="560"/>
      <w:bookmarkEnd w:id="561"/>
    </w:p>
    <w:tbl>
      <w:tblPr>
        <w:tblStyle w:val="GridTable4-Accent3"/>
        <w:tblW w:w="5254" w:type="pct"/>
        <w:tblLayout w:type="fixed"/>
        <w:tblLook w:val="0420" w:firstRow="1" w:lastRow="0" w:firstColumn="0" w:lastColumn="0" w:noHBand="0" w:noVBand="1"/>
      </w:tblPr>
      <w:tblGrid>
        <w:gridCol w:w="1068"/>
        <w:gridCol w:w="1340"/>
        <w:gridCol w:w="1672"/>
        <w:gridCol w:w="5440"/>
      </w:tblGrid>
      <w:tr w:rsidR="001B0F04" w:rsidRPr="009E5FBF" w:rsidTr="00BC3372">
        <w:trPr>
          <w:cnfStyle w:val="100000000000" w:firstRow="1" w:lastRow="0" w:firstColumn="0" w:lastColumn="0" w:oddVBand="0" w:evenVBand="0" w:oddHBand="0" w:evenHBand="0" w:firstRowFirstColumn="0" w:firstRowLastColumn="0" w:lastRowFirstColumn="0" w:lastRowLastColumn="0"/>
          <w:trHeight w:val="776"/>
        </w:trPr>
        <w:tc>
          <w:tcPr>
            <w:tcW w:w="561" w:type="pct"/>
          </w:tcPr>
          <w:p w:rsidR="001B0F04" w:rsidRPr="009E5FBF" w:rsidRDefault="00180C85" w:rsidP="003B0C61">
            <w:pPr>
              <w:spacing w:before="120" w:after="120" w:line="240" w:lineRule="auto"/>
              <w:ind w:right="227"/>
              <w:rPr>
                <w:b w:val="0"/>
                <w:bCs w:val="0"/>
                <w:i/>
                <w:iCs/>
              </w:rPr>
            </w:pPr>
            <w:r w:rsidRPr="009E5FBF">
              <w:rPr>
                <w:i/>
              </w:rPr>
              <w:t xml:space="preserve"># </w:t>
            </w:r>
            <w:proofErr w:type="spellStart"/>
            <w:r w:rsidR="001B0F04" w:rsidRPr="009E5FBF">
              <w:t>Req</w:t>
            </w:r>
            <w:proofErr w:type="spellEnd"/>
            <w:r w:rsidR="001B0F04" w:rsidRPr="009E5FBF">
              <w:t xml:space="preserve"> </w:t>
            </w:r>
          </w:p>
        </w:tc>
        <w:tc>
          <w:tcPr>
            <w:tcW w:w="704" w:type="pct"/>
          </w:tcPr>
          <w:p w:rsidR="001B0F04" w:rsidRPr="009E5FBF" w:rsidRDefault="00180C85" w:rsidP="00E577FB">
            <w:pPr>
              <w:spacing w:before="120" w:after="120" w:line="240" w:lineRule="auto"/>
              <w:ind w:right="227"/>
              <w:rPr>
                <w:b w:val="0"/>
                <w:bCs w:val="0"/>
                <w:i/>
                <w:iCs/>
              </w:rPr>
            </w:pPr>
            <w:r w:rsidRPr="009E5FBF">
              <w:t>Business Process</w:t>
            </w:r>
          </w:p>
        </w:tc>
        <w:tc>
          <w:tcPr>
            <w:tcW w:w="878" w:type="pct"/>
          </w:tcPr>
          <w:p w:rsidR="001B0F04" w:rsidRPr="009E5FBF" w:rsidRDefault="001B0F04" w:rsidP="00180C85">
            <w:pPr>
              <w:spacing w:before="120" w:after="120" w:line="240" w:lineRule="auto"/>
              <w:ind w:right="227"/>
              <w:rPr>
                <w:b w:val="0"/>
                <w:bCs w:val="0"/>
                <w:i/>
                <w:iCs/>
              </w:rPr>
            </w:pPr>
            <w:r w:rsidRPr="009E5FBF">
              <w:t xml:space="preserve">Requirement </w:t>
            </w:r>
            <w:r w:rsidR="00180C85" w:rsidRPr="009E5FBF">
              <w:t>Title</w:t>
            </w:r>
          </w:p>
        </w:tc>
        <w:tc>
          <w:tcPr>
            <w:tcW w:w="2857" w:type="pct"/>
          </w:tcPr>
          <w:p w:rsidR="001B0F04" w:rsidRPr="009E5FBF" w:rsidRDefault="00180C85" w:rsidP="00E577FB">
            <w:pPr>
              <w:spacing w:before="120" w:after="120" w:line="240" w:lineRule="auto"/>
              <w:ind w:right="227"/>
              <w:rPr>
                <w:b w:val="0"/>
                <w:bCs w:val="0"/>
                <w:i/>
                <w:iCs/>
              </w:rPr>
            </w:pPr>
            <w:r w:rsidRPr="009E5FBF">
              <w:t>Requirement Description</w:t>
            </w:r>
          </w:p>
        </w:tc>
      </w:tr>
      <w:tr w:rsidR="00C12316" w:rsidRPr="009E5FBF" w:rsidTr="00BC3372">
        <w:trPr>
          <w:cnfStyle w:val="000000100000" w:firstRow="0" w:lastRow="0" w:firstColumn="0" w:lastColumn="0" w:oddVBand="0" w:evenVBand="0" w:oddHBand="1" w:evenHBand="0" w:firstRowFirstColumn="0" w:firstRowLastColumn="0" w:lastRowFirstColumn="0" w:lastRowLastColumn="0"/>
          <w:trHeight w:val="776"/>
        </w:trPr>
        <w:tc>
          <w:tcPr>
            <w:tcW w:w="561" w:type="pct"/>
          </w:tcPr>
          <w:p w:rsidR="00C12316" w:rsidRPr="009E5FBF" w:rsidRDefault="00C12316" w:rsidP="00C12316">
            <w:pPr>
              <w:spacing w:line="276" w:lineRule="auto"/>
              <w:rPr>
                <w:color w:val="000000"/>
              </w:rPr>
            </w:pPr>
          </w:p>
        </w:tc>
        <w:tc>
          <w:tcPr>
            <w:tcW w:w="704" w:type="pct"/>
          </w:tcPr>
          <w:p w:rsidR="00C12316" w:rsidRPr="009E5FBF" w:rsidRDefault="00C12316" w:rsidP="00C12316">
            <w:pPr>
              <w:spacing w:line="276" w:lineRule="auto"/>
              <w:rPr>
                <w:color w:val="000000"/>
              </w:rPr>
            </w:pPr>
            <w:r>
              <w:rPr>
                <w:color w:val="000000"/>
              </w:rPr>
              <w:t>New Business</w:t>
            </w:r>
          </w:p>
        </w:tc>
        <w:tc>
          <w:tcPr>
            <w:tcW w:w="878" w:type="pct"/>
          </w:tcPr>
          <w:p w:rsidR="00C12316" w:rsidRPr="009E5FBF" w:rsidRDefault="00C12316" w:rsidP="00C12316">
            <w:pPr>
              <w:spacing w:line="276" w:lineRule="auto"/>
              <w:rPr>
                <w:color w:val="000000"/>
              </w:rPr>
            </w:pPr>
          </w:p>
        </w:tc>
        <w:tc>
          <w:tcPr>
            <w:tcW w:w="2857" w:type="pct"/>
          </w:tcPr>
          <w:p w:rsidR="00C12316" w:rsidRPr="009E5FBF" w:rsidRDefault="00C12316" w:rsidP="00C12316">
            <w:pPr>
              <w:spacing w:line="276" w:lineRule="auto"/>
              <w:rPr>
                <w:color w:val="000000"/>
              </w:rPr>
            </w:pPr>
            <w:r>
              <w:rPr>
                <w:color w:val="000000"/>
              </w:rPr>
              <w:t>The web service will cover only listed in Scope section product and types of risks.</w:t>
            </w:r>
          </w:p>
        </w:tc>
      </w:tr>
      <w:tr w:rsidR="005836FA" w:rsidRPr="009E5FBF" w:rsidTr="00BC3372">
        <w:trPr>
          <w:trHeight w:val="776"/>
        </w:trPr>
        <w:tc>
          <w:tcPr>
            <w:tcW w:w="561" w:type="pct"/>
          </w:tcPr>
          <w:p w:rsidR="005836FA" w:rsidRPr="009E5FBF" w:rsidRDefault="005836FA" w:rsidP="003B0C61">
            <w:pPr>
              <w:spacing w:before="120" w:after="120" w:line="240" w:lineRule="auto"/>
              <w:ind w:right="227"/>
              <w:rPr>
                <w:i/>
              </w:rPr>
            </w:pPr>
          </w:p>
        </w:tc>
        <w:tc>
          <w:tcPr>
            <w:tcW w:w="704" w:type="pct"/>
          </w:tcPr>
          <w:p w:rsidR="005836FA" w:rsidRPr="009E5FBF" w:rsidRDefault="005836FA" w:rsidP="00E577FB">
            <w:pPr>
              <w:spacing w:before="120" w:after="120" w:line="240" w:lineRule="auto"/>
              <w:ind w:right="227"/>
            </w:pPr>
            <w:r>
              <w:t>New Business</w:t>
            </w:r>
          </w:p>
        </w:tc>
        <w:tc>
          <w:tcPr>
            <w:tcW w:w="878" w:type="pct"/>
          </w:tcPr>
          <w:p w:rsidR="005836FA" w:rsidRPr="009E5FBF" w:rsidRDefault="005836FA" w:rsidP="00180C85">
            <w:pPr>
              <w:spacing w:before="120" w:after="120" w:line="240" w:lineRule="auto"/>
              <w:ind w:right="227"/>
            </w:pPr>
          </w:p>
        </w:tc>
        <w:tc>
          <w:tcPr>
            <w:tcW w:w="2857" w:type="pct"/>
          </w:tcPr>
          <w:p w:rsidR="005836FA" w:rsidRPr="009E5FBF" w:rsidRDefault="005836FA" w:rsidP="00E577FB">
            <w:pPr>
              <w:spacing w:before="120" w:after="120" w:line="240" w:lineRule="auto"/>
              <w:ind w:right="227"/>
            </w:pPr>
            <w:r>
              <w:t xml:space="preserve">Execution of the web service will not perform automatic validation of corresponding activity “New Business”. </w:t>
            </w:r>
          </w:p>
        </w:tc>
      </w:tr>
      <w:tr w:rsidR="001B0F04" w:rsidRPr="009E5FBF" w:rsidTr="00BC3372">
        <w:trPr>
          <w:cnfStyle w:val="000000100000" w:firstRow="0" w:lastRow="0" w:firstColumn="0" w:lastColumn="0" w:oddVBand="0" w:evenVBand="0" w:oddHBand="1" w:evenHBand="0" w:firstRowFirstColumn="0" w:firstRowLastColumn="0" w:lastRowFirstColumn="0" w:lastRowLastColumn="0"/>
          <w:trHeight w:val="185"/>
        </w:trPr>
        <w:tc>
          <w:tcPr>
            <w:tcW w:w="561" w:type="pct"/>
          </w:tcPr>
          <w:p w:rsidR="001B0F04" w:rsidRPr="009E5FBF" w:rsidRDefault="001B0F04" w:rsidP="00E577FB">
            <w:pPr>
              <w:spacing w:before="60" w:after="60" w:line="240" w:lineRule="auto"/>
              <w:rPr>
                <w:bCs/>
                <w:iCs/>
              </w:rPr>
            </w:pPr>
          </w:p>
        </w:tc>
        <w:tc>
          <w:tcPr>
            <w:tcW w:w="704" w:type="pct"/>
          </w:tcPr>
          <w:p w:rsidR="001B0F04" w:rsidRPr="009E5FBF" w:rsidRDefault="00964FE7" w:rsidP="00E577FB">
            <w:pPr>
              <w:spacing w:before="60" w:after="60" w:line="240" w:lineRule="auto"/>
              <w:rPr>
                <w:bCs/>
                <w:iCs/>
              </w:rPr>
            </w:pPr>
            <w:r>
              <w:rPr>
                <w:bCs/>
                <w:iCs/>
              </w:rPr>
              <w:t>New Business</w:t>
            </w:r>
          </w:p>
        </w:tc>
        <w:tc>
          <w:tcPr>
            <w:tcW w:w="878" w:type="pct"/>
          </w:tcPr>
          <w:p w:rsidR="001B0F04" w:rsidRPr="009E5FBF" w:rsidRDefault="001B0F04" w:rsidP="00E577FB">
            <w:pPr>
              <w:spacing w:before="60" w:after="60" w:line="240" w:lineRule="auto"/>
              <w:rPr>
                <w:bCs/>
                <w:iCs/>
              </w:rPr>
            </w:pPr>
          </w:p>
        </w:tc>
        <w:tc>
          <w:tcPr>
            <w:tcW w:w="2857" w:type="pct"/>
          </w:tcPr>
          <w:p w:rsidR="00FD1CF3" w:rsidRPr="009E5FBF" w:rsidRDefault="00964FE7" w:rsidP="005140DF">
            <w:pPr>
              <w:spacing w:before="60" w:after="60" w:line="240" w:lineRule="auto"/>
              <w:rPr>
                <w:bCs/>
                <w:iCs/>
              </w:rPr>
            </w:pPr>
            <w:r>
              <w:rPr>
                <w:bCs/>
                <w:iCs/>
              </w:rPr>
              <w:t>In case of successful execution of the service as result a pending activity New business should remain in A.I.A. on step Premium Adjustment.</w:t>
            </w:r>
          </w:p>
        </w:tc>
      </w:tr>
      <w:tr w:rsidR="001B0F04" w:rsidRPr="009E5FBF" w:rsidTr="00BC3372">
        <w:trPr>
          <w:trHeight w:val="185"/>
        </w:trPr>
        <w:tc>
          <w:tcPr>
            <w:tcW w:w="561" w:type="pct"/>
          </w:tcPr>
          <w:p w:rsidR="001B0F04" w:rsidRPr="009E5FBF" w:rsidRDefault="001B0F04" w:rsidP="000D68E8">
            <w:pPr>
              <w:spacing w:before="60" w:after="60" w:line="240" w:lineRule="auto"/>
              <w:rPr>
                <w:bCs/>
                <w:iCs/>
              </w:rPr>
            </w:pPr>
          </w:p>
        </w:tc>
        <w:tc>
          <w:tcPr>
            <w:tcW w:w="704" w:type="pct"/>
          </w:tcPr>
          <w:p w:rsidR="001B0F04" w:rsidRPr="009E5FBF" w:rsidRDefault="00964FE7" w:rsidP="00BE4C1C">
            <w:pPr>
              <w:spacing w:before="60" w:after="60" w:line="240" w:lineRule="auto"/>
              <w:rPr>
                <w:bCs/>
                <w:iCs/>
              </w:rPr>
            </w:pPr>
            <w:r>
              <w:rPr>
                <w:bCs/>
                <w:iCs/>
              </w:rPr>
              <w:t>New Business</w:t>
            </w:r>
          </w:p>
        </w:tc>
        <w:tc>
          <w:tcPr>
            <w:tcW w:w="878" w:type="pct"/>
          </w:tcPr>
          <w:p w:rsidR="001B0F04" w:rsidRPr="009E5FBF" w:rsidRDefault="001B0F04" w:rsidP="00E577FB">
            <w:pPr>
              <w:spacing w:before="60" w:after="60" w:line="240" w:lineRule="auto"/>
              <w:rPr>
                <w:bCs/>
                <w:iCs/>
              </w:rPr>
            </w:pPr>
          </w:p>
        </w:tc>
        <w:tc>
          <w:tcPr>
            <w:tcW w:w="2857" w:type="pct"/>
          </w:tcPr>
          <w:p w:rsidR="007C4C84" w:rsidRPr="009E5FBF" w:rsidRDefault="00964FE7" w:rsidP="007C4C84">
            <w:pPr>
              <w:spacing w:before="60" w:after="60" w:line="240" w:lineRule="auto"/>
              <w:rPr>
                <w:bCs/>
                <w:iCs/>
              </w:rPr>
            </w:pPr>
            <w:r>
              <w:rPr>
                <w:bCs/>
                <w:iCs/>
              </w:rPr>
              <w:t>In case of unsuccessful execution of the web service as result a pending</w:t>
            </w:r>
            <w:r w:rsidR="005836FA">
              <w:rPr>
                <w:bCs/>
                <w:iCs/>
              </w:rPr>
              <w:t xml:space="preserve"> activity should remain in A.I.A. on the step where error occurs. Web service will return the error to requester application.</w:t>
            </w:r>
          </w:p>
        </w:tc>
      </w:tr>
    </w:tbl>
    <w:p w:rsidR="005836FA" w:rsidRPr="005836FA" w:rsidRDefault="001B0F04" w:rsidP="005836FA">
      <w:pPr>
        <w:pStyle w:val="Title2"/>
      </w:pPr>
      <w:bookmarkStart w:id="562" w:name="_Toc487791905"/>
      <w:bookmarkStart w:id="563" w:name="_Toc21928478"/>
      <w:r w:rsidRPr="009E5FBF">
        <w:t xml:space="preserve">Out of Scope of this </w:t>
      </w:r>
      <w:r w:rsidR="006F1AD8" w:rsidRPr="009E5FBF">
        <w:t xml:space="preserve">Technical </w:t>
      </w:r>
      <w:r w:rsidRPr="009E5FBF">
        <w:t>Design</w:t>
      </w:r>
      <w:bookmarkEnd w:id="562"/>
      <w:bookmarkEnd w:id="563"/>
      <w:r w:rsidRPr="009E5FBF">
        <w:t xml:space="preserve"> </w:t>
      </w:r>
    </w:p>
    <w:tbl>
      <w:tblPr>
        <w:tblStyle w:val="GridTable4-Accent3"/>
        <w:tblW w:w="5254" w:type="pct"/>
        <w:tblLayout w:type="fixed"/>
        <w:tblLook w:val="0420" w:firstRow="1" w:lastRow="0" w:firstColumn="0" w:lastColumn="0" w:noHBand="0" w:noVBand="1"/>
      </w:tblPr>
      <w:tblGrid>
        <w:gridCol w:w="1068"/>
        <w:gridCol w:w="1340"/>
        <w:gridCol w:w="1672"/>
        <w:gridCol w:w="5440"/>
      </w:tblGrid>
      <w:tr w:rsidR="005836FA" w:rsidRPr="009E5FBF" w:rsidTr="00AE7945">
        <w:trPr>
          <w:cnfStyle w:val="100000000000" w:firstRow="1" w:lastRow="0" w:firstColumn="0" w:lastColumn="0" w:oddVBand="0" w:evenVBand="0" w:oddHBand="0" w:evenHBand="0" w:firstRowFirstColumn="0" w:firstRowLastColumn="0" w:lastRowFirstColumn="0" w:lastRowLastColumn="0"/>
          <w:trHeight w:val="776"/>
        </w:trPr>
        <w:tc>
          <w:tcPr>
            <w:tcW w:w="561" w:type="pct"/>
          </w:tcPr>
          <w:p w:rsidR="005836FA" w:rsidRPr="009E5FBF" w:rsidRDefault="005836FA" w:rsidP="00AE7945">
            <w:pPr>
              <w:spacing w:before="120" w:after="120" w:line="240" w:lineRule="auto"/>
              <w:ind w:right="227"/>
              <w:rPr>
                <w:b w:val="0"/>
                <w:bCs w:val="0"/>
                <w:i/>
                <w:iCs/>
              </w:rPr>
            </w:pPr>
            <w:r w:rsidRPr="009E5FBF">
              <w:rPr>
                <w:i/>
              </w:rPr>
              <w:t xml:space="preserve"># </w:t>
            </w:r>
            <w:proofErr w:type="spellStart"/>
            <w:r w:rsidRPr="009E5FBF">
              <w:t>Req</w:t>
            </w:r>
            <w:proofErr w:type="spellEnd"/>
            <w:r w:rsidRPr="009E5FBF">
              <w:t xml:space="preserve"> </w:t>
            </w:r>
          </w:p>
        </w:tc>
        <w:tc>
          <w:tcPr>
            <w:tcW w:w="704" w:type="pct"/>
          </w:tcPr>
          <w:p w:rsidR="005836FA" w:rsidRPr="009E5FBF" w:rsidRDefault="005836FA" w:rsidP="00AE7945">
            <w:pPr>
              <w:spacing w:before="120" w:after="120" w:line="240" w:lineRule="auto"/>
              <w:ind w:right="227"/>
              <w:rPr>
                <w:b w:val="0"/>
                <w:bCs w:val="0"/>
                <w:i/>
                <w:iCs/>
              </w:rPr>
            </w:pPr>
            <w:r w:rsidRPr="009E5FBF">
              <w:t>Business Process</w:t>
            </w:r>
          </w:p>
        </w:tc>
        <w:tc>
          <w:tcPr>
            <w:tcW w:w="878" w:type="pct"/>
          </w:tcPr>
          <w:p w:rsidR="005836FA" w:rsidRPr="009E5FBF" w:rsidRDefault="005836FA" w:rsidP="00AE7945">
            <w:pPr>
              <w:spacing w:before="120" w:after="120" w:line="240" w:lineRule="auto"/>
              <w:ind w:right="227"/>
              <w:rPr>
                <w:b w:val="0"/>
                <w:bCs w:val="0"/>
                <w:i/>
                <w:iCs/>
              </w:rPr>
            </w:pPr>
            <w:r w:rsidRPr="009E5FBF">
              <w:t>Requirement Title</w:t>
            </w:r>
          </w:p>
        </w:tc>
        <w:tc>
          <w:tcPr>
            <w:tcW w:w="2857" w:type="pct"/>
          </w:tcPr>
          <w:p w:rsidR="005836FA" w:rsidRPr="009E5FBF" w:rsidRDefault="005836FA" w:rsidP="00AE7945">
            <w:pPr>
              <w:spacing w:before="120" w:after="120" w:line="240" w:lineRule="auto"/>
              <w:ind w:right="227"/>
              <w:rPr>
                <w:b w:val="0"/>
                <w:bCs w:val="0"/>
                <w:i/>
                <w:iCs/>
              </w:rPr>
            </w:pPr>
            <w:r w:rsidRPr="009E5FBF">
              <w:t>Requirement Description</w:t>
            </w:r>
          </w:p>
        </w:tc>
      </w:tr>
      <w:tr w:rsidR="005836FA" w:rsidRPr="009E5FBF" w:rsidTr="00AE7945">
        <w:trPr>
          <w:cnfStyle w:val="000000100000" w:firstRow="0" w:lastRow="0" w:firstColumn="0" w:lastColumn="0" w:oddVBand="0" w:evenVBand="0" w:oddHBand="1" w:evenHBand="0" w:firstRowFirstColumn="0" w:firstRowLastColumn="0" w:lastRowFirstColumn="0" w:lastRowLastColumn="0"/>
          <w:trHeight w:val="776"/>
        </w:trPr>
        <w:tc>
          <w:tcPr>
            <w:tcW w:w="561" w:type="pct"/>
          </w:tcPr>
          <w:p w:rsidR="005836FA" w:rsidRPr="009E5FBF" w:rsidRDefault="005836FA" w:rsidP="00AE7945">
            <w:pPr>
              <w:spacing w:before="120" w:after="120" w:line="240" w:lineRule="auto"/>
              <w:ind w:right="227"/>
              <w:rPr>
                <w:i/>
              </w:rPr>
            </w:pPr>
          </w:p>
        </w:tc>
        <w:tc>
          <w:tcPr>
            <w:tcW w:w="704" w:type="pct"/>
          </w:tcPr>
          <w:p w:rsidR="005836FA" w:rsidRPr="009E5FBF" w:rsidRDefault="005836FA" w:rsidP="00AE7945">
            <w:pPr>
              <w:spacing w:before="120" w:after="120" w:line="240" w:lineRule="auto"/>
              <w:ind w:right="227"/>
            </w:pPr>
            <w:r>
              <w:t>New Business</w:t>
            </w:r>
          </w:p>
        </w:tc>
        <w:tc>
          <w:tcPr>
            <w:tcW w:w="878" w:type="pct"/>
          </w:tcPr>
          <w:p w:rsidR="005836FA" w:rsidRPr="009E5FBF" w:rsidRDefault="005836FA" w:rsidP="00AE7945">
            <w:pPr>
              <w:spacing w:before="120" w:after="120" w:line="240" w:lineRule="auto"/>
              <w:ind w:right="227"/>
            </w:pPr>
          </w:p>
        </w:tc>
        <w:tc>
          <w:tcPr>
            <w:tcW w:w="2857" w:type="pct"/>
          </w:tcPr>
          <w:p w:rsidR="005836FA" w:rsidRPr="009E5FBF" w:rsidRDefault="005836FA" w:rsidP="00AE7945">
            <w:pPr>
              <w:spacing w:before="120" w:after="120" w:line="240" w:lineRule="auto"/>
              <w:ind w:right="227"/>
            </w:pPr>
            <w:r>
              <w:t xml:space="preserve">Documents management will be out of scope for this web service. </w:t>
            </w:r>
          </w:p>
        </w:tc>
      </w:tr>
      <w:tr w:rsidR="005836FA" w:rsidRPr="009E5FBF" w:rsidTr="00AE7945">
        <w:trPr>
          <w:trHeight w:val="185"/>
        </w:trPr>
        <w:tc>
          <w:tcPr>
            <w:tcW w:w="561" w:type="pct"/>
          </w:tcPr>
          <w:p w:rsidR="005836FA" w:rsidRPr="009E5FBF" w:rsidRDefault="005836FA" w:rsidP="00AE7945">
            <w:pPr>
              <w:spacing w:before="60" w:after="60" w:line="240" w:lineRule="auto"/>
              <w:rPr>
                <w:bCs/>
                <w:iCs/>
              </w:rPr>
            </w:pPr>
          </w:p>
        </w:tc>
        <w:tc>
          <w:tcPr>
            <w:tcW w:w="704" w:type="pct"/>
          </w:tcPr>
          <w:p w:rsidR="005836FA" w:rsidRPr="009E5FBF" w:rsidRDefault="005836FA" w:rsidP="00AE7945">
            <w:pPr>
              <w:spacing w:before="60" w:after="60" w:line="240" w:lineRule="auto"/>
              <w:rPr>
                <w:bCs/>
                <w:iCs/>
              </w:rPr>
            </w:pPr>
            <w:r>
              <w:rPr>
                <w:bCs/>
                <w:iCs/>
              </w:rPr>
              <w:t>New Business</w:t>
            </w:r>
          </w:p>
        </w:tc>
        <w:tc>
          <w:tcPr>
            <w:tcW w:w="878" w:type="pct"/>
          </w:tcPr>
          <w:p w:rsidR="005836FA" w:rsidRPr="009E5FBF" w:rsidRDefault="005836FA" w:rsidP="00AE7945">
            <w:pPr>
              <w:spacing w:before="60" w:after="60" w:line="240" w:lineRule="auto"/>
              <w:rPr>
                <w:bCs/>
                <w:iCs/>
              </w:rPr>
            </w:pPr>
          </w:p>
        </w:tc>
        <w:tc>
          <w:tcPr>
            <w:tcW w:w="2857" w:type="pct"/>
          </w:tcPr>
          <w:p w:rsidR="005836FA" w:rsidRPr="009E5FBF" w:rsidRDefault="005836FA" w:rsidP="00AE7945">
            <w:pPr>
              <w:spacing w:before="60" w:after="60" w:line="240" w:lineRule="auto"/>
              <w:rPr>
                <w:bCs/>
                <w:iCs/>
              </w:rPr>
            </w:pPr>
            <w:r>
              <w:rPr>
                <w:bCs/>
                <w:iCs/>
              </w:rPr>
              <w:t>Information requests will be out of scope for this web service.</w:t>
            </w:r>
          </w:p>
        </w:tc>
      </w:tr>
      <w:tr w:rsidR="005836FA" w:rsidRPr="009E5FBF" w:rsidTr="00AE7945">
        <w:trPr>
          <w:cnfStyle w:val="000000100000" w:firstRow="0" w:lastRow="0" w:firstColumn="0" w:lastColumn="0" w:oddVBand="0" w:evenVBand="0" w:oddHBand="1" w:evenHBand="0" w:firstRowFirstColumn="0" w:firstRowLastColumn="0" w:lastRowFirstColumn="0" w:lastRowLastColumn="0"/>
          <w:trHeight w:val="185"/>
        </w:trPr>
        <w:tc>
          <w:tcPr>
            <w:tcW w:w="561" w:type="pct"/>
          </w:tcPr>
          <w:p w:rsidR="005836FA" w:rsidRPr="009E5FBF" w:rsidRDefault="005836FA" w:rsidP="00AE7945">
            <w:pPr>
              <w:spacing w:before="60" w:after="60" w:line="240" w:lineRule="auto"/>
              <w:rPr>
                <w:bCs/>
                <w:iCs/>
              </w:rPr>
            </w:pPr>
          </w:p>
        </w:tc>
        <w:tc>
          <w:tcPr>
            <w:tcW w:w="704" w:type="pct"/>
          </w:tcPr>
          <w:p w:rsidR="005836FA" w:rsidRPr="009E5FBF" w:rsidRDefault="005836FA" w:rsidP="00AE7945">
            <w:pPr>
              <w:spacing w:before="60" w:after="60" w:line="240" w:lineRule="auto"/>
              <w:rPr>
                <w:bCs/>
                <w:iCs/>
              </w:rPr>
            </w:pPr>
            <w:r>
              <w:rPr>
                <w:bCs/>
                <w:iCs/>
              </w:rPr>
              <w:t>New Business</w:t>
            </w:r>
          </w:p>
        </w:tc>
        <w:tc>
          <w:tcPr>
            <w:tcW w:w="878" w:type="pct"/>
          </w:tcPr>
          <w:p w:rsidR="005836FA" w:rsidRPr="009E5FBF" w:rsidRDefault="005836FA" w:rsidP="00AE7945">
            <w:pPr>
              <w:spacing w:before="60" w:after="60" w:line="240" w:lineRule="auto"/>
              <w:rPr>
                <w:bCs/>
                <w:iCs/>
              </w:rPr>
            </w:pPr>
          </w:p>
        </w:tc>
        <w:tc>
          <w:tcPr>
            <w:tcW w:w="2857" w:type="pct"/>
          </w:tcPr>
          <w:p w:rsidR="005836FA" w:rsidRPr="009E5FBF" w:rsidRDefault="005836FA" w:rsidP="00AE7945">
            <w:pPr>
              <w:spacing w:before="60" w:after="60" w:line="240" w:lineRule="auto"/>
              <w:rPr>
                <w:bCs/>
                <w:iCs/>
              </w:rPr>
            </w:pPr>
            <w:r>
              <w:rPr>
                <w:bCs/>
                <w:iCs/>
              </w:rPr>
              <w:t>Validation stamps management will be out of scope for this service.</w:t>
            </w:r>
          </w:p>
        </w:tc>
      </w:tr>
      <w:tr w:rsidR="005836FA" w:rsidRPr="009E5FBF" w:rsidTr="00AE7945">
        <w:trPr>
          <w:trHeight w:val="185"/>
        </w:trPr>
        <w:tc>
          <w:tcPr>
            <w:tcW w:w="561" w:type="pct"/>
          </w:tcPr>
          <w:p w:rsidR="005836FA" w:rsidRPr="009E5FBF" w:rsidRDefault="005836FA" w:rsidP="00AE7945">
            <w:pPr>
              <w:spacing w:line="276" w:lineRule="auto"/>
              <w:rPr>
                <w:color w:val="000000"/>
              </w:rPr>
            </w:pPr>
          </w:p>
        </w:tc>
        <w:tc>
          <w:tcPr>
            <w:tcW w:w="704" w:type="pct"/>
          </w:tcPr>
          <w:p w:rsidR="005836FA" w:rsidRPr="009E5FBF" w:rsidRDefault="005836FA" w:rsidP="00AE7945">
            <w:pPr>
              <w:spacing w:line="276" w:lineRule="auto"/>
              <w:rPr>
                <w:color w:val="000000"/>
              </w:rPr>
            </w:pPr>
            <w:r>
              <w:rPr>
                <w:color w:val="000000"/>
              </w:rPr>
              <w:t>New Business</w:t>
            </w:r>
          </w:p>
        </w:tc>
        <w:tc>
          <w:tcPr>
            <w:tcW w:w="878" w:type="pct"/>
          </w:tcPr>
          <w:p w:rsidR="005836FA" w:rsidRPr="009E5FBF" w:rsidRDefault="005836FA" w:rsidP="00AE7945">
            <w:pPr>
              <w:spacing w:line="276" w:lineRule="auto"/>
              <w:rPr>
                <w:color w:val="000000"/>
              </w:rPr>
            </w:pPr>
          </w:p>
        </w:tc>
        <w:tc>
          <w:tcPr>
            <w:tcW w:w="2857" w:type="pct"/>
          </w:tcPr>
          <w:p w:rsidR="005836FA" w:rsidRPr="009E5FBF" w:rsidRDefault="005836FA" w:rsidP="00AE7945">
            <w:pPr>
              <w:spacing w:line="276" w:lineRule="auto"/>
              <w:rPr>
                <w:color w:val="000000"/>
              </w:rPr>
            </w:pPr>
            <w:r>
              <w:rPr>
                <w:color w:val="000000"/>
              </w:rPr>
              <w:t>The products and risks not listed in section Scope will be out of scope for this web service.</w:t>
            </w:r>
          </w:p>
        </w:tc>
      </w:tr>
    </w:tbl>
    <w:p w:rsidR="00282F2E" w:rsidRPr="009E5FBF" w:rsidRDefault="00282F2E" w:rsidP="005836FA">
      <w:pPr>
        <w:pStyle w:val="Normal1"/>
        <w:spacing w:before="100" w:beforeAutospacing="1"/>
        <w:rPr>
          <w:bCs/>
          <w:i/>
          <w:iCs/>
          <w:color w:val="AEAAAA"/>
          <w:lang w:val="en-GB"/>
        </w:rPr>
      </w:pPr>
    </w:p>
    <w:p w:rsidR="00AF7327" w:rsidRPr="009E5FBF" w:rsidRDefault="006D02D6" w:rsidP="009C6982">
      <w:pPr>
        <w:pStyle w:val="Title1"/>
      </w:pPr>
      <w:bookmarkStart w:id="564" w:name="_Toc430248866"/>
      <w:bookmarkStart w:id="565" w:name="_Toc430248951"/>
      <w:bookmarkStart w:id="566" w:name="_Toc487791906"/>
      <w:bookmarkStart w:id="567" w:name="_Toc21928479"/>
      <w:bookmarkStart w:id="568" w:name="_Toc8558325"/>
      <w:bookmarkStart w:id="569" w:name="_Toc516915867"/>
      <w:r w:rsidRPr="009E5FBF">
        <w:lastRenderedPageBreak/>
        <w:t>AIA Web Service</w:t>
      </w:r>
      <w:r w:rsidR="00C375B5" w:rsidRPr="009E5FBF">
        <w:t xml:space="preserve"> –</w:t>
      </w:r>
      <w:r w:rsidR="00C72A6F" w:rsidRPr="009E5FBF">
        <w:t xml:space="preserve"> “</w:t>
      </w:r>
      <w:proofErr w:type="spellStart"/>
      <w:r w:rsidR="004B664C" w:rsidRPr="009E5FBF">
        <w:t>NewBusiness</w:t>
      </w:r>
      <w:bookmarkEnd w:id="564"/>
      <w:bookmarkEnd w:id="565"/>
      <w:bookmarkEnd w:id="566"/>
      <w:proofErr w:type="spellEnd"/>
      <w:r w:rsidR="00C72A6F" w:rsidRPr="009E5FBF">
        <w:t>”</w:t>
      </w:r>
      <w:bookmarkEnd w:id="567"/>
    </w:p>
    <w:p w:rsidR="00C71E3E" w:rsidRPr="009E5FBF" w:rsidRDefault="00F65C4A" w:rsidP="00B13371">
      <w:pPr>
        <w:pStyle w:val="Title2"/>
      </w:pPr>
      <w:bookmarkStart w:id="570" w:name="_Toc487791907"/>
      <w:bookmarkStart w:id="571" w:name="_Toc21928480"/>
      <w:bookmarkStart w:id="572" w:name="_Toc408842139"/>
      <w:bookmarkStart w:id="573" w:name="_Toc450200234"/>
      <w:bookmarkStart w:id="574" w:name="_Toc430248867"/>
      <w:bookmarkStart w:id="575" w:name="_Toc430248952"/>
      <w:r w:rsidRPr="009E5FBF">
        <w:t>Web Service ID</w:t>
      </w:r>
      <w:bookmarkEnd w:id="570"/>
      <w:bookmarkEnd w:id="571"/>
    </w:p>
    <w:bookmarkEnd w:id="572"/>
    <w:bookmarkEnd w:id="573"/>
    <w:p w:rsidR="00287759" w:rsidRPr="009E5FBF" w:rsidRDefault="00287759" w:rsidP="00702397">
      <w:pPr>
        <w:pStyle w:val="Normal1"/>
        <w:ind w:left="720"/>
        <w:rPr>
          <w:rFonts w:cs="Arial"/>
          <w:color w:val="000000"/>
          <w:lang w:val="en-GB"/>
        </w:rPr>
      </w:pPr>
    </w:p>
    <w:tbl>
      <w:tblPr>
        <w:tblStyle w:val="GridTable4-Accent3"/>
        <w:tblW w:w="9665" w:type="dxa"/>
        <w:tblLayout w:type="fixed"/>
        <w:tblLook w:val="04A0" w:firstRow="1" w:lastRow="0" w:firstColumn="1" w:lastColumn="0" w:noHBand="0" w:noVBand="1"/>
      </w:tblPr>
      <w:tblGrid>
        <w:gridCol w:w="1558"/>
        <w:gridCol w:w="1497"/>
        <w:gridCol w:w="1350"/>
        <w:gridCol w:w="777"/>
        <w:gridCol w:w="859"/>
        <w:gridCol w:w="974"/>
        <w:gridCol w:w="1209"/>
        <w:gridCol w:w="1441"/>
      </w:tblGrid>
      <w:tr w:rsidR="00702397" w:rsidRPr="009E5FBF" w:rsidTr="00BC3372">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1558" w:type="dxa"/>
          </w:tcPr>
          <w:p w:rsidR="00702397" w:rsidRPr="009E5FBF" w:rsidRDefault="00702397" w:rsidP="00587099">
            <w:pPr>
              <w:spacing w:before="60" w:after="60"/>
              <w:jc w:val="center"/>
            </w:pPr>
            <w:r w:rsidRPr="009E5FBF">
              <w:t>ID</w:t>
            </w:r>
          </w:p>
        </w:tc>
        <w:tc>
          <w:tcPr>
            <w:tcW w:w="1497" w:type="dxa"/>
          </w:tcPr>
          <w:p w:rsidR="00702397" w:rsidRPr="009E5FBF" w:rsidRDefault="00702397" w:rsidP="00587099">
            <w:pPr>
              <w:spacing w:before="60" w:after="60"/>
              <w:jc w:val="center"/>
              <w:cnfStyle w:val="100000000000" w:firstRow="1" w:lastRow="0" w:firstColumn="0" w:lastColumn="0" w:oddVBand="0" w:evenVBand="0" w:oddHBand="0" w:evenHBand="0" w:firstRowFirstColumn="0" w:firstRowLastColumn="0" w:lastRowFirstColumn="0" w:lastRowLastColumn="0"/>
            </w:pPr>
            <w:r w:rsidRPr="009E5FBF">
              <w:t>Name</w:t>
            </w:r>
          </w:p>
        </w:tc>
        <w:tc>
          <w:tcPr>
            <w:tcW w:w="1350" w:type="dxa"/>
          </w:tcPr>
          <w:p w:rsidR="00702397" w:rsidRPr="009E5FBF" w:rsidRDefault="00702397" w:rsidP="00587099">
            <w:pPr>
              <w:spacing w:before="60" w:after="60"/>
              <w:jc w:val="center"/>
              <w:cnfStyle w:val="100000000000" w:firstRow="1" w:lastRow="0" w:firstColumn="0" w:lastColumn="0" w:oddVBand="0" w:evenVBand="0" w:oddHBand="0" w:evenHBand="0" w:firstRowFirstColumn="0" w:firstRowLastColumn="0" w:lastRowFirstColumn="0" w:lastRowLastColumn="0"/>
            </w:pPr>
            <w:r w:rsidRPr="009E5FBF">
              <w:t>From</w:t>
            </w:r>
          </w:p>
        </w:tc>
        <w:tc>
          <w:tcPr>
            <w:tcW w:w="777" w:type="dxa"/>
          </w:tcPr>
          <w:p w:rsidR="00702397" w:rsidRPr="009E5FBF" w:rsidRDefault="00702397" w:rsidP="00587099">
            <w:pPr>
              <w:spacing w:before="60" w:after="60"/>
              <w:jc w:val="center"/>
              <w:cnfStyle w:val="100000000000" w:firstRow="1" w:lastRow="0" w:firstColumn="0" w:lastColumn="0" w:oddVBand="0" w:evenVBand="0" w:oddHBand="0" w:evenHBand="0" w:firstRowFirstColumn="0" w:firstRowLastColumn="0" w:lastRowFirstColumn="0" w:lastRowLastColumn="0"/>
            </w:pPr>
            <w:r w:rsidRPr="009E5FBF">
              <w:t>To</w:t>
            </w:r>
          </w:p>
        </w:tc>
        <w:tc>
          <w:tcPr>
            <w:tcW w:w="859" w:type="dxa"/>
          </w:tcPr>
          <w:p w:rsidR="00702397" w:rsidRPr="009E5FBF" w:rsidRDefault="00702397" w:rsidP="00587099">
            <w:pPr>
              <w:spacing w:before="60" w:after="60"/>
              <w:jc w:val="center"/>
              <w:cnfStyle w:val="100000000000" w:firstRow="1" w:lastRow="0" w:firstColumn="0" w:lastColumn="0" w:oddVBand="0" w:evenVBand="0" w:oddHBand="0" w:evenHBand="0" w:firstRowFirstColumn="0" w:firstRowLastColumn="0" w:lastRowFirstColumn="0" w:lastRowLastColumn="0"/>
            </w:pPr>
            <w:r w:rsidRPr="009E5FBF">
              <w:t>Mode</w:t>
            </w:r>
          </w:p>
        </w:tc>
        <w:tc>
          <w:tcPr>
            <w:tcW w:w="974" w:type="dxa"/>
          </w:tcPr>
          <w:p w:rsidR="00702397" w:rsidRPr="009E5FBF" w:rsidRDefault="00702397" w:rsidP="00587099">
            <w:pPr>
              <w:spacing w:before="60" w:after="60"/>
              <w:jc w:val="center"/>
              <w:cnfStyle w:val="100000000000" w:firstRow="1" w:lastRow="0" w:firstColumn="0" w:lastColumn="0" w:oddVBand="0" w:evenVBand="0" w:oddHBand="0" w:evenHBand="0" w:firstRowFirstColumn="0" w:firstRowLastColumn="0" w:lastRowFirstColumn="0" w:lastRowLastColumn="0"/>
            </w:pPr>
            <w:r w:rsidRPr="009E5FBF">
              <w:t>Media</w:t>
            </w:r>
          </w:p>
        </w:tc>
        <w:tc>
          <w:tcPr>
            <w:tcW w:w="1209" w:type="dxa"/>
          </w:tcPr>
          <w:p w:rsidR="00702397" w:rsidRPr="009E5FBF" w:rsidRDefault="00702397" w:rsidP="00BC3372">
            <w:pPr>
              <w:pStyle w:val="FieldCaption"/>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b/>
                <w:bCs/>
                <w:color w:val="FFFFFF" w:themeColor="background1"/>
                <w:lang w:val="en-GB"/>
              </w:rPr>
            </w:pPr>
            <w:r w:rsidRPr="009E5FBF">
              <w:rPr>
                <w:rFonts w:asciiTheme="minorHAnsi" w:hAnsiTheme="minorHAnsi" w:cstheme="minorBidi"/>
                <w:b/>
                <w:bCs/>
                <w:color w:val="FFFFFF" w:themeColor="background1"/>
                <w:lang w:val="en-GB"/>
              </w:rPr>
              <w:t>Volume</w:t>
            </w:r>
            <w:r w:rsidR="00BC3372" w:rsidRPr="009E5FBF">
              <w:rPr>
                <w:rFonts w:asciiTheme="minorHAnsi" w:hAnsiTheme="minorHAnsi" w:cstheme="minorBidi"/>
                <w:b/>
                <w:bCs/>
                <w:color w:val="FFFFFF" w:themeColor="background1"/>
                <w:lang w:val="en-GB"/>
              </w:rPr>
              <w:t xml:space="preserve"> </w:t>
            </w:r>
            <w:r w:rsidRPr="009E5FBF">
              <w:rPr>
                <w:rFonts w:asciiTheme="minorHAnsi" w:hAnsiTheme="minorHAnsi" w:cstheme="minorBidi"/>
                <w:b/>
                <w:bCs/>
                <w:color w:val="FFFFFF" w:themeColor="background1"/>
                <w:lang w:val="en-GB"/>
              </w:rPr>
              <w:t>Average</w:t>
            </w:r>
            <w:r w:rsidR="00BC3372" w:rsidRPr="009E5FBF">
              <w:rPr>
                <w:rFonts w:asciiTheme="minorHAnsi" w:hAnsiTheme="minorHAnsi" w:cstheme="minorBidi"/>
                <w:b/>
                <w:bCs/>
                <w:color w:val="FFFFFF" w:themeColor="background1"/>
                <w:lang w:val="en-GB"/>
              </w:rPr>
              <w:t xml:space="preserve"> </w:t>
            </w:r>
            <w:r w:rsidRPr="009E5FBF">
              <w:rPr>
                <w:rFonts w:asciiTheme="minorHAnsi" w:hAnsiTheme="minorHAnsi" w:cstheme="minorBidi"/>
                <w:b/>
                <w:bCs/>
                <w:color w:val="FFFFFF" w:themeColor="background1"/>
                <w:lang w:val="en-GB"/>
              </w:rPr>
              <w:t>per day</w:t>
            </w:r>
          </w:p>
        </w:tc>
        <w:tc>
          <w:tcPr>
            <w:tcW w:w="1441" w:type="dxa"/>
          </w:tcPr>
          <w:p w:rsidR="00702397" w:rsidRPr="009E5FBF" w:rsidRDefault="00702397" w:rsidP="00BC3372">
            <w:pPr>
              <w:pStyle w:val="FieldCaption"/>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b/>
                <w:bCs/>
                <w:color w:val="FFFFFF" w:themeColor="background1"/>
                <w:lang w:val="en-GB"/>
              </w:rPr>
            </w:pPr>
            <w:r w:rsidRPr="009E5FBF">
              <w:rPr>
                <w:rFonts w:asciiTheme="minorHAnsi" w:hAnsiTheme="minorHAnsi" w:cstheme="minorBidi"/>
                <w:b/>
                <w:bCs/>
                <w:color w:val="FFFFFF" w:themeColor="background1"/>
                <w:lang w:val="en-GB"/>
              </w:rPr>
              <w:t>Volume</w:t>
            </w:r>
            <w:r w:rsidR="00BC3372" w:rsidRPr="009E5FBF">
              <w:rPr>
                <w:rFonts w:asciiTheme="minorHAnsi" w:hAnsiTheme="minorHAnsi" w:cstheme="minorBidi"/>
                <w:b/>
                <w:bCs/>
                <w:color w:val="FFFFFF" w:themeColor="background1"/>
                <w:lang w:val="en-GB"/>
              </w:rPr>
              <w:t xml:space="preserve"> </w:t>
            </w:r>
            <w:r w:rsidRPr="009E5FBF">
              <w:rPr>
                <w:rFonts w:asciiTheme="minorHAnsi" w:hAnsiTheme="minorHAnsi" w:cstheme="minorBidi"/>
                <w:b/>
                <w:bCs/>
                <w:color w:val="FFFFFF" w:themeColor="background1"/>
                <w:lang w:val="en-GB"/>
              </w:rPr>
              <w:t>Maximum</w:t>
            </w:r>
            <w:r w:rsidR="00BC3372" w:rsidRPr="009E5FBF">
              <w:rPr>
                <w:rFonts w:asciiTheme="minorHAnsi" w:hAnsiTheme="minorHAnsi" w:cstheme="minorBidi"/>
                <w:b/>
                <w:bCs/>
                <w:color w:val="FFFFFF" w:themeColor="background1"/>
                <w:lang w:val="en-GB"/>
              </w:rPr>
              <w:t xml:space="preserve"> </w:t>
            </w:r>
            <w:r w:rsidRPr="009E5FBF">
              <w:rPr>
                <w:rFonts w:asciiTheme="minorHAnsi" w:hAnsiTheme="minorHAnsi" w:cstheme="minorBidi"/>
                <w:b/>
                <w:bCs/>
                <w:color w:val="FFFFFF" w:themeColor="background1"/>
                <w:lang w:val="en-GB"/>
              </w:rPr>
              <w:t>per day</w:t>
            </w:r>
          </w:p>
        </w:tc>
      </w:tr>
      <w:tr w:rsidR="00702397" w:rsidRPr="009E5FBF" w:rsidTr="00BC3372">
        <w:trPr>
          <w:cnfStyle w:val="000000100000" w:firstRow="0" w:lastRow="0" w:firstColumn="0" w:lastColumn="0" w:oddVBand="0" w:evenVBand="0" w:oddHBand="1" w:evenHBand="0" w:firstRowFirstColumn="0" w:firstRowLastColumn="0" w:lastRowFirstColumn="0" w:lastRowLastColumn="0"/>
          <w:trHeight w:val="761"/>
        </w:trPr>
        <w:tc>
          <w:tcPr>
            <w:cnfStyle w:val="001000000000" w:firstRow="0" w:lastRow="0" w:firstColumn="1" w:lastColumn="0" w:oddVBand="0" w:evenVBand="0" w:oddHBand="0" w:evenHBand="0" w:firstRowFirstColumn="0" w:firstRowLastColumn="0" w:lastRowFirstColumn="0" w:lastRowLastColumn="0"/>
            <w:tcW w:w="1558" w:type="dxa"/>
          </w:tcPr>
          <w:p w:rsidR="00702397" w:rsidRPr="009E5FBF" w:rsidRDefault="00F65C4A" w:rsidP="00587099">
            <w:pPr>
              <w:spacing w:before="60" w:after="60"/>
              <w:jc w:val="center"/>
            </w:pPr>
            <w:proofErr w:type="spellStart"/>
            <w:r w:rsidRPr="009E5FBF">
              <w:t>NewBusiness</w:t>
            </w:r>
            <w:proofErr w:type="spellEnd"/>
          </w:p>
        </w:tc>
        <w:tc>
          <w:tcPr>
            <w:tcW w:w="1497" w:type="dxa"/>
          </w:tcPr>
          <w:p w:rsidR="00702397" w:rsidRPr="009E5FBF" w:rsidRDefault="00F65C4A" w:rsidP="00587099">
            <w:pPr>
              <w:spacing w:before="60" w:after="60"/>
              <w:cnfStyle w:val="000000100000" w:firstRow="0" w:lastRow="0" w:firstColumn="0" w:lastColumn="0" w:oddVBand="0" w:evenVBand="0" w:oddHBand="1" w:evenHBand="0" w:firstRowFirstColumn="0" w:firstRowLastColumn="0" w:lastRowFirstColumn="0" w:lastRowLastColumn="0"/>
            </w:pPr>
            <w:r w:rsidRPr="009E5FBF">
              <w:t>New Business</w:t>
            </w:r>
          </w:p>
        </w:tc>
        <w:tc>
          <w:tcPr>
            <w:tcW w:w="1350" w:type="dxa"/>
          </w:tcPr>
          <w:p w:rsidR="00702397" w:rsidRPr="009E5FBF" w:rsidRDefault="00702397" w:rsidP="00702397">
            <w:pPr>
              <w:spacing w:before="60" w:after="60"/>
              <w:jc w:val="center"/>
              <w:cnfStyle w:val="000000100000" w:firstRow="0" w:lastRow="0" w:firstColumn="0" w:lastColumn="0" w:oddVBand="0" w:evenVBand="0" w:oddHBand="1" w:evenHBand="0" w:firstRowFirstColumn="0" w:firstRowLastColumn="0" w:lastRowFirstColumn="0" w:lastRowLastColumn="0"/>
            </w:pPr>
            <w:r w:rsidRPr="009E5FBF">
              <w:t xml:space="preserve">Customer </w:t>
            </w:r>
            <w:r w:rsidR="0032549F" w:rsidRPr="009E5FBF">
              <w:t>PROdige</w:t>
            </w:r>
          </w:p>
        </w:tc>
        <w:tc>
          <w:tcPr>
            <w:tcW w:w="777" w:type="dxa"/>
          </w:tcPr>
          <w:p w:rsidR="00702397" w:rsidRPr="009E5FBF" w:rsidRDefault="00702397" w:rsidP="00587099">
            <w:pPr>
              <w:spacing w:before="60" w:after="60"/>
              <w:jc w:val="center"/>
              <w:cnfStyle w:val="000000100000" w:firstRow="0" w:lastRow="0" w:firstColumn="0" w:lastColumn="0" w:oddVBand="0" w:evenVBand="0" w:oddHBand="1" w:evenHBand="0" w:firstRowFirstColumn="0" w:firstRowLastColumn="0" w:lastRowFirstColumn="0" w:lastRowLastColumn="0"/>
            </w:pPr>
            <w:r w:rsidRPr="009E5FBF">
              <w:t>GT A.I.A</w:t>
            </w:r>
          </w:p>
        </w:tc>
        <w:tc>
          <w:tcPr>
            <w:tcW w:w="859" w:type="dxa"/>
          </w:tcPr>
          <w:p w:rsidR="00702397" w:rsidRPr="009E5FBF" w:rsidRDefault="00702397" w:rsidP="00587099">
            <w:pPr>
              <w:spacing w:before="60" w:after="60"/>
              <w:jc w:val="center"/>
              <w:cnfStyle w:val="000000100000" w:firstRow="0" w:lastRow="0" w:firstColumn="0" w:lastColumn="0" w:oddVBand="0" w:evenVBand="0" w:oddHBand="1" w:evenHBand="0" w:firstRowFirstColumn="0" w:firstRowLastColumn="0" w:lastRowFirstColumn="0" w:lastRowLastColumn="0"/>
            </w:pPr>
            <w:r w:rsidRPr="009E5FBF">
              <w:t>On line</w:t>
            </w:r>
          </w:p>
        </w:tc>
        <w:tc>
          <w:tcPr>
            <w:tcW w:w="974" w:type="dxa"/>
          </w:tcPr>
          <w:p w:rsidR="00702397" w:rsidRPr="009E5FBF" w:rsidRDefault="00702397" w:rsidP="00587099">
            <w:pPr>
              <w:spacing w:before="60" w:after="60"/>
              <w:jc w:val="center"/>
              <w:cnfStyle w:val="000000100000" w:firstRow="0" w:lastRow="0" w:firstColumn="0" w:lastColumn="0" w:oddVBand="0" w:evenVBand="0" w:oddHBand="1" w:evenHBand="0" w:firstRowFirstColumn="0" w:firstRowLastColumn="0" w:lastRowFirstColumn="0" w:lastRowLastColumn="0"/>
            </w:pPr>
            <w:r w:rsidRPr="009E5FBF">
              <w:t>Web service</w:t>
            </w:r>
          </w:p>
        </w:tc>
        <w:tc>
          <w:tcPr>
            <w:tcW w:w="1209" w:type="dxa"/>
          </w:tcPr>
          <w:p w:rsidR="00702397" w:rsidRPr="009E5FBF" w:rsidRDefault="00AD2645" w:rsidP="00BC3372">
            <w:pPr>
              <w:pStyle w:val="RequirementStyle"/>
              <w:jc w:val="center"/>
              <w:cnfStyle w:val="000000100000" w:firstRow="0" w:lastRow="0" w:firstColumn="0" w:lastColumn="0" w:oddVBand="0" w:evenVBand="0" w:oddHBand="1" w:evenHBand="0" w:firstRowFirstColumn="0" w:firstRowLastColumn="0" w:lastRowFirstColumn="0" w:lastRowLastColumn="0"/>
              <w:rPr>
                <w:rFonts w:cs="Arial"/>
                <w:i w:val="0"/>
                <w:szCs w:val="20"/>
                <w:u w:val="none"/>
                <w:lang w:val="en-GB"/>
              </w:rPr>
            </w:pPr>
            <w:del w:id="576" w:author="Krasen Karagyozov" w:date="2017-11-08T13:39:00Z">
              <w:r w:rsidRPr="008835F6" w:rsidDel="00AD58B1">
                <w:rPr>
                  <w:rFonts w:cs="Arial"/>
                  <w:i w:val="0"/>
                  <w:color w:val="auto"/>
                  <w:szCs w:val="20"/>
                  <w:u w:val="none"/>
                  <w:lang w:val="en-GB"/>
                </w:rPr>
                <w:delText>N/A</w:delText>
              </w:r>
            </w:del>
            <w:ins w:id="577" w:author="Krasen Karagyozov" w:date="2017-11-08T13:39:00Z">
              <w:r w:rsidR="00AD58B1">
                <w:rPr>
                  <w:rFonts w:cs="Arial"/>
                  <w:i w:val="0"/>
                  <w:color w:val="auto"/>
                  <w:szCs w:val="20"/>
                  <w:u w:val="none"/>
                  <w:lang w:val="en-GB"/>
                </w:rPr>
                <w:t>95</w:t>
              </w:r>
            </w:ins>
          </w:p>
        </w:tc>
        <w:tc>
          <w:tcPr>
            <w:tcW w:w="1441" w:type="dxa"/>
          </w:tcPr>
          <w:p w:rsidR="00702397" w:rsidRPr="008835F6" w:rsidRDefault="00AD2645" w:rsidP="00BC3372">
            <w:pPr>
              <w:pStyle w:val="RequirementStyle"/>
              <w:jc w:val="center"/>
              <w:cnfStyle w:val="000000100000" w:firstRow="0" w:lastRow="0" w:firstColumn="0" w:lastColumn="0" w:oddVBand="0" w:evenVBand="0" w:oddHBand="1" w:evenHBand="0" w:firstRowFirstColumn="0" w:firstRowLastColumn="0" w:lastRowFirstColumn="0" w:lastRowLastColumn="0"/>
              <w:rPr>
                <w:rFonts w:cs="Arial"/>
                <w:i w:val="0"/>
                <w:szCs w:val="20"/>
                <w:u w:val="none"/>
                <w:lang w:val="en-GB"/>
              </w:rPr>
            </w:pPr>
            <w:r w:rsidRPr="008835F6">
              <w:rPr>
                <w:rFonts w:cs="Arial"/>
                <w:i w:val="0"/>
                <w:color w:val="auto"/>
                <w:szCs w:val="20"/>
                <w:u w:val="none"/>
                <w:lang w:val="en-GB"/>
              </w:rPr>
              <w:t>N/A</w:t>
            </w:r>
          </w:p>
        </w:tc>
      </w:tr>
    </w:tbl>
    <w:p w:rsidR="00287759" w:rsidRPr="009E5FBF" w:rsidRDefault="00287759" w:rsidP="00DD4BA2"/>
    <w:p w:rsidR="00BD6F6D" w:rsidRPr="009E5FBF" w:rsidRDefault="00BD6F6D" w:rsidP="00B13371">
      <w:pPr>
        <w:pStyle w:val="Title2"/>
      </w:pPr>
      <w:bookmarkStart w:id="578" w:name="_Toc487791908"/>
      <w:bookmarkStart w:id="579" w:name="_Toc21928481"/>
      <w:r w:rsidRPr="009E5FBF">
        <w:t>AIA Business Activity</w:t>
      </w:r>
      <w:bookmarkEnd w:id="578"/>
      <w:bookmarkEnd w:id="579"/>
    </w:p>
    <w:p w:rsidR="00BD6F6D" w:rsidRPr="009E5FBF" w:rsidRDefault="00F65C4A" w:rsidP="00F65C4A">
      <w:pPr>
        <w:pStyle w:val="Body"/>
        <w:ind w:left="426"/>
      </w:pPr>
      <w:r w:rsidRPr="009E5FBF">
        <w:t>Business activity “New Business”.</w:t>
      </w:r>
    </w:p>
    <w:p w:rsidR="00BD6F6D" w:rsidRPr="009E5FBF" w:rsidRDefault="00BD6F6D" w:rsidP="00B13371">
      <w:pPr>
        <w:pStyle w:val="Title2"/>
      </w:pPr>
      <w:bookmarkStart w:id="580" w:name="_Toc487791912"/>
      <w:bookmarkStart w:id="581" w:name="_Toc21928482"/>
      <w:r w:rsidRPr="009E5FBF">
        <w:t>Triggering Event</w:t>
      </w:r>
      <w:bookmarkEnd w:id="580"/>
      <w:bookmarkEnd w:id="581"/>
    </w:p>
    <w:p w:rsidR="009047C1" w:rsidRPr="009E5FBF" w:rsidRDefault="00577FC3" w:rsidP="009047C1">
      <w:pPr>
        <w:pStyle w:val="Body"/>
        <w:ind w:left="426"/>
      </w:pPr>
      <w:r w:rsidRPr="009E5FBF">
        <w:t>This web service will be triggered by web application “</w:t>
      </w:r>
      <w:r w:rsidR="0066303A" w:rsidRPr="009E5FBF">
        <w:t>PROdige</w:t>
      </w:r>
      <w:r w:rsidRPr="009E5FBF">
        <w:t xml:space="preserve">”. At the moment when client decide to sign offered proposal, the </w:t>
      </w:r>
      <w:proofErr w:type="spellStart"/>
      <w:r w:rsidRPr="009E5FBF">
        <w:t>Lalux</w:t>
      </w:r>
      <w:proofErr w:type="spellEnd"/>
      <w:r w:rsidRPr="009E5FBF">
        <w:t xml:space="preserve"> commercial is sending this proposal to be stored in A.I.A. database as contract.</w:t>
      </w:r>
    </w:p>
    <w:p w:rsidR="00BD6F6D" w:rsidRPr="009E5FBF" w:rsidRDefault="00BD6F6D" w:rsidP="00B13371">
      <w:pPr>
        <w:pStyle w:val="Title2"/>
      </w:pPr>
      <w:bookmarkStart w:id="582" w:name="_Toc487791913"/>
      <w:bookmarkStart w:id="583" w:name="_Toc21928483"/>
      <w:r w:rsidRPr="009E5FBF">
        <w:t>Input Data Flows</w:t>
      </w:r>
      <w:bookmarkEnd w:id="582"/>
      <w:bookmarkEnd w:id="583"/>
    </w:p>
    <w:p w:rsidR="00DD20C8" w:rsidRPr="009E5FBF" w:rsidRDefault="00DD20C8" w:rsidP="00DD20C8">
      <w:pPr>
        <w:pStyle w:val="Body"/>
        <w:ind w:left="810"/>
      </w:pPr>
      <w:r w:rsidRPr="009E5FBF">
        <w:t>Input data description</w:t>
      </w:r>
    </w:p>
    <w:p w:rsidR="003B0EB9" w:rsidRPr="009E5FBF" w:rsidRDefault="003B0EB9" w:rsidP="00DD20C8">
      <w:pPr>
        <w:pStyle w:val="Body"/>
        <w:ind w:left="810"/>
      </w:pPr>
    </w:p>
    <w:tbl>
      <w:tblPr>
        <w:tblW w:w="8394" w:type="dxa"/>
        <w:tblInd w:w="468"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ook w:val="04A0" w:firstRow="1" w:lastRow="0" w:firstColumn="1" w:lastColumn="0" w:noHBand="0" w:noVBand="1"/>
      </w:tblPr>
      <w:tblGrid>
        <w:gridCol w:w="1339"/>
        <w:gridCol w:w="5827"/>
        <w:gridCol w:w="1228"/>
      </w:tblGrid>
      <w:tr w:rsidR="00DD20C8" w:rsidRPr="009E5FBF" w:rsidTr="005B7AD4">
        <w:tc>
          <w:tcPr>
            <w:tcW w:w="1339" w:type="dxa"/>
            <w:tcBorders>
              <w:bottom w:val="single" w:sz="12" w:space="0" w:color="8DB3E2"/>
            </w:tcBorders>
          </w:tcPr>
          <w:p w:rsidR="00DD20C8" w:rsidRPr="009E5FBF" w:rsidRDefault="00DD20C8" w:rsidP="00587099">
            <w:pPr>
              <w:widowControl w:val="0"/>
              <w:autoSpaceDE w:val="0"/>
              <w:autoSpaceDN w:val="0"/>
              <w:adjustRightInd w:val="0"/>
              <w:spacing w:line="240" w:lineRule="auto"/>
              <w:jc w:val="center"/>
              <w:rPr>
                <w:b/>
                <w:bCs/>
                <w:color w:val="000000"/>
              </w:rPr>
            </w:pPr>
            <w:r w:rsidRPr="009E5FBF">
              <w:rPr>
                <w:b/>
                <w:bCs/>
                <w:color w:val="000000"/>
              </w:rPr>
              <w:t>Parameter</w:t>
            </w:r>
          </w:p>
        </w:tc>
        <w:tc>
          <w:tcPr>
            <w:tcW w:w="5827" w:type="dxa"/>
            <w:tcBorders>
              <w:bottom w:val="single" w:sz="12" w:space="0" w:color="8DB3E2"/>
            </w:tcBorders>
          </w:tcPr>
          <w:p w:rsidR="00DD20C8" w:rsidRPr="009E5FBF" w:rsidRDefault="00DD20C8" w:rsidP="00587099">
            <w:pPr>
              <w:widowControl w:val="0"/>
              <w:autoSpaceDE w:val="0"/>
              <w:autoSpaceDN w:val="0"/>
              <w:adjustRightInd w:val="0"/>
              <w:spacing w:line="240" w:lineRule="auto"/>
              <w:jc w:val="center"/>
              <w:rPr>
                <w:b/>
                <w:bCs/>
                <w:color w:val="000000"/>
              </w:rPr>
            </w:pPr>
            <w:r w:rsidRPr="009E5FBF">
              <w:rPr>
                <w:b/>
                <w:bCs/>
                <w:color w:val="000000"/>
              </w:rPr>
              <w:t>Description</w:t>
            </w:r>
          </w:p>
        </w:tc>
        <w:tc>
          <w:tcPr>
            <w:tcW w:w="1228" w:type="dxa"/>
            <w:tcBorders>
              <w:bottom w:val="single" w:sz="12" w:space="0" w:color="8DB3E2"/>
            </w:tcBorders>
          </w:tcPr>
          <w:p w:rsidR="00DD20C8" w:rsidRPr="009E5FBF" w:rsidRDefault="00DD20C8" w:rsidP="00587099">
            <w:pPr>
              <w:widowControl w:val="0"/>
              <w:autoSpaceDE w:val="0"/>
              <w:autoSpaceDN w:val="0"/>
              <w:adjustRightInd w:val="0"/>
              <w:spacing w:line="240" w:lineRule="auto"/>
              <w:jc w:val="center"/>
              <w:rPr>
                <w:b/>
                <w:bCs/>
                <w:color w:val="000000"/>
              </w:rPr>
            </w:pPr>
            <w:r w:rsidRPr="009E5FBF">
              <w:rPr>
                <w:b/>
                <w:bCs/>
                <w:color w:val="000000"/>
              </w:rPr>
              <w:t>Mandatory</w:t>
            </w:r>
          </w:p>
        </w:tc>
      </w:tr>
      <w:tr w:rsidR="00DD20C8" w:rsidRPr="009E5FBF" w:rsidTr="005B7AD4">
        <w:tc>
          <w:tcPr>
            <w:tcW w:w="1339" w:type="dxa"/>
            <w:tcBorders>
              <w:top w:val="single" w:sz="12" w:space="0" w:color="8DB3E2"/>
            </w:tcBorders>
          </w:tcPr>
          <w:p w:rsidR="00DD20C8" w:rsidRPr="009E5FBF" w:rsidRDefault="00DD20C8" w:rsidP="00587099">
            <w:r w:rsidRPr="009E5FBF">
              <w:t>Environment</w:t>
            </w:r>
          </w:p>
        </w:tc>
        <w:tc>
          <w:tcPr>
            <w:tcW w:w="5827" w:type="dxa"/>
            <w:tcBorders>
              <w:top w:val="single" w:sz="12" w:space="0" w:color="8DB3E2"/>
            </w:tcBorders>
          </w:tcPr>
          <w:p w:rsidR="00DD20C8" w:rsidRPr="009E5FBF" w:rsidRDefault="00DD20C8" w:rsidP="005B7AD4">
            <w:pPr>
              <w:autoSpaceDE w:val="0"/>
              <w:autoSpaceDN w:val="0"/>
              <w:spacing w:line="240" w:lineRule="auto"/>
            </w:pPr>
            <w:r w:rsidRPr="009E5FBF">
              <w:t>Technical parameter (user, date, profiles, etc</w:t>
            </w:r>
            <w:proofErr w:type="gramStart"/>
            <w:r w:rsidRPr="009E5FBF">
              <w:t>. )</w:t>
            </w:r>
            <w:proofErr w:type="gramEnd"/>
            <w:r w:rsidRPr="009E5FBF">
              <w:t xml:space="preserve"> describing an environment. </w:t>
            </w:r>
          </w:p>
        </w:tc>
        <w:tc>
          <w:tcPr>
            <w:tcW w:w="1228" w:type="dxa"/>
            <w:tcBorders>
              <w:top w:val="single" w:sz="12" w:space="0" w:color="8DB3E2"/>
            </w:tcBorders>
          </w:tcPr>
          <w:p w:rsidR="00DD20C8" w:rsidRPr="009E5FBF" w:rsidRDefault="00DD20C8" w:rsidP="00587099">
            <w:r w:rsidRPr="009E5FBF">
              <w:t>yes</w:t>
            </w:r>
          </w:p>
        </w:tc>
      </w:tr>
      <w:tr w:rsidR="00DE7704" w:rsidRPr="009E5FBF" w:rsidTr="005B7AD4">
        <w:trPr>
          <w:ins w:id="584" w:author="Krasen Karagyozov" w:date="2018-08-23T14:43:00Z"/>
        </w:trPr>
        <w:tc>
          <w:tcPr>
            <w:tcW w:w="1339" w:type="dxa"/>
            <w:tcBorders>
              <w:top w:val="single" w:sz="12" w:space="0" w:color="8DB3E2"/>
            </w:tcBorders>
          </w:tcPr>
          <w:p w:rsidR="00DE7704" w:rsidRPr="009E5FBF" w:rsidRDefault="00DE7704" w:rsidP="00DE7704">
            <w:pPr>
              <w:rPr>
                <w:ins w:id="585" w:author="Krasen Karagyozov" w:date="2018-08-23T14:43:00Z"/>
              </w:rPr>
            </w:pPr>
            <w:proofErr w:type="spellStart"/>
            <w:ins w:id="586" w:author="Krasen Karagyozov" w:date="2018-08-23T14:43:00Z">
              <w:r>
                <w:t>WMActivity</w:t>
              </w:r>
              <w:proofErr w:type="spellEnd"/>
            </w:ins>
          </w:p>
        </w:tc>
        <w:tc>
          <w:tcPr>
            <w:tcW w:w="5827" w:type="dxa"/>
            <w:tcBorders>
              <w:top w:val="single" w:sz="12" w:space="0" w:color="8DB3E2"/>
            </w:tcBorders>
          </w:tcPr>
          <w:p w:rsidR="00DE7704" w:rsidRPr="009E5FBF" w:rsidRDefault="00DE7704" w:rsidP="00DE7704">
            <w:pPr>
              <w:autoSpaceDE w:val="0"/>
              <w:autoSpaceDN w:val="0"/>
              <w:spacing w:line="240" w:lineRule="auto"/>
              <w:rPr>
                <w:ins w:id="587" w:author="Krasen Karagyozov" w:date="2018-08-23T14:43:00Z"/>
              </w:rPr>
            </w:pPr>
            <w:ins w:id="588" w:author="Krasen Karagyozov" w:date="2018-08-23T14:43:00Z">
              <w:r>
                <w:t>Technical parameter describing activity</w:t>
              </w:r>
            </w:ins>
          </w:p>
        </w:tc>
        <w:tc>
          <w:tcPr>
            <w:tcW w:w="1228" w:type="dxa"/>
            <w:tcBorders>
              <w:top w:val="single" w:sz="12" w:space="0" w:color="8DB3E2"/>
            </w:tcBorders>
          </w:tcPr>
          <w:p w:rsidR="00DE7704" w:rsidRPr="009E5FBF" w:rsidRDefault="00DE7704" w:rsidP="00DE7704">
            <w:pPr>
              <w:rPr>
                <w:ins w:id="589" w:author="Krasen Karagyozov" w:date="2018-08-23T14:43:00Z"/>
              </w:rPr>
            </w:pPr>
            <w:ins w:id="590" w:author="Krasen Karagyozov" w:date="2018-08-23T14:43:00Z">
              <w:r>
                <w:t>yes</w:t>
              </w:r>
            </w:ins>
          </w:p>
        </w:tc>
      </w:tr>
      <w:tr w:rsidR="00DD20C8" w:rsidRPr="009E5FBF" w:rsidTr="005B7AD4">
        <w:tc>
          <w:tcPr>
            <w:tcW w:w="1339" w:type="dxa"/>
          </w:tcPr>
          <w:p w:rsidR="00DD20C8" w:rsidRPr="009E5FBF" w:rsidRDefault="003B0EB9" w:rsidP="00587099">
            <w:r w:rsidRPr="009E5FBF">
              <w:t>Contract</w:t>
            </w:r>
          </w:p>
        </w:tc>
        <w:tc>
          <w:tcPr>
            <w:tcW w:w="5827" w:type="dxa"/>
          </w:tcPr>
          <w:p w:rsidR="00DD20C8" w:rsidRPr="009E5FBF" w:rsidRDefault="003B0EB9" w:rsidP="00587099">
            <w:r w:rsidRPr="009E5FBF">
              <w:t>Data Dictionary entity describing different attributes and  sub entities necessary for creation of contract in A.I.A.</w:t>
            </w:r>
          </w:p>
        </w:tc>
        <w:tc>
          <w:tcPr>
            <w:tcW w:w="1228" w:type="dxa"/>
          </w:tcPr>
          <w:p w:rsidR="00DD20C8" w:rsidRPr="009E5FBF" w:rsidRDefault="003B0EB9" w:rsidP="00587099">
            <w:r w:rsidRPr="009E5FBF">
              <w:t>yes</w:t>
            </w:r>
          </w:p>
        </w:tc>
      </w:tr>
    </w:tbl>
    <w:p w:rsidR="00BC6DCA" w:rsidRDefault="004528F8" w:rsidP="004528F8">
      <w:pPr>
        <w:pStyle w:val="Body"/>
        <w:ind w:left="810"/>
        <w:rPr>
          <w:ins w:id="591" w:author="Krasen Karagyozov" w:date="2017-11-09T16:05:00Z"/>
          <w:rFonts w:cs="Arial"/>
        </w:rPr>
      </w:pPr>
      <w:r w:rsidRPr="009E5FBF">
        <w:rPr>
          <w:rFonts w:cs="Arial"/>
        </w:rPr>
        <w:t>The input parameters are described as part of each AIA activity Step</w:t>
      </w:r>
      <w:r w:rsidR="004C5B14" w:rsidRPr="009E5FBF">
        <w:rPr>
          <w:rFonts w:cs="Arial"/>
        </w:rPr>
        <w:t xml:space="preserve">  </w:t>
      </w:r>
    </w:p>
    <w:p w:rsidR="005E1A51" w:rsidRDefault="009905EC" w:rsidP="004528F8">
      <w:pPr>
        <w:pStyle w:val="Body"/>
        <w:ind w:left="810"/>
        <w:rPr>
          <w:ins w:id="592" w:author="Krasen Karagyozov" w:date="2017-11-09T16:05:00Z"/>
          <w:rFonts w:cs="Arial"/>
        </w:rPr>
      </w:pPr>
      <w:ins w:id="593" w:author="Petya Kaisheva" w:date="2019-10-14T04:46:00Z">
        <w:r>
          <w:rPr>
            <w:rFonts w:cs="Arial"/>
            <w:noProof/>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49" type="#_x0000_t75" style="position:absolute;left:0;text-align:left;margin-left:331.3pt;margin-top:10.1pt;width:65.25pt;height:42pt;z-index:252057088;mso-position-horizontal-relative:text;mso-position-vertical-relative:text">
              <v:imagedata r:id="rId12" o:title=""/>
              <w10:wrap type="square"/>
            </v:shape>
            <o:OLEObject Type="Embed" ProgID="Excel.Sheet.12" ShapeID="_x0000_s1749" DrawAspect="Icon" ObjectID="_1632553860" r:id="rId13"/>
          </w:object>
        </w:r>
      </w:ins>
      <w:ins w:id="594" w:author="Krasen Karagyozov" w:date="2017-11-09T16:06:00Z">
        <w:del w:id="595" w:author="Petya Kaisheva" w:date="2019-10-14T04:44:00Z">
          <w:r>
            <w:rPr>
              <w:rFonts w:cs="Arial"/>
              <w:noProof/>
            </w:rPr>
            <w:object w:dxaOrig="0" w:dyaOrig="0">
              <v:shape id="_x0000_s1692" type="#_x0000_t75" style="position:absolute;left:0;text-align:left;margin-left:367.85pt;margin-top:512.85pt;width:90.05pt;height:58.15pt;z-index:251944448;mso-position-horizontal-relative:margin;mso-position-vertical-relative:margin;mso-width-relative:page;mso-height-relative:page">
                <v:imagedata r:id="rId14" o:title=""/>
                <w10:wrap type="square" anchorx="margin" anchory="margin"/>
              </v:shape>
              <o:OLEObject Type="Embed" ProgID="Excel.Sheet.12" ShapeID="_x0000_s1692" DrawAspect="Icon" ObjectID="_1632553861" r:id="rId15"/>
            </w:object>
          </w:r>
        </w:del>
      </w:ins>
    </w:p>
    <w:p w:rsidR="005E1A51" w:rsidRDefault="005E1A51" w:rsidP="004528F8">
      <w:pPr>
        <w:pStyle w:val="Body"/>
        <w:ind w:left="810"/>
        <w:rPr>
          <w:ins w:id="596" w:author="Krasen Karagyozov" w:date="2017-11-09T16:05:00Z"/>
          <w:rFonts w:cs="Arial"/>
        </w:rPr>
      </w:pPr>
    </w:p>
    <w:p w:rsidR="005E1A51" w:rsidRPr="009E5FBF" w:rsidRDefault="005E1A51" w:rsidP="004528F8">
      <w:pPr>
        <w:pStyle w:val="Body"/>
        <w:ind w:left="810"/>
        <w:rPr>
          <w:rFonts w:cs="Arial"/>
        </w:rPr>
      </w:pPr>
    </w:p>
    <w:p w:rsidR="00405800" w:rsidRPr="009E5FBF" w:rsidRDefault="00405800" w:rsidP="004528F8">
      <w:pPr>
        <w:pStyle w:val="Body"/>
        <w:ind w:left="810"/>
        <w:rPr>
          <w:rFonts w:cs="Arial"/>
        </w:rPr>
      </w:pPr>
    </w:p>
    <w:p w:rsidR="00405800" w:rsidRPr="009E5FBF" w:rsidRDefault="00405800" w:rsidP="004528F8">
      <w:pPr>
        <w:pStyle w:val="Body"/>
        <w:ind w:left="810"/>
        <w:rPr>
          <w:rFonts w:cs="Arial"/>
        </w:rPr>
      </w:pPr>
    </w:p>
    <w:p w:rsidR="00BD6F6D" w:rsidRPr="009E5FBF" w:rsidRDefault="00BD6F6D" w:rsidP="00B13371">
      <w:pPr>
        <w:pStyle w:val="Title2"/>
      </w:pPr>
      <w:bookmarkStart w:id="597" w:name="_Toc487791914"/>
      <w:bookmarkStart w:id="598" w:name="_Toc21928484"/>
      <w:r w:rsidRPr="009E5FBF">
        <w:t>Output Data Flows</w:t>
      </w:r>
      <w:bookmarkEnd w:id="597"/>
      <w:bookmarkEnd w:id="598"/>
    </w:p>
    <w:p w:rsidR="00D92763" w:rsidRPr="009E5FBF" w:rsidRDefault="00D92763" w:rsidP="00D92763">
      <w:pPr>
        <w:pStyle w:val="Body"/>
        <w:ind w:left="810"/>
      </w:pPr>
      <w:r w:rsidRPr="009E5FBF">
        <w:t>Output data description</w:t>
      </w:r>
    </w:p>
    <w:p w:rsidR="00D92763" w:rsidRPr="009E5FBF" w:rsidRDefault="00D92763" w:rsidP="00D92763">
      <w:pPr>
        <w:pStyle w:val="Body"/>
        <w:ind w:left="810"/>
      </w:pPr>
    </w:p>
    <w:tbl>
      <w:tblPr>
        <w:tblW w:w="9606"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ook w:val="04A0" w:firstRow="1" w:lastRow="0" w:firstColumn="1" w:lastColumn="0" w:noHBand="0" w:noVBand="1"/>
      </w:tblPr>
      <w:tblGrid>
        <w:gridCol w:w="2595"/>
        <w:gridCol w:w="7011"/>
        <w:tblGridChange w:id="599">
          <w:tblGrid>
            <w:gridCol w:w="2595"/>
            <w:gridCol w:w="7011"/>
          </w:tblGrid>
        </w:tblGridChange>
      </w:tblGrid>
      <w:tr w:rsidR="00D92763" w:rsidRPr="009E5FBF" w:rsidTr="00D92763">
        <w:tc>
          <w:tcPr>
            <w:tcW w:w="2595" w:type="dxa"/>
            <w:tcBorders>
              <w:bottom w:val="single" w:sz="12" w:space="0" w:color="8DB3E2"/>
            </w:tcBorders>
          </w:tcPr>
          <w:p w:rsidR="00D92763" w:rsidRPr="009E5FBF" w:rsidRDefault="00D92763" w:rsidP="00587099">
            <w:pPr>
              <w:widowControl w:val="0"/>
              <w:autoSpaceDE w:val="0"/>
              <w:autoSpaceDN w:val="0"/>
              <w:adjustRightInd w:val="0"/>
              <w:spacing w:line="240" w:lineRule="auto"/>
              <w:jc w:val="center"/>
              <w:rPr>
                <w:b/>
                <w:bCs/>
                <w:color w:val="000000"/>
              </w:rPr>
            </w:pPr>
            <w:r w:rsidRPr="009E5FBF">
              <w:rPr>
                <w:b/>
                <w:bCs/>
                <w:color w:val="000000"/>
              </w:rPr>
              <w:lastRenderedPageBreak/>
              <w:t>Parameter</w:t>
            </w:r>
          </w:p>
        </w:tc>
        <w:tc>
          <w:tcPr>
            <w:tcW w:w="7011" w:type="dxa"/>
            <w:tcBorders>
              <w:bottom w:val="single" w:sz="12" w:space="0" w:color="8DB3E2"/>
            </w:tcBorders>
          </w:tcPr>
          <w:p w:rsidR="00D92763" w:rsidRPr="009E5FBF" w:rsidRDefault="00D92763" w:rsidP="00587099">
            <w:pPr>
              <w:widowControl w:val="0"/>
              <w:autoSpaceDE w:val="0"/>
              <w:autoSpaceDN w:val="0"/>
              <w:adjustRightInd w:val="0"/>
              <w:spacing w:line="240" w:lineRule="auto"/>
              <w:jc w:val="center"/>
              <w:rPr>
                <w:b/>
                <w:bCs/>
                <w:color w:val="000000"/>
              </w:rPr>
            </w:pPr>
            <w:r w:rsidRPr="009E5FBF">
              <w:rPr>
                <w:b/>
                <w:bCs/>
                <w:color w:val="000000"/>
              </w:rPr>
              <w:t>Description</w:t>
            </w:r>
          </w:p>
        </w:tc>
      </w:tr>
      <w:tr w:rsidR="003B0EB9" w:rsidRPr="009E5FBF" w:rsidTr="00CA5C97">
        <w:tblPrEx>
          <w:tblW w:w="9606"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ExChange w:id="600" w:author="Krasen Karagyozov" w:date="2018-08-23T14:43:00Z">
            <w:tblPrEx>
              <w:tblW w:w="9606"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Ex>
          </w:tblPrExChange>
        </w:tblPrEx>
        <w:tc>
          <w:tcPr>
            <w:tcW w:w="2595" w:type="dxa"/>
            <w:tcBorders>
              <w:top w:val="single" w:sz="12" w:space="0" w:color="8DB3E2"/>
              <w:bottom w:val="single" w:sz="12" w:space="0" w:color="8DB3E2"/>
            </w:tcBorders>
            <w:tcPrChange w:id="601" w:author="Krasen Karagyozov" w:date="2018-08-23T14:43:00Z">
              <w:tcPr>
                <w:tcW w:w="2595" w:type="dxa"/>
                <w:tcBorders>
                  <w:top w:val="single" w:sz="12" w:space="0" w:color="8DB3E2"/>
                </w:tcBorders>
              </w:tcPr>
            </w:tcPrChange>
          </w:tcPr>
          <w:p w:rsidR="003B0EB9" w:rsidRPr="009E5FBF" w:rsidRDefault="003B0EB9" w:rsidP="003B0EB9">
            <w:proofErr w:type="spellStart"/>
            <w:r w:rsidRPr="009E5FBF">
              <w:t>ReturnStatus</w:t>
            </w:r>
            <w:proofErr w:type="spellEnd"/>
          </w:p>
        </w:tc>
        <w:tc>
          <w:tcPr>
            <w:tcW w:w="7011" w:type="dxa"/>
            <w:tcBorders>
              <w:top w:val="single" w:sz="12" w:space="0" w:color="8DB3E2"/>
              <w:bottom w:val="single" w:sz="12" w:space="0" w:color="8DB3E2"/>
            </w:tcBorders>
            <w:tcPrChange w:id="602" w:author="Krasen Karagyozov" w:date="2018-08-23T14:43:00Z">
              <w:tcPr>
                <w:tcW w:w="7011" w:type="dxa"/>
                <w:tcBorders>
                  <w:top w:val="single" w:sz="12" w:space="0" w:color="8DB3E2"/>
                </w:tcBorders>
              </w:tcPr>
            </w:tcPrChange>
          </w:tcPr>
          <w:p w:rsidR="003B0EB9" w:rsidRPr="009E5FBF" w:rsidRDefault="003B0EB9" w:rsidP="003B0EB9">
            <w:r w:rsidRPr="009E5FBF">
              <w:t xml:space="preserve">Technical parameter (web service status, error list, etc. ) in entity </w:t>
            </w:r>
            <w:proofErr w:type="spellStart"/>
            <w:r w:rsidRPr="009E5FBF">
              <w:t>WMStatus</w:t>
            </w:r>
            <w:proofErr w:type="spellEnd"/>
            <w:r w:rsidRPr="009E5FBF">
              <w:t xml:space="preserve"> of Data Dictionary</w:t>
            </w:r>
          </w:p>
        </w:tc>
      </w:tr>
      <w:tr w:rsidR="00CA5C97" w:rsidRPr="009E5FBF" w:rsidTr="00D92763">
        <w:trPr>
          <w:ins w:id="603" w:author="Krasen Karagyozov" w:date="2018-08-23T14:43:00Z"/>
        </w:trPr>
        <w:tc>
          <w:tcPr>
            <w:tcW w:w="2595" w:type="dxa"/>
            <w:tcBorders>
              <w:top w:val="single" w:sz="12" w:space="0" w:color="8DB3E2"/>
            </w:tcBorders>
          </w:tcPr>
          <w:p w:rsidR="00CA5C97" w:rsidRPr="009E5FBF" w:rsidRDefault="00CA5C97" w:rsidP="003B0EB9">
            <w:pPr>
              <w:rPr>
                <w:ins w:id="604" w:author="Krasen Karagyozov" w:date="2018-08-23T14:43:00Z"/>
              </w:rPr>
            </w:pPr>
            <w:proofErr w:type="spellStart"/>
            <w:ins w:id="605" w:author="Krasen Karagyozov" w:date="2018-08-23T14:44:00Z">
              <w:r>
                <w:t>WMActivity</w:t>
              </w:r>
            </w:ins>
            <w:proofErr w:type="spellEnd"/>
          </w:p>
        </w:tc>
        <w:tc>
          <w:tcPr>
            <w:tcW w:w="7011" w:type="dxa"/>
            <w:tcBorders>
              <w:top w:val="single" w:sz="12" w:space="0" w:color="8DB3E2"/>
            </w:tcBorders>
          </w:tcPr>
          <w:p w:rsidR="00CA5C97" w:rsidRPr="009E5FBF" w:rsidRDefault="00CA5C97" w:rsidP="003B0EB9">
            <w:pPr>
              <w:rPr>
                <w:ins w:id="606" w:author="Krasen Karagyozov" w:date="2018-08-23T14:43:00Z"/>
              </w:rPr>
            </w:pPr>
            <w:ins w:id="607" w:author="Krasen Karagyozov" w:date="2018-08-23T14:44:00Z">
              <w:r>
                <w:t>Technical Parameter describing activity</w:t>
              </w:r>
            </w:ins>
          </w:p>
        </w:tc>
      </w:tr>
    </w:tbl>
    <w:p w:rsidR="00D92763" w:rsidRDefault="009905EC" w:rsidP="00D92763">
      <w:pPr>
        <w:pStyle w:val="Body"/>
        <w:ind w:left="810"/>
        <w:rPr>
          <w:ins w:id="608" w:author="Krasen Karagyozov" w:date="2018-08-23T14:44:00Z"/>
        </w:rPr>
      </w:pPr>
      <w:ins w:id="609" w:author="Krasen Karagyozov" w:date="2018-08-23T14:46:00Z">
        <w:r>
          <w:rPr>
            <w:noProof/>
          </w:rPr>
          <w:object w:dxaOrig="0" w:dyaOrig="0">
            <v:shape id="_x0000_s1694" type="#_x0000_t75" style="position:absolute;left:0;text-align:left;margin-left:387.25pt;margin-top:6.7pt;width:75.75pt;height:49.3pt;z-index:251948544;mso-position-horizontal-relative:text;mso-position-vertical-relative:text;mso-width-relative:page;mso-height-relative:page">
              <v:imagedata r:id="rId16" o:title=""/>
              <w10:wrap type="square"/>
            </v:shape>
            <o:OLEObject Type="Embed" ProgID="Excel.Sheet.12" ShapeID="_x0000_s1694" DrawAspect="Icon" ObjectID="_1632553862" r:id="rId17"/>
          </w:object>
        </w:r>
      </w:ins>
    </w:p>
    <w:p w:rsidR="00CA5C97" w:rsidRDefault="00CA5C97" w:rsidP="00D92763">
      <w:pPr>
        <w:pStyle w:val="Body"/>
        <w:ind w:left="810"/>
        <w:rPr>
          <w:ins w:id="610" w:author="Krasen Karagyozov" w:date="2018-08-23T14:46:00Z"/>
        </w:rPr>
      </w:pPr>
    </w:p>
    <w:p w:rsidR="00CA5C97" w:rsidRPr="009E5FBF" w:rsidRDefault="00CA5C97" w:rsidP="00D92763">
      <w:pPr>
        <w:pStyle w:val="Body"/>
        <w:ind w:left="810"/>
      </w:pPr>
    </w:p>
    <w:p w:rsidR="00BD6F6D" w:rsidRPr="009E5FBF" w:rsidRDefault="00BD6F6D" w:rsidP="00B13371">
      <w:pPr>
        <w:pStyle w:val="Title2"/>
      </w:pPr>
      <w:bookmarkStart w:id="611" w:name="_Toc487791915"/>
      <w:bookmarkStart w:id="612" w:name="_Toc21928485"/>
      <w:r w:rsidRPr="009E5FBF">
        <w:t>Exception management</w:t>
      </w:r>
      <w:bookmarkEnd w:id="611"/>
      <w:bookmarkEnd w:id="612"/>
    </w:p>
    <w:p w:rsidR="00AD302D" w:rsidRPr="009E5FBF" w:rsidRDefault="00AD302D" w:rsidP="00AD302D">
      <w:pPr>
        <w:pStyle w:val="Body"/>
        <w:ind w:left="810"/>
      </w:pPr>
      <w:r w:rsidRPr="009E5FBF">
        <w:t>N/A</w:t>
      </w:r>
    </w:p>
    <w:p w:rsidR="00FC261F" w:rsidRPr="009E5FBF" w:rsidRDefault="00FC261F" w:rsidP="00B13371">
      <w:pPr>
        <w:pStyle w:val="Title2"/>
      </w:pPr>
      <w:bookmarkStart w:id="613" w:name="_Toc487791916"/>
      <w:bookmarkStart w:id="614" w:name="_Toc21928486"/>
      <w:r w:rsidRPr="009E5FBF">
        <w:t>Web Service Parameterisation</w:t>
      </w:r>
      <w:bookmarkEnd w:id="613"/>
      <w:bookmarkEnd w:id="614"/>
    </w:p>
    <w:p w:rsidR="00FC261F" w:rsidRPr="009E5FBF" w:rsidRDefault="00FC261F" w:rsidP="00FC261F">
      <w:pPr>
        <w:pStyle w:val="Body"/>
      </w:pPr>
    </w:p>
    <w:tbl>
      <w:tblPr>
        <w:tblW w:w="0" w:type="auto"/>
        <w:tblInd w:w="1066" w:type="dxa"/>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Look w:val="0000" w:firstRow="0" w:lastRow="0" w:firstColumn="0" w:lastColumn="0" w:noHBand="0" w:noVBand="0"/>
      </w:tblPr>
      <w:tblGrid>
        <w:gridCol w:w="1384"/>
        <w:gridCol w:w="3614"/>
      </w:tblGrid>
      <w:tr w:rsidR="00FC261F" w:rsidRPr="009E5FBF" w:rsidTr="007D5866">
        <w:tc>
          <w:tcPr>
            <w:tcW w:w="0" w:type="auto"/>
            <w:shd w:val="clear" w:color="auto" w:fill="auto"/>
          </w:tcPr>
          <w:p w:rsidR="00FC261F" w:rsidRPr="009E5FBF" w:rsidRDefault="00FC261F" w:rsidP="007D5866">
            <w:pPr>
              <w:widowControl w:val="0"/>
              <w:autoSpaceDE w:val="0"/>
              <w:autoSpaceDN w:val="0"/>
              <w:adjustRightInd w:val="0"/>
              <w:spacing w:line="240" w:lineRule="auto"/>
              <w:jc w:val="both"/>
            </w:pPr>
            <w:r w:rsidRPr="009E5FBF">
              <w:rPr>
                <w:color w:val="000000"/>
              </w:rPr>
              <w:t>Identifier</w:t>
            </w:r>
          </w:p>
        </w:tc>
        <w:tc>
          <w:tcPr>
            <w:tcW w:w="3614" w:type="dxa"/>
            <w:shd w:val="clear" w:color="auto" w:fill="auto"/>
          </w:tcPr>
          <w:p w:rsidR="00FC261F" w:rsidRPr="009E5FBF" w:rsidRDefault="00B4787F" w:rsidP="007D5866">
            <w:pPr>
              <w:widowControl w:val="0"/>
              <w:autoSpaceDE w:val="0"/>
              <w:autoSpaceDN w:val="0"/>
              <w:adjustRightInd w:val="0"/>
              <w:spacing w:line="240" w:lineRule="auto"/>
            </w:pPr>
            <w:proofErr w:type="spellStart"/>
            <w:r w:rsidRPr="009E5FBF">
              <w:t>NewBusiness</w:t>
            </w:r>
            <w:proofErr w:type="spellEnd"/>
          </w:p>
        </w:tc>
      </w:tr>
      <w:tr w:rsidR="00FC261F" w:rsidRPr="009E5FBF" w:rsidTr="007D5866">
        <w:tc>
          <w:tcPr>
            <w:tcW w:w="0" w:type="auto"/>
            <w:shd w:val="clear" w:color="auto" w:fill="auto"/>
          </w:tcPr>
          <w:p w:rsidR="00FC261F" w:rsidRPr="009E5FBF" w:rsidRDefault="00FC261F" w:rsidP="007D5866">
            <w:pPr>
              <w:widowControl w:val="0"/>
              <w:autoSpaceDE w:val="0"/>
              <w:autoSpaceDN w:val="0"/>
              <w:adjustRightInd w:val="0"/>
              <w:spacing w:line="240" w:lineRule="auto"/>
              <w:jc w:val="both"/>
            </w:pPr>
            <w:r w:rsidRPr="009E5FBF">
              <w:rPr>
                <w:color w:val="000000"/>
              </w:rPr>
              <w:t>Label</w:t>
            </w:r>
          </w:p>
        </w:tc>
        <w:tc>
          <w:tcPr>
            <w:tcW w:w="3614" w:type="dxa"/>
            <w:shd w:val="clear" w:color="auto" w:fill="auto"/>
          </w:tcPr>
          <w:p w:rsidR="00FC261F" w:rsidRPr="009E5FBF" w:rsidRDefault="00B4787F" w:rsidP="007D5866">
            <w:pPr>
              <w:widowControl w:val="0"/>
              <w:autoSpaceDE w:val="0"/>
              <w:autoSpaceDN w:val="0"/>
              <w:adjustRightInd w:val="0"/>
              <w:spacing w:line="240" w:lineRule="auto"/>
            </w:pPr>
            <w:r w:rsidRPr="009E5FBF">
              <w:t>New Business</w:t>
            </w:r>
          </w:p>
        </w:tc>
      </w:tr>
      <w:tr w:rsidR="00FC261F" w:rsidRPr="009E5FBF" w:rsidTr="007D5866">
        <w:tc>
          <w:tcPr>
            <w:tcW w:w="0" w:type="auto"/>
            <w:shd w:val="clear" w:color="auto" w:fill="auto"/>
          </w:tcPr>
          <w:p w:rsidR="00FC261F" w:rsidRPr="009E5FBF" w:rsidRDefault="00FC261F" w:rsidP="007D5866">
            <w:pPr>
              <w:widowControl w:val="0"/>
              <w:autoSpaceDE w:val="0"/>
              <w:autoSpaceDN w:val="0"/>
              <w:adjustRightInd w:val="0"/>
              <w:spacing w:line="240" w:lineRule="auto"/>
              <w:jc w:val="both"/>
            </w:pPr>
            <w:r w:rsidRPr="009E5FBF">
              <w:rPr>
                <w:color w:val="000000"/>
              </w:rPr>
              <w:t>Service Type</w:t>
            </w:r>
          </w:p>
        </w:tc>
        <w:tc>
          <w:tcPr>
            <w:tcW w:w="3614" w:type="dxa"/>
            <w:shd w:val="clear" w:color="auto" w:fill="auto"/>
          </w:tcPr>
          <w:p w:rsidR="00FC261F" w:rsidRPr="009E5FBF" w:rsidRDefault="00B4787F" w:rsidP="007D5866">
            <w:pPr>
              <w:widowControl w:val="0"/>
              <w:autoSpaceDE w:val="0"/>
              <w:autoSpaceDN w:val="0"/>
              <w:adjustRightInd w:val="0"/>
              <w:spacing w:line="240" w:lineRule="auto"/>
            </w:pPr>
            <w:r w:rsidRPr="009E5FBF">
              <w:t>Create/Update complex web services (activity mode)</w:t>
            </w:r>
          </w:p>
        </w:tc>
      </w:tr>
      <w:tr w:rsidR="00FC261F" w:rsidRPr="009E5FBF" w:rsidTr="007D5866">
        <w:tc>
          <w:tcPr>
            <w:tcW w:w="0" w:type="auto"/>
            <w:shd w:val="clear" w:color="auto" w:fill="auto"/>
          </w:tcPr>
          <w:p w:rsidR="00FC261F" w:rsidRPr="009E5FBF" w:rsidRDefault="00FC261F" w:rsidP="007D5866">
            <w:pPr>
              <w:widowControl w:val="0"/>
              <w:autoSpaceDE w:val="0"/>
              <w:autoSpaceDN w:val="0"/>
              <w:adjustRightInd w:val="0"/>
              <w:spacing w:line="240" w:lineRule="auto"/>
              <w:jc w:val="both"/>
            </w:pPr>
            <w:r w:rsidRPr="009E5FBF">
              <w:rPr>
                <w:color w:val="000000"/>
              </w:rPr>
              <w:t>WM Profile</w:t>
            </w:r>
          </w:p>
        </w:tc>
        <w:tc>
          <w:tcPr>
            <w:tcW w:w="3614" w:type="dxa"/>
            <w:shd w:val="clear" w:color="auto" w:fill="auto"/>
          </w:tcPr>
          <w:p w:rsidR="00FC261F" w:rsidRPr="009E5FBF" w:rsidRDefault="00B4787F" w:rsidP="007D5866">
            <w:pPr>
              <w:widowControl w:val="0"/>
              <w:autoSpaceDE w:val="0"/>
              <w:autoSpaceDN w:val="0"/>
              <w:adjustRightInd w:val="0"/>
              <w:spacing w:line="240" w:lineRule="auto"/>
            </w:pPr>
            <w:r w:rsidRPr="009E5FBF">
              <w:t>TBD</w:t>
            </w:r>
          </w:p>
        </w:tc>
      </w:tr>
    </w:tbl>
    <w:p w:rsidR="00FC261F" w:rsidRPr="009E5FBF" w:rsidRDefault="00FC261F" w:rsidP="00FC261F">
      <w:pPr>
        <w:pStyle w:val="Body"/>
      </w:pPr>
    </w:p>
    <w:p w:rsidR="00287D9C" w:rsidRDefault="00287D9C">
      <w:pPr>
        <w:pStyle w:val="Title2"/>
      </w:pPr>
      <w:bookmarkStart w:id="615" w:name="_Toc21928487"/>
      <w:bookmarkStart w:id="616" w:name="_Toc487791917"/>
      <w:r>
        <w:t>Web service WSDL</w:t>
      </w:r>
      <w:bookmarkEnd w:id="615"/>
    </w:p>
    <w:p w:rsidR="00287D9C" w:rsidRDefault="00287D9C" w:rsidP="00287D9C">
      <w:pPr>
        <w:pStyle w:val="Body"/>
        <w:rPr>
          <w:lang w:eastAsia="en-US"/>
        </w:rPr>
      </w:pPr>
    </w:p>
    <w:p w:rsidR="00A655AD" w:rsidRDefault="00A655AD" w:rsidP="00287D9C">
      <w:pPr>
        <w:pStyle w:val="Body"/>
        <w:rPr>
          <w:lang w:eastAsia="en-US"/>
        </w:rPr>
      </w:pPr>
    </w:p>
    <w:p w:rsidR="00A655AD" w:rsidRPr="00287D9C" w:rsidRDefault="009905EC" w:rsidP="00A655AD">
      <w:pPr>
        <w:pStyle w:val="Body"/>
        <w:jc w:val="right"/>
        <w:rPr>
          <w:lang w:eastAsia="en-US"/>
        </w:rPr>
      </w:pPr>
      <w:ins w:id="617" w:author="Petya Kaisheva" w:date="2019-10-14T04:47:00Z">
        <w:r>
          <w:rPr>
            <w:noProof/>
          </w:rPr>
          <w:object w:dxaOrig="0" w:dyaOrig="0">
            <v:shape id="_x0000_s1750" type="#_x0000_t75" style="position:absolute;left:0;text-align:left;margin-left:388.8pt;margin-top:-25.9pt;width:65.25pt;height:42pt;z-index:252059136;mso-position-horizontal:absolute;mso-position-horizontal-relative:text;mso-position-vertical:absolute;mso-position-vertical-relative:text">
              <v:imagedata r:id="rId18" o:title=""/>
              <w10:wrap type="square"/>
            </v:shape>
            <o:OLEObject Type="Embed" ProgID="Package" ShapeID="_x0000_s1750" DrawAspect="Icon" ObjectID="_1632553863" r:id="rId19"/>
          </w:object>
        </w:r>
      </w:ins>
      <w:ins w:id="618" w:author="Krasen Karagyozov" w:date="2018-10-02T11:57:00Z">
        <w:del w:id="619" w:author="Petya Kaisheva" w:date="2019-10-14T04:46:00Z">
          <w:r>
            <w:rPr>
              <w:noProof/>
            </w:rPr>
            <w:object w:dxaOrig="0" w:dyaOrig="0">
              <v:shape id="_x0000_s1747" type="#_x0000_t75" style="position:absolute;left:0;text-align:left;margin-left:292.1pt;margin-top:-33.6pt;width:76.2pt;height:49.2pt;z-index:252055040;mso-position-horizontal:absolute;mso-position-horizontal-relative:text;mso-position-vertical:absolute;mso-position-vertical-relative:text;mso-width-relative:page;mso-height-relative:page">
                <v:imagedata r:id="rId20" o:title=""/>
                <w10:wrap type="square"/>
              </v:shape>
              <o:OLEObject Type="Embed" ProgID="Package" ShapeID="_x0000_s1747" DrawAspect="Icon" ObjectID="_1632553864" r:id="rId21"/>
            </w:object>
          </w:r>
        </w:del>
      </w:ins>
      <w:del w:id="620" w:author="Krasen Karagyozov" w:date="2017-12-01T15:15:00Z">
        <w:r>
          <w:rPr>
            <w:noProof/>
          </w:rPr>
          <w:object w:dxaOrig="0" w:dyaOrig="0">
            <v:shape id="_x0000_s1657" type="#_x0000_t75" style="position:absolute;left:0;text-align:left;margin-left:377.7pt;margin-top:-33.5pt;width:76.15pt;height:49.4pt;z-index:251911680;mso-position-horizontal:absolute;mso-position-horizontal-relative:text;mso-position-vertical:absolute;mso-position-vertical-relative:text;mso-width-relative:page;mso-height-relative:page">
              <v:imagedata r:id="rId22" o:title=""/>
              <w10:wrap type="square"/>
            </v:shape>
            <o:OLEObject Type="Embed" ProgID="Package" ShapeID="_x0000_s1657" DrawAspect="Icon" ObjectID="_1632553865" r:id="rId23"/>
          </w:object>
        </w:r>
      </w:del>
    </w:p>
    <w:p w:rsidR="00FC261F" w:rsidRPr="009E5FBF" w:rsidRDefault="00FC261F" w:rsidP="00B13371">
      <w:pPr>
        <w:pStyle w:val="Title2"/>
      </w:pPr>
      <w:bookmarkStart w:id="621" w:name="_Toc21928488"/>
      <w:r w:rsidRPr="009E5FBF">
        <w:t>Test Cases</w:t>
      </w:r>
      <w:bookmarkEnd w:id="616"/>
      <w:bookmarkEnd w:id="621"/>
    </w:p>
    <w:p w:rsidR="00EE7A2C" w:rsidRPr="009E5FBF" w:rsidRDefault="00EE7A2C" w:rsidP="00EE7A2C">
      <w:pPr>
        <w:rPr>
          <w:lang w:eastAsia="fr-FR"/>
        </w:rPr>
      </w:pPr>
      <w:r w:rsidRPr="009E5FBF">
        <w:rPr>
          <w:lang w:eastAsia="fr-FR"/>
        </w:rPr>
        <w:t>Here is the list of test cases related to this Web Service.</w:t>
      </w:r>
    </w:p>
    <w:p w:rsidR="00EE7A2C" w:rsidRPr="009E5FBF" w:rsidRDefault="00EE7A2C" w:rsidP="00EE7A2C">
      <w:pPr>
        <w:rPr>
          <w:lang w:eastAsia="fr-FR"/>
        </w:rPr>
      </w:pPr>
    </w:p>
    <w:tbl>
      <w:tblPr>
        <w:tblW w:w="9640" w:type="dxa"/>
        <w:tblInd w:w="-34" w:type="dxa"/>
        <w:tblBorders>
          <w:top w:val="single" w:sz="4" w:space="0" w:color="9CC2E5"/>
          <w:left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418"/>
        <w:gridCol w:w="4302"/>
        <w:gridCol w:w="2077"/>
        <w:gridCol w:w="1843"/>
        <w:tblGridChange w:id="622">
          <w:tblGrid>
            <w:gridCol w:w="136"/>
            <w:gridCol w:w="340"/>
            <w:gridCol w:w="942"/>
            <w:gridCol w:w="136"/>
            <w:gridCol w:w="340"/>
            <w:gridCol w:w="3826"/>
            <w:gridCol w:w="136"/>
            <w:gridCol w:w="340"/>
            <w:gridCol w:w="1601"/>
            <w:gridCol w:w="136"/>
            <w:gridCol w:w="340"/>
            <w:gridCol w:w="1367"/>
            <w:gridCol w:w="136"/>
            <w:gridCol w:w="340"/>
          </w:tblGrid>
        </w:tblGridChange>
      </w:tblGrid>
      <w:tr w:rsidR="00EE7A2C" w:rsidRPr="009E5FBF" w:rsidTr="007D5866">
        <w:tc>
          <w:tcPr>
            <w:tcW w:w="1418" w:type="dxa"/>
            <w:tcBorders>
              <w:bottom w:val="single" w:sz="12" w:space="0" w:color="9CC2E5"/>
            </w:tcBorders>
          </w:tcPr>
          <w:p w:rsidR="00EE7A2C" w:rsidRPr="009E5FBF" w:rsidRDefault="00EE7A2C" w:rsidP="007D5866">
            <w:pPr>
              <w:jc w:val="center"/>
              <w:rPr>
                <w:b/>
                <w:lang w:eastAsia="fr-FR"/>
              </w:rPr>
            </w:pPr>
            <w:r w:rsidRPr="009E5FBF">
              <w:rPr>
                <w:b/>
                <w:lang w:eastAsia="fr-FR"/>
              </w:rPr>
              <w:t>Label</w:t>
            </w:r>
          </w:p>
        </w:tc>
        <w:tc>
          <w:tcPr>
            <w:tcW w:w="4302" w:type="dxa"/>
            <w:tcBorders>
              <w:bottom w:val="single" w:sz="12" w:space="0" w:color="9CC2E5"/>
            </w:tcBorders>
          </w:tcPr>
          <w:p w:rsidR="00EE7A2C" w:rsidRPr="009E5FBF" w:rsidRDefault="00EE7A2C" w:rsidP="007D5866">
            <w:pPr>
              <w:jc w:val="center"/>
              <w:rPr>
                <w:b/>
                <w:lang w:eastAsia="fr-FR"/>
              </w:rPr>
            </w:pPr>
            <w:r w:rsidRPr="009E5FBF">
              <w:rPr>
                <w:b/>
                <w:lang w:eastAsia="fr-FR"/>
              </w:rPr>
              <w:t>Description</w:t>
            </w:r>
          </w:p>
        </w:tc>
        <w:tc>
          <w:tcPr>
            <w:tcW w:w="2077" w:type="dxa"/>
            <w:tcBorders>
              <w:bottom w:val="single" w:sz="12" w:space="0" w:color="9CC2E5"/>
            </w:tcBorders>
          </w:tcPr>
          <w:p w:rsidR="00EE7A2C" w:rsidRPr="009E5FBF" w:rsidRDefault="00EE7A2C" w:rsidP="007D5866">
            <w:pPr>
              <w:jc w:val="center"/>
              <w:rPr>
                <w:b/>
                <w:lang w:eastAsia="fr-FR"/>
              </w:rPr>
            </w:pPr>
            <w:r w:rsidRPr="009E5FBF">
              <w:rPr>
                <w:b/>
                <w:lang w:eastAsia="fr-FR"/>
              </w:rPr>
              <w:t>Input XML Flow</w:t>
            </w:r>
          </w:p>
        </w:tc>
        <w:tc>
          <w:tcPr>
            <w:tcW w:w="1843" w:type="dxa"/>
            <w:tcBorders>
              <w:bottom w:val="single" w:sz="12" w:space="0" w:color="9CC2E5"/>
            </w:tcBorders>
          </w:tcPr>
          <w:p w:rsidR="00EE7A2C" w:rsidRPr="009E5FBF" w:rsidRDefault="00EE7A2C" w:rsidP="007D5866">
            <w:pPr>
              <w:jc w:val="center"/>
              <w:rPr>
                <w:b/>
                <w:lang w:eastAsia="fr-FR"/>
              </w:rPr>
            </w:pPr>
            <w:r w:rsidRPr="009E5FBF">
              <w:rPr>
                <w:b/>
                <w:lang w:eastAsia="fr-FR"/>
              </w:rPr>
              <w:t>Expected XML response</w:t>
            </w:r>
          </w:p>
        </w:tc>
      </w:tr>
      <w:tr w:rsidR="00EE7A2C" w:rsidRPr="009E5FBF" w:rsidTr="00C110EB">
        <w:trPr>
          <w:trHeight w:val="1038"/>
        </w:trPr>
        <w:tc>
          <w:tcPr>
            <w:tcW w:w="1418" w:type="dxa"/>
            <w:tcBorders>
              <w:top w:val="single" w:sz="12" w:space="0" w:color="9CC2E5"/>
              <w:bottom w:val="single" w:sz="12" w:space="0" w:color="9CC2E5"/>
            </w:tcBorders>
          </w:tcPr>
          <w:p w:rsidR="00EE7A2C" w:rsidRPr="009E5FBF" w:rsidRDefault="00423AE6" w:rsidP="007D5866">
            <w:pPr>
              <w:tabs>
                <w:tab w:val="right" w:pos="2194"/>
              </w:tabs>
              <w:rPr>
                <w:b/>
                <w:i/>
                <w:lang w:eastAsia="fr-FR"/>
              </w:rPr>
            </w:pPr>
            <w:r w:rsidRPr="009E5FBF">
              <w:rPr>
                <w:b/>
                <w:i/>
                <w:lang w:eastAsia="fr-FR"/>
              </w:rPr>
              <w:t>TestCase1</w:t>
            </w:r>
          </w:p>
        </w:tc>
        <w:tc>
          <w:tcPr>
            <w:tcW w:w="4302" w:type="dxa"/>
            <w:tcBorders>
              <w:top w:val="single" w:sz="12" w:space="0" w:color="9CC2E5"/>
              <w:bottom w:val="single" w:sz="12" w:space="0" w:color="9CC2E5"/>
            </w:tcBorders>
          </w:tcPr>
          <w:p w:rsidR="00EE7A2C" w:rsidRPr="009E5FBF" w:rsidRDefault="00222C79" w:rsidP="009C6529">
            <w:pPr>
              <w:rPr>
                <w:lang w:eastAsia="fr-FR"/>
              </w:rPr>
            </w:pPr>
            <w:r w:rsidRPr="009E5FBF">
              <w:rPr>
                <w:i/>
                <w:lang w:eastAsia="fr-FR"/>
              </w:rPr>
              <w:t>Pre-requirement</w:t>
            </w:r>
            <w:r w:rsidRPr="009E5FBF">
              <w:rPr>
                <w:lang w:eastAsia="fr-FR"/>
              </w:rPr>
              <w:t xml:space="preserve"> – existing in AIA person with postal address and bank account.</w:t>
            </w:r>
          </w:p>
          <w:p w:rsidR="00222C79" w:rsidRPr="009E5FBF" w:rsidRDefault="00222C79" w:rsidP="009C6529">
            <w:pPr>
              <w:rPr>
                <w:lang w:eastAsia="fr-FR"/>
              </w:rPr>
            </w:pPr>
            <w:r w:rsidRPr="009E5FBF">
              <w:rPr>
                <w:i/>
                <w:lang w:eastAsia="fr-FR"/>
              </w:rPr>
              <w:t>Test</w:t>
            </w:r>
            <w:r w:rsidRPr="009E5FBF">
              <w:rPr>
                <w:lang w:eastAsia="fr-FR"/>
              </w:rPr>
              <w:t xml:space="preserve"> – creation </w:t>
            </w:r>
            <w:r w:rsidR="00A20C10" w:rsidRPr="009E5FBF">
              <w:rPr>
                <w:lang w:eastAsia="fr-FR"/>
              </w:rPr>
              <w:t xml:space="preserve">contract with </w:t>
            </w:r>
            <w:r w:rsidRPr="009E5FBF">
              <w:rPr>
                <w:lang w:eastAsia="fr-FR"/>
              </w:rPr>
              <w:t>multiple risks – one for each of risks included is scope of the project</w:t>
            </w:r>
            <w:ins w:id="623" w:author="Krasen Karagyozov" w:date="2017-11-09T11:13:00Z">
              <w:r w:rsidR="00CE11E7">
                <w:rPr>
                  <w:lang w:eastAsia="fr-FR"/>
                </w:rPr>
                <w:t xml:space="preserve"> for LOT1</w:t>
              </w:r>
            </w:ins>
            <w:r w:rsidRPr="009E5FBF">
              <w:rPr>
                <w:lang w:eastAsia="fr-FR"/>
              </w:rPr>
              <w:t>.</w:t>
            </w:r>
          </w:p>
          <w:p w:rsidR="00222C79" w:rsidRPr="009E5FBF" w:rsidRDefault="00222C79" w:rsidP="009C6529">
            <w:pPr>
              <w:rPr>
                <w:lang w:eastAsia="fr-FR"/>
              </w:rPr>
            </w:pPr>
            <w:r w:rsidRPr="009E5FBF">
              <w:rPr>
                <w:i/>
                <w:lang w:eastAsia="fr-FR"/>
              </w:rPr>
              <w:t xml:space="preserve">Expected result - </w:t>
            </w:r>
            <w:r w:rsidRPr="009E5FBF">
              <w:t>WM_SUCCESS – pending activity for New Business.</w:t>
            </w:r>
          </w:p>
        </w:tc>
        <w:tc>
          <w:tcPr>
            <w:tcW w:w="2077" w:type="dxa"/>
            <w:tcBorders>
              <w:top w:val="single" w:sz="12" w:space="0" w:color="9CC2E5"/>
              <w:bottom w:val="single" w:sz="12" w:space="0" w:color="9CC2E5"/>
            </w:tcBorders>
          </w:tcPr>
          <w:p w:rsidR="00423AE6" w:rsidRPr="009E5FBF" w:rsidRDefault="009905EC" w:rsidP="00C110EB">
            <w:ins w:id="624" w:author="Krasen Karagyozov" w:date="2018-09-12T10:23:00Z">
              <w:r>
                <w:rPr>
                  <w:noProof/>
                </w:rPr>
                <w:object w:dxaOrig="0" w:dyaOrig="0">
                  <v:shape id="_x0000_s1695" type="#_x0000_t75" style="position:absolute;margin-left:.15pt;margin-top:-37.7pt;width:76.2pt;height:49.2pt;z-index:251950592;mso-position-horizontal:absolute;mso-position-horizontal-relative:text;mso-position-vertical:absolute;mso-position-vertical-relative:text;mso-width-relative:page;mso-height-relative:page">
                    <v:imagedata r:id="rId24" o:title=""/>
                    <w10:wrap type="square"/>
                  </v:shape>
                  <o:OLEObject Type="Embed" ProgID="Package" ShapeID="_x0000_s1695" DrawAspect="Icon" ObjectID="_1632553866" r:id="rId25"/>
                </w:object>
              </w:r>
            </w:ins>
            <w:del w:id="625" w:author="Krasen Karagyozov" w:date="2018-09-12T10:21:00Z">
              <w:r>
                <w:rPr>
                  <w:noProof/>
                </w:rPr>
                <w:object w:dxaOrig="0" w:dyaOrig="0">
                  <v:shape id="_x0000_s1612" type="#_x0000_t75" style="position:absolute;margin-left:.1pt;margin-top:-38.3pt;width:76.15pt;height:49.4pt;z-index:251825664;mso-position-horizontal:absolute;mso-position-horizontal-relative:text;mso-position-vertical:absolute;mso-position-vertical-relative:text;mso-width-relative:page;mso-height-relative:page">
                    <v:imagedata r:id="rId26" o:title=""/>
                    <w10:wrap type="square"/>
                  </v:shape>
                  <o:OLEObject Type="Embed" ProgID="Package" ShapeID="_x0000_s1612" DrawAspect="Icon" ObjectID="_1632553867" r:id="rId27"/>
                </w:object>
              </w:r>
            </w:del>
          </w:p>
        </w:tc>
        <w:tc>
          <w:tcPr>
            <w:tcW w:w="1843" w:type="dxa"/>
            <w:tcBorders>
              <w:top w:val="single" w:sz="12" w:space="0" w:color="9CC2E5"/>
              <w:bottom w:val="single" w:sz="12" w:space="0" w:color="9CC2E5"/>
            </w:tcBorders>
          </w:tcPr>
          <w:p w:rsidR="00EE7A2C" w:rsidRPr="009E5FBF" w:rsidRDefault="009905EC" w:rsidP="007D5866">
            <w:ins w:id="626" w:author="Krasen Karagyozov" w:date="2018-09-12T10:23:00Z">
              <w:r>
                <w:rPr>
                  <w:noProof/>
                </w:rPr>
                <w:object w:dxaOrig="0" w:dyaOrig="0">
                  <v:shape id="_x0000_s1696" type="#_x0000_t75" style="position:absolute;margin-left:.15pt;margin-top:-37.7pt;width:76.2pt;height:49.2pt;z-index:251952640;mso-position-horizontal:absolute;mso-position-horizontal-relative:text;mso-position-vertical:absolute;mso-position-vertical-relative:text;mso-width-relative:page;mso-height-relative:page">
                    <v:imagedata r:id="rId28" o:title=""/>
                    <w10:wrap type="square"/>
                  </v:shape>
                  <o:OLEObject Type="Embed" ProgID="Package" ShapeID="_x0000_s1696" DrawAspect="Icon" ObjectID="_1632553868" r:id="rId29"/>
                </w:object>
              </w:r>
            </w:ins>
            <w:del w:id="627" w:author="Krasen Karagyozov" w:date="2018-09-12T10:21:00Z">
              <w:r>
                <w:rPr>
                  <w:noProof/>
                </w:rPr>
                <w:object w:dxaOrig="0" w:dyaOrig="0">
                  <v:shape id="_x0000_s1613" type="#_x0000_t75" style="position:absolute;margin-left:.1pt;margin-top:-38.3pt;width:76.15pt;height:49.4pt;z-index:251827712;mso-position-horizontal:absolute;mso-position-horizontal-relative:text;mso-position-vertical:absolute;mso-position-vertical-relative:text;mso-width-relative:page;mso-height-relative:page">
                    <v:imagedata r:id="rId30" o:title=""/>
                    <w10:wrap type="square"/>
                  </v:shape>
                  <o:OLEObject Type="Embed" ProgID="Package" ShapeID="_x0000_s1613" DrawAspect="Icon" ObjectID="_1632553869" r:id="rId31"/>
                </w:object>
              </w:r>
            </w:del>
          </w:p>
        </w:tc>
      </w:tr>
      <w:tr w:rsidR="00423AE6" w:rsidRPr="009E5FBF" w:rsidTr="00437EF7">
        <w:trPr>
          <w:trHeight w:val="1504"/>
        </w:trPr>
        <w:tc>
          <w:tcPr>
            <w:tcW w:w="1418" w:type="dxa"/>
            <w:tcBorders>
              <w:top w:val="single" w:sz="12" w:space="0" w:color="9CC2E5"/>
              <w:bottom w:val="single" w:sz="12" w:space="0" w:color="9CC2E5"/>
            </w:tcBorders>
          </w:tcPr>
          <w:p w:rsidR="00423AE6" w:rsidRPr="009E5FBF" w:rsidRDefault="00423AE6" w:rsidP="007D5866">
            <w:pPr>
              <w:tabs>
                <w:tab w:val="right" w:pos="2194"/>
              </w:tabs>
              <w:rPr>
                <w:b/>
                <w:i/>
                <w:lang w:eastAsia="fr-FR"/>
              </w:rPr>
            </w:pPr>
            <w:r w:rsidRPr="009E5FBF">
              <w:rPr>
                <w:b/>
                <w:i/>
                <w:lang w:eastAsia="fr-FR"/>
              </w:rPr>
              <w:t>TestCase2</w:t>
            </w:r>
          </w:p>
        </w:tc>
        <w:tc>
          <w:tcPr>
            <w:tcW w:w="4302" w:type="dxa"/>
            <w:tcBorders>
              <w:top w:val="single" w:sz="12" w:space="0" w:color="9CC2E5"/>
              <w:bottom w:val="single" w:sz="12" w:space="0" w:color="9CC2E5"/>
            </w:tcBorders>
          </w:tcPr>
          <w:p w:rsidR="00A20C10" w:rsidRPr="009E5FBF" w:rsidRDefault="00A20C10" w:rsidP="00A20C10">
            <w:r w:rsidRPr="009E5FBF">
              <w:rPr>
                <w:i/>
                <w:lang w:eastAsia="fr-FR"/>
              </w:rPr>
              <w:t>Pre-requirement</w:t>
            </w:r>
            <w:r w:rsidRPr="009E5FBF">
              <w:rPr>
                <w:lang w:eastAsia="fr-FR"/>
              </w:rPr>
              <w:t xml:space="preserve"> – existing in AIA person with postal address and bank account and created cover note for each of following risks - </w:t>
            </w:r>
            <w:r w:rsidRPr="009E5FBF">
              <w:t xml:space="preserve">Automobile, Camping car, Camionnette, </w:t>
            </w:r>
            <w:r w:rsidRPr="009E5FBF">
              <w:lastRenderedPageBreak/>
              <w:t>Machine, Cyclomoteur, Motocyclette, Caravane, and Remarque.</w:t>
            </w:r>
          </w:p>
          <w:p w:rsidR="00A53834" w:rsidRPr="009E5FBF" w:rsidRDefault="00A20C10" w:rsidP="00A20C10">
            <w:pPr>
              <w:rPr>
                <w:lang w:eastAsia="fr-FR"/>
              </w:rPr>
            </w:pPr>
            <w:r w:rsidRPr="009E5FBF">
              <w:rPr>
                <w:i/>
                <w:lang w:eastAsia="fr-FR"/>
              </w:rPr>
              <w:t xml:space="preserve">Test – </w:t>
            </w:r>
            <w:r w:rsidRPr="009E5FBF">
              <w:rPr>
                <w:lang w:eastAsia="fr-FR"/>
              </w:rPr>
              <w:t xml:space="preserve">creation of contract with multiple risks, </w:t>
            </w:r>
            <w:r w:rsidR="00A53834" w:rsidRPr="009E5FBF">
              <w:rPr>
                <w:lang w:eastAsia="fr-FR"/>
              </w:rPr>
              <w:t>each risk is based on</w:t>
            </w:r>
            <w:r w:rsidRPr="009E5FBF">
              <w:rPr>
                <w:lang w:eastAsia="fr-FR"/>
              </w:rPr>
              <w:t xml:space="preserve"> cover note</w:t>
            </w:r>
            <w:r w:rsidR="00A53834" w:rsidRPr="009E5FBF">
              <w:rPr>
                <w:lang w:eastAsia="fr-FR"/>
              </w:rPr>
              <w:t>.</w:t>
            </w:r>
          </w:p>
          <w:p w:rsidR="00A20C10" w:rsidRPr="009E5FBF" w:rsidRDefault="00A20C10" w:rsidP="00A20C10">
            <w:pPr>
              <w:rPr>
                <w:lang w:eastAsia="fr-FR"/>
              </w:rPr>
            </w:pPr>
            <w:r w:rsidRPr="009E5FBF">
              <w:rPr>
                <w:i/>
                <w:lang w:eastAsia="fr-FR"/>
              </w:rPr>
              <w:t xml:space="preserve">Expected result - </w:t>
            </w:r>
            <w:r w:rsidRPr="009E5FBF">
              <w:t>WM_SUCCESS – pending activity for New Business.</w:t>
            </w:r>
          </w:p>
          <w:p w:rsidR="00423AE6" w:rsidRPr="009E5FBF" w:rsidRDefault="00423AE6" w:rsidP="009C6529"/>
        </w:tc>
        <w:tc>
          <w:tcPr>
            <w:tcW w:w="2077" w:type="dxa"/>
            <w:tcBorders>
              <w:top w:val="single" w:sz="12" w:space="0" w:color="9CC2E5"/>
              <w:bottom w:val="single" w:sz="12" w:space="0" w:color="9CC2E5"/>
            </w:tcBorders>
          </w:tcPr>
          <w:p w:rsidR="00423AE6" w:rsidRPr="009E5FBF" w:rsidRDefault="009905EC" w:rsidP="007D5866">
            <w:ins w:id="628" w:author="Krasen Karagyozov" w:date="2018-09-12T10:24:00Z">
              <w:r>
                <w:rPr>
                  <w:noProof/>
                </w:rPr>
                <w:lastRenderedPageBreak/>
                <w:object w:dxaOrig="0" w:dyaOrig="0">
                  <v:shape id="_x0000_s1697" type="#_x0000_t75" style="position:absolute;margin-left:.15pt;margin-top:-37.7pt;width:76.2pt;height:49.2pt;z-index:251954688;mso-position-horizontal:absolute;mso-position-horizontal-relative:text;mso-position-vertical:absolute;mso-position-vertical-relative:text;mso-width-relative:page;mso-height-relative:page">
                    <v:imagedata r:id="rId32" o:title=""/>
                    <w10:wrap type="square"/>
                  </v:shape>
                  <o:OLEObject Type="Embed" ProgID="Package" ShapeID="_x0000_s1697" DrawAspect="Icon" ObjectID="_1632553870" r:id="rId33"/>
                </w:object>
              </w:r>
            </w:ins>
            <w:del w:id="629" w:author="Krasen Karagyozov" w:date="2018-09-12T10:21:00Z">
              <w:r>
                <w:rPr>
                  <w:noProof/>
                </w:rPr>
                <w:object w:dxaOrig="0" w:dyaOrig="0">
                  <v:shape id="_x0000_s1614" type="#_x0000_t75" style="position:absolute;margin-left:.1pt;margin-top:-38.3pt;width:76.2pt;height:49.45pt;z-index:251829760;mso-position-horizontal:absolute;mso-position-horizontal-relative:text;mso-position-vertical:absolute;mso-position-vertical-relative:text;mso-width-relative:page;mso-height-relative:page">
                    <v:imagedata r:id="rId34" o:title=""/>
                    <w10:wrap type="square"/>
                  </v:shape>
                  <o:OLEObject Type="Embed" ProgID="Package" ShapeID="_x0000_s1614" DrawAspect="Icon" ObjectID="_1632553871" r:id="rId35"/>
                </w:object>
              </w:r>
            </w:del>
          </w:p>
        </w:tc>
        <w:tc>
          <w:tcPr>
            <w:tcW w:w="1843" w:type="dxa"/>
            <w:tcBorders>
              <w:top w:val="single" w:sz="12" w:space="0" w:color="9CC2E5"/>
              <w:bottom w:val="single" w:sz="12" w:space="0" w:color="9CC2E5"/>
            </w:tcBorders>
          </w:tcPr>
          <w:p w:rsidR="00423AE6" w:rsidRPr="009E5FBF" w:rsidRDefault="009905EC" w:rsidP="007D5866">
            <w:ins w:id="630" w:author="Krasen Karagyozov" w:date="2018-09-12T10:24:00Z">
              <w:r>
                <w:rPr>
                  <w:noProof/>
                </w:rPr>
                <w:object w:dxaOrig="0" w:dyaOrig="0">
                  <v:shape id="_x0000_s1698" type="#_x0000_t75" style="position:absolute;margin-left:.15pt;margin-top:-37.7pt;width:76.2pt;height:49.2pt;z-index:251956736;mso-position-horizontal:absolute;mso-position-horizontal-relative:text;mso-position-vertical:absolute;mso-position-vertical-relative:text;mso-width-relative:page;mso-height-relative:page">
                    <v:imagedata r:id="rId36" o:title=""/>
                    <w10:wrap type="square"/>
                  </v:shape>
                  <o:OLEObject Type="Embed" ProgID="Package" ShapeID="_x0000_s1698" DrawAspect="Icon" ObjectID="_1632553872" r:id="rId37"/>
                </w:object>
              </w:r>
            </w:ins>
            <w:del w:id="631" w:author="Krasen Karagyozov" w:date="2018-09-12T10:21:00Z">
              <w:r>
                <w:rPr>
                  <w:noProof/>
                </w:rPr>
                <w:object w:dxaOrig="0" w:dyaOrig="0">
                  <v:shape id="_x0000_s1615" type="#_x0000_t75" style="position:absolute;margin-left:.1pt;margin-top:-38.3pt;width:76.15pt;height:49.4pt;z-index:251831808;mso-position-horizontal:absolute;mso-position-horizontal-relative:text;mso-position-vertical:absolute;mso-position-vertical-relative:text;mso-width-relative:page;mso-height-relative:page">
                    <v:imagedata r:id="rId38" o:title=""/>
                    <w10:wrap type="square"/>
                  </v:shape>
                  <o:OLEObject Type="Embed" ProgID="Package" ShapeID="_x0000_s1615" DrawAspect="Icon" ObjectID="_1632553873" r:id="rId39"/>
                </w:object>
              </w:r>
            </w:del>
          </w:p>
        </w:tc>
      </w:tr>
      <w:tr w:rsidR="000337E0" w:rsidRPr="009E5FBF" w:rsidTr="000337E0">
        <w:trPr>
          <w:trHeight w:val="2218"/>
        </w:trPr>
        <w:tc>
          <w:tcPr>
            <w:tcW w:w="1418" w:type="dxa"/>
            <w:tcBorders>
              <w:top w:val="single" w:sz="12" w:space="0" w:color="9CC2E5"/>
              <w:bottom w:val="single" w:sz="12" w:space="0" w:color="9CC2E5"/>
            </w:tcBorders>
          </w:tcPr>
          <w:p w:rsidR="000337E0" w:rsidRPr="009E5FBF" w:rsidRDefault="000337E0" w:rsidP="007D5866">
            <w:pPr>
              <w:tabs>
                <w:tab w:val="right" w:pos="2194"/>
              </w:tabs>
              <w:rPr>
                <w:b/>
                <w:i/>
                <w:lang w:eastAsia="fr-FR"/>
              </w:rPr>
            </w:pPr>
            <w:r w:rsidRPr="009E5FBF">
              <w:rPr>
                <w:b/>
                <w:i/>
                <w:lang w:eastAsia="fr-FR"/>
              </w:rPr>
              <w:t>TestCase3</w:t>
            </w:r>
          </w:p>
        </w:tc>
        <w:tc>
          <w:tcPr>
            <w:tcW w:w="4302" w:type="dxa"/>
            <w:tcBorders>
              <w:top w:val="single" w:sz="12" w:space="0" w:color="9CC2E5"/>
              <w:bottom w:val="single" w:sz="12" w:space="0" w:color="9CC2E5"/>
            </w:tcBorders>
          </w:tcPr>
          <w:p w:rsidR="00A53834" w:rsidRPr="009E5FBF" w:rsidRDefault="00A53834" w:rsidP="00A53834">
            <w:r w:rsidRPr="009E5FBF">
              <w:rPr>
                <w:i/>
                <w:lang w:eastAsia="fr-FR"/>
              </w:rPr>
              <w:t>Pre-requirement</w:t>
            </w:r>
            <w:r w:rsidRPr="009E5FBF">
              <w:rPr>
                <w:lang w:eastAsia="fr-FR"/>
              </w:rPr>
              <w:t xml:space="preserve"> – existing in AIA person with postal address and bank account and created cover note for each of following risks - </w:t>
            </w:r>
            <w:r w:rsidRPr="009E5FBF">
              <w:t>Automobile, Camping car, Camionnette, Machine, Cyclomoteur, Motocyclette, Caravane, and Remarque.</w:t>
            </w:r>
          </w:p>
          <w:p w:rsidR="00A53834" w:rsidRPr="009E5FBF" w:rsidRDefault="00A53834" w:rsidP="00A53834">
            <w:pPr>
              <w:rPr>
                <w:lang w:eastAsia="fr-FR"/>
              </w:rPr>
            </w:pPr>
            <w:r w:rsidRPr="009E5FBF">
              <w:rPr>
                <w:i/>
                <w:lang w:eastAsia="fr-FR"/>
              </w:rPr>
              <w:t xml:space="preserve">Test – </w:t>
            </w:r>
            <w:r w:rsidRPr="009E5FBF">
              <w:rPr>
                <w:lang w:eastAsia="fr-FR"/>
              </w:rPr>
              <w:t xml:space="preserve">creation of contract with multiple risks, each risk is based on cover note and additional data for the risk </w:t>
            </w:r>
            <w:r w:rsidR="003C6145" w:rsidRPr="009E5FBF">
              <w:rPr>
                <w:lang w:eastAsia="fr-FR"/>
              </w:rPr>
              <w:t>provided (Usage, Driver etc.)</w:t>
            </w:r>
            <w:r w:rsidRPr="009E5FBF">
              <w:rPr>
                <w:lang w:eastAsia="fr-FR"/>
              </w:rPr>
              <w:t>.</w:t>
            </w:r>
          </w:p>
          <w:p w:rsidR="00437EF7" w:rsidRPr="009E5FBF" w:rsidRDefault="00A53834" w:rsidP="00A53834">
            <w:r w:rsidRPr="009E5FBF">
              <w:rPr>
                <w:i/>
                <w:lang w:eastAsia="fr-FR"/>
              </w:rPr>
              <w:t xml:space="preserve">Expected result - </w:t>
            </w:r>
            <w:r w:rsidRPr="009E5FBF">
              <w:t>WM_SUCCESS – pending activity for New Business.</w:t>
            </w:r>
          </w:p>
        </w:tc>
        <w:tc>
          <w:tcPr>
            <w:tcW w:w="2077" w:type="dxa"/>
            <w:tcBorders>
              <w:top w:val="single" w:sz="12" w:space="0" w:color="9CC2E5"/>
              <w:bottom w:val="single" w:sz="12" w:space="0" w:color="9CC2E5"/>
            </w:tcBorders>
          </w:tcPr>
          <w:p w:rsidR="000337E0" w:rsidRPr="009E5FBF" w:rsidRDefault="009905EC" w:rsidP="007D5866">
            <w:pPr>
              <w:rPr>
                <w:noProof/>
              </w:rPr>
            </w:pPr>
            <w:ins w:id="632" w:author="Krasen Karagyozov" w:date="2018-09-12T10:24:00Z">
              <w:r>
                <w:rPr>
                  <w:noProof/>
                </w:rPr>
                <w:object w:dxaOrig="0" w:dyaOrig="0">
                  <v:shape id="_x0000_s1699" type="#_x0000_t75" style="position:absolute;margin-left:.15pt;margin-top:-37.95pt;width:76.2pt;height:49.2pt;z-index:251958784;mso-position-horizontal:absolute;mso-position-horizontal-relative:text;mso-position-vertical:absolute;mso-position-vertical-relative:text;mso-width-relative:page;mso-height-relative:page">
                    <v:imagedata r:id="rId40" o:title=""/>
                    <w10:wrap type="square"/>
                  </v:shape>
                  <o:OLEObject Type="Embed" ProgID="Package" ShapeID="_x0000_s1699" DrawAspect="Icon" ObjectID="_1632553874" r:id="rId41"/>
                </w:object>
              </w:r>
            </w:ins>
            <w:del w:id="633" w:author="Krasen Karagyozov" w:date="2018-09-12T10:21:00Z">
              <w:r>
                <w:rPr>
                  <w:noProof/>
                </w:rPr>
                <w:object w:dxaOrig="0" w:dyaOrig="0">
                  <v:shape id="_x0000_s1616" type="#_x0000_t75" style="position:absolute;margin-left:.1pt;margin-top:-38.35pt;width:76.15pt;height:49.4pt;z-index:251833856;mso-position-horizontal:absolute;mso-position-horizontal-relative:text;mso-position-vertical:absolute;mso-position-vertical-relative:text;mso-width-relative:page;mso-height-relative:page">
                    <v:imagedata r:id="rId42" o:title=""/>
                    <w10:wrap type="square"/>
                  </v:shape>
                  <o:OLEObject Type="Embed" ProgID="Package" ShapeID="_x0000_s1616" DrawAspect="Icon" ObjectID="_1632553875" r:id="rId43"/>
                </w:object>
              </w:r>
            </w:del>
          </w:p>
        </w:tc>
        <w:tc>
          <w:tcPr>
            <w:tcW w:w="1843" w:type="dxa"/>
            <w:tcBorders>
              <w:top w:val="single" w:sz="12" w:space="0" w:color="9CC2E5"/>
              <w:bottom w:val="single" w:sz="12" w:space="0" w:color="9CC2E5"/>
            </w:tcBorders>
          </w:tcPr>
          <w:p w:rsidR="000337E0" w:rsidRPr="009E5FBF" w:rsidRDefault="009905EC" w:rsidP="007D5866">
            <w:ins w:id="634" w:author="Krasen Karagyozov" w:date="2018-09-12T10:24:00Z">
              <w:r>
                <w:rPr>
                  <w:noProof/>
                </w:rPr>
                <w:object w:dxaOrig="0" w:dyaOrig="0">
                  <v:shape id="_x0000_s1700" type="#_x0000_t75" style="position:absolute;margin-left:.15pt;margin-top:-37.95pt;width:76.2pt;height:49.2pt;z-index:251960832;mso-position-horizontal:absolute;mso-position-horizontal-relative:text;mso-position-vertical:absolute;mso-position-vertical-relative:text;mso-width-relative:page;mso-height-relative:page">
                    <v:imagedata r:id="rId44" o:title=""/>
                    <w10:wrap type="square"/>
                  </v:shape>
                  <o:OLEObject Type="Embed" ProgID="Package" ShapeID="_x0000_s1700" DrawAspect="Icon" ObjectID="_1632553876" r:id="rId45"/>
                </w:object>
              </w:r>
            </w:ins>
            <w:del w:id="635" w:author="Krasen Karagyozov" w:date="2018-09-12T10:21:00Z">
              <w:r>
                <w:rPr>
                  <w:noProof/>
                </w:rPr>
                <w:object w:dxaOrig="0" w:dyaOrig="0">
                  <v:shape id="_x0000_s1617" type="#_x0000_t75" style="position:absolute;margin-left:.1pt;margin-top:-38.35pt;width:76.2pt;height:49.45pt;z-index:251835904;mso-position-horizontal:absolute;mso-position-horizontal-relative:text;mso-position-vertical:absolute;mso-position-vertical-relative:text;mso-width-relative:page;mso-height-relative:page">
                    <v:imagedata r:id="rId46" o:title=""/>
                    <w10:wrap type="square"/>
                  </v:shape>
                  <o:OLEObject Type="Embed" ProgID="Package" ShapeID="_x0000_s1617" DrawAspect="Icon" ObjectID="_1632553877" r:id="rId47"/>
                </w:object>
              </w:r>
            </w:del>
          </w:p>
        </w:tc>
      </w:tr>
      <w:tr w:rsidR="000337E0" w:rsidRPr="009E5FBF" w:rsidTr="000337E0">
        <w:trPr>
          <w:trHeight w:val="2218"/>
        </w:trPr>
        <w:tc>
          <w:tcPr>
            <w:tcW w:w="1418" w:type="dxa"/>
            <w:tcBorders>
              <w:top w:val="single" w:sz="12" w:space="0" w:color="9CC2E5"/>
              <w:bottom w:val="single" w:sz="12" w:space="0" w:color="9CC2E5"/>
            </w:tcBorders>
          </w:tcPr>
          <w:p w:rsidR="000337E0" w:rsidRPr="009E5FBF" w:rsidRDefault="000337E0" w:rsidP="007D5866">
            <w:pPr>
              <w:tabs>
                <w:tab w:val="right" w:pos="2194"/>
              </w:tabs>
              <w:rPr>
                <w:b/>
                <w:i/>
                <w:lang w:eastAsia="fr-FR"/>
              </w:rPr>
            </w:pPr>
            <w:r w:rsidRPr="009E5FBF">
              <w:rPr>
                <w:b/>
                <w:i/>
                <w:lang w:eastAsia="fr-FR"/>
              </w:rPr>
              <w:t>TestCase4</w:t>
            </w:r>
          </w:p>
        </w:tc>
        <w:tc>
          <w:tcPr>
            <w:tcW w:w="4302" w:type="dxa"/>
            <w:tcBorders>
              <w:top w:val="single" w:sz="12" w:space="0" w:color="9CC2E5"/>
              <w:bottom w:val="single" w:sz="12" w:space="0" w:color="9CC2E5"/>
            </w:tcBorders>
          </w:tcPr>
          <w:p w:rsidR="00FA057B" w:rsidRPr="009E5FBF" w:rsidRDefault="00FA057B" w:rsidP="00FA057B">
            <w:pPr>
              <w:rPr>
                <w:lang w:eastAsia="fr-FR"/>
              </w:rPr>
            </w:pPr>
            <w:r w:rsidRPr="009E5FBF">
              <w:rPr>
                <w:i/>
                <w:lang w:eastAsia="fr-FR"/>
              </w:rPr>
              <w:t>Pre-requirement</w:t>
            </w:r>
            <w:r w:rsidRPr="009E5FBF">
              <w:rPr>
                <w:lang w:eastAsia="fr-FR"/>
              </w:rPr>
              <w:t xml:space="preserve"> – existing in AIA person with postal address and bank account.</w:t>
            </w:r>
          </w:p>
          <w:p w:rsidR="00FA057B" w:rsidRPr="009E5FBF" w:rsidRDefault="00FA057B" w:rsidP="00FA057B">
            <w:pPr>
              <w:rPr>
                <w:lang w:eastAsia="fr-FR"/>
              </w:rPr>
            </w:pPr>
            <w:r w:rsidRPr="009E5FBF">
              <w:rPr>
                <w:i/>
                <w:lang w:eastAsia="fr-FR"/>
              </w:rPr>
              <w:t>Test</w:t>
            </w:r>
            <w:r w:rsidRPr="009E5FBF">
              <w:rPr>
                <w:lang w:eastAsia="fr-FR"/>
              </w:rPr>
              <w:t xml:space="preserve"> – creation contract with risks Automobile – different coverages and premium adjustment combinations, risks creation on effective date and in future.</w:t>
            </w:r>
          </w:p>
          <w:p w:rsidR="000337E0" w:rsidRPr="009E5FBF" w:rsidRDefault="00FA057B" w:rsidP="00FA057B">
            <w:r w:rsidRPr="009E5FBF">
              <w:rPr>
                <w:i/>
                <w:lang w:eastAsia="fr-FR"/>
              </w:rPr>
              <w:t xml:space="preserve">Expected result - </w:t>
            </w:r>
            <w:r w:rsidRPr="009E5FBF">
              <w:t>WM_SUCCESS – pending activity for New Business.</w:t>
            </w:r>
          </w:p>
        </w:tc>
        <w:tc>
          <w:tcPr>
            <w:tcW w:w="2077" w:type="dxa"/>
            <w:tcBorders>
              <w:top w:val="single" w:sz="12" w:space="0" w:color="9CC2E5"/>
              <w:bottom w:val="single" w:sz="12" w:space="0" w:color="9CC2E5"/>
            </w:tcBorders>
          </w:tcPr>
          <w:p w:rsidR="000337E0" w:rsidRPr="009E5FBF" w:rsidRDefault="009905EC" w:rsidP="007D5866">
            <w:pPr>
              <w:rPr>
                <w:noProof/>
              </w:rPr>
            </w:pPr>
            <w:ins w:id="636" w:author="Krasen Karagyozov" w:date="2018-09-12T10:24:00Z">
              <w:r>
                <w:rPr>
                  <w:noProof/>
                </w:rPr>
                <w:object w:dxaOrig="0" w:dyaOrig="0">
                  <v:shape id="_x0000_s1701" type="#_x0000_t75" style="position:absolute;margin-left:.15pt;margin-top:-37.9pt;width:76.2pt;height:49.2pt;z-index:251962880;mso-position-horizontal:absolute;mso-position-horizontal-relative:text;mso-position-vertical:absolute;mso-position-vertical-relative:text;mso-width-relative:page;mso-height-relative:page">
                    <v:imagedata r:id="rId48" o:title=""/>
                    <w10:wrap type="square"/>
                  </v:shape>
                  <o:OLEObject Type="Embed" ProgID="Package" ShapeID="_x0000_s1701" DrawAspect="Icon" ObjectID="_1632553878" r:id="rId49"/>
                </w:object>
              </w:r>
            </w:ins>
            <w:del w:id="637" w:author="Krasen Karagyozov" w:date="2018-09-12T10:21:00Z">
              <w:r>
                <w:rPr>
                  <w:noProof/>
                </w:rPr>
                <w:object w:dxaOrig="0" w:dyaOrig="0">
                  <v:shape id="_x0000_s1618" type="#_x0000_t75" style="position:absolute;margin-left:.1pt;margin-top:-38.3pt;width:76.15pt;height:49.4pt;z-index:251837952;mso-position-horizontal:absolute;mso-position-horizontal-relative:text;mso-position-vertical:absolute;mso-position-vertical-relative:text;mso-width-relative:page;mso-height-relative:page">
                    <v:imagedata r:id="rId50" o:title=""/>
                    <w10:wrap type="square"/>
                  </v:shape>
                  <o:OLEObject Type="Embed" ProgID="Package" ShapeID="_x0000_s1618" DrawAspect="Icon" ObjectID="_1632553879" r:id="rId51"/>
                </w:object>
              </w:r>
            </w:del>
          </w:p>
        </w:tc>
        <w:tc>
          <w:tcPr>
            <w:tcW w:w="1843" w:type="dxa"/>
            <w:tcBorders>
              <w:top w:val="single" w:sz="12" w:space="0" w:color="9CC2E5"/>
              <w:bottom w:val="single" w:sz="12" w:space="0" w:color="9CC2E5"/>
            </w:tcBorders>
          </w:tcPr>
          <w:p w:rsidR="000337E0" w:rsidRPr="009E5FBF" w:rsidRDefault="009905EC" w:rsidP="007D5866">
            <w:ins w:id="638" w:author="Krasen Karagyozov" w:date="2018-09-12T10:24:00Z">
              <w:r>
                <w:rPr>
                  <w:noProof/>
                </w:rPr>
                <w:object w:dxaOrig="0" w:dyaOrig="0">
                  <v:shape id="_x0000_s1702" type="#_x0000_t75" style="position:absolute;margin-left:.15pt;margin-top:-37.9pt;width:76.2pt;height:49.2pt;z-index:251964928;mso-position-horizontal:absolute;mso-position-horizontal-relative:text;mso-position-vertical:absolute;mso-position-vertical-relative:text;mso-width-relative:page;mso-height-relative:page">
                    <v:imagedata r:id="rId52" o:title=""/>
                    <w10:wrap type="square"/>
                  </v:shape>
                  <o:OLEObject Type="Embed" ProgID="Package" ShapeID="_x0000_s1702" DrawAspect="Icon" ObjectID="_1632553880" r:id="rId53"/>
                </w:object>
              </w:r>
            </w:ins>
            <w:del w:id="639" w:author="Krasen Karagyozov" w:date="2018-09-12T10:21:00Z">
              <w:r>
                <w:rPr>
                  <w:noProof/>
                </w:rPr>
                <w:object w:dxaOrig="0" w:dyaOrig="0">
                  <v:shape id="_x0000_s1619" type="#_x0000_t75" style="position:absolute;margin-left:.1pt;margin-top:-38.3pt;width:76.15pt;height:49.4pt;z-index:251840000;mso-position-horizontal:absolute;mso-position-horizontal-relative:text;mso-position-vertical:absolute;mso-position-vertical-relative:text;mso-width-relative:page;mso-height-relative:page">
                    <v:imagedata r:id="rId54" o:title=""/>
                    <w10:wrap type="square"/>
                  </v:shape>
                  <o:OLEObject Type="Embed" ProgID="Package" ShapeID="_x0000_s1619" DrawAspect="Icon" ObjectID="_1632553881" r:id="rId55"/>
                </w:object>
              </w:r>
            </w:del>
          </w:p>
        </w:tc>
      </w:tr>
      <w:tr w:rsidR="000337E0" w:rsidRPr="009E5FBF" w:rsidTr="001D5DDF">
        <w:trPr>
          <w:trHeight w:val="2218"/>
        </w:trPr>
        <w:tc>
          <w:tcPr>
            <w:tcW w:w="1418" w:type="dxa"/>
            <w:tcBorders>
              <w:top w:val="single" w:sz="12" w:space="0" w:color="9CC2E5"/>
              <w:bottom w:val="single" w:sz="12" w:space="0" w:color="9CC2E5"/>
            </w:tcBorders>
          </w:tcPr>
          <w:p w:rsidR="000337E0" w:rsidRPr="009E5FBF" w:rsidRDefault="000337E0" w:rsidP="007D5866">
            <w:pPr>
              <w:tabs>
                <w:tab w:val="right" w:pos="2194"/>
              </w:tabs>
              <w:rPr>
                <w:b/>
                <w:i/>
                <w:lang w:eastAsia="fr-FR"/>
              </w:rPr>
            </w:pPr>
            <w:r w:rsidRPr="009E5FBF">
              <w:rPr>
                <w:b/>
                <w:i/>
                <w:lang w:eastAsia="fr-FR"/>
              </w:rPr>
              <w:t>TestCase5</w:t>
            </w:r>
          </w:p>
        </w:tc>
        <w:tc>
          <w:tcPr>
            <w:tcW w:w="4302" w:type="dxa"/>
            <w:tcBorders>
              <w:top w:val="single" w:sz="12" w:space="0" w:color="9CC2E5"/>
              <w:bottom w:val="single" w:sz="12" w:space="0" w:color="9CC2E5"/>
            </w:tcBorders>
          </w:tcPr>
          <w:p w:rsidR="00625263" w:rsidRPr="009E5FBF" w:rsidRDefault="00625263" w:rsidP="00625263">
            <w:pPr>
              <w:rPr>
                <w:lang w:eastAsia="fr-FR"/>
              </w:rPr>
            </w:pPr>
            <w:r w:rsidRPr="009E5FBF">
              <w:rPr>
                <w:i/>
                <w:lang w:eastAsia="fr-FR"/>
              </w:rPr>
              <w:t>Pre-requirement</w:t>
            </w:r>
            <w:r w:rsidRPr="009E5FBF">
              <w:rPr>
                <w:lang w:eastAsia="fr-FR"/>
              </w:rPr>
              <w:t xml:space="preserve"> – existing in AIA person with postal address and bank account.</w:t>
            </w:r>
          </w:p>
          <w:p w:rsidR="00625263" w:rsidRPr="009E5FBF" w:rsidRDefault="00625263" w:rsidP="00625263">
            <w:pPr>
              <w:rPr>
                <w:lang w:eastAsia="fr-FR"/>
              </w:rPr>
            </w:pPr>
            <w:r w:rsidRPr="009E5FBF">
              <w:rPr>
                <w:i/>
                <w:lang w:eastAsia="fr-FR"/>
              </w:rPr>
              <w:t>Test</w:t>
            </w:r>
            <w:r w:rsidRPr="009E5FBF">
              <w:rPr>
                <w:lang w:eastAsia="fr-FR"/>
              </w:rPr>
              <w:t xml:space="preserve"> – creation contract with risks Automobile – different kinds for this risk.</w:t>
            </w:r>
          </w:p>
          <w:p w:rsidR="000337E0" w:rsidRPr="009E5FBF" w:rsidRDefault="00625263" w:rsidP="00625263">
            <w:pPr>
              <w:rPr>
                <w:rFonts w:cs="Times New Roman"/>
              </w:rPr>
            </w:pPr>
            <w:r w:rsidRPr="009E5FBF">
              <w:rPr>
                <w:i/>
                <w:lang w:eastAsia="fr-FR"/>
              </w:rPr>
              <w:t xml:space="preserve">Expected result - </w:t>
            </w:r>
            <w:r w:rsidRPr="009E5FBF">
              <w:rPr>
                <w:rFonts w:cs="Courier"/>
                <w:color w:val="000000"/>
              </w:rPr>
              <w:t>WM_SERVICE_FAILED</w:t>
            </w:r>
            <w:r w:rsidRPr="009E5FBF">
              <w:t xml:space="preserve"> - pending activity on risk description task for the risk with message " </w:t>
            </w:r>
            <w:r w:rsidRPr="009E5FBF">
              <w:rPr>
                <w:rFonts w:cs="Times New Roman"/>
              </w:rPr>
              <w:t xml:space="preserve">Les genres Ambulance et </w:t>
            </w:r>
            <w:proofErr w:type="spellStart"/>
            <w:r w:rsidRPr="009E5FBF">
              <w:rPr>
                <w:rFonts w:cs="Times New Roman"/>
              </w:rPr>
              <w:t>Voiture</w:t>
            </w:r>
            <w:proofErr w:type="spellEnd"/>
            <w:r w:rsidRPr="009E5FBF">
              <w:rPr>
                <w:rFonts w:cs="Times New Roman"/>
              </w:rPr>
              <w:t xml:space="preserve"> (</w:t>
            </w:r>
            <w:proofErr w:type="spellStart"/>
            <w:r w:rsidRPr="009E5FBF">
              <w:rPr>
                <w:rFonts w:cs="Times New Roman"/>
              </w:rPr>
              <w:t>sapeurs-pompiers</w:t>
            </w:r>
            <w:proofErr w:type="spellEnd"/>
            <w:r w:rsidRPr="009E5FBF">
              <w:rPr>
                <w:rFonts w:cs="Times New Roman"/>
              </w:rPr>
              <w:t xml:space="preserve">) ne </w:t>
            </w:r>
            <w:proofErr w:type="spellStart"/>
            <w:r w:rsidRPr="009E5FBF">
              <w:rPr>
                <w:rFonts w:cs="Times New Roman"/>
              </w:rPr>
              <w:t>sont</w:t>
            </w:r>
            <w:proofErr w:type="spellEnd"/>
            <w:r w:rsidRPr="009E5FBF">
              <w:rPr>
                <w:rFonts w:cs="Times New Roman"/>
              </w:rPr>
              <w:t xml:space="preserve"> pas </w:t>
            </w:r>
            <w:proofErr w:type="spellStart"/>
            <w:r w:rsidRPr="009E5FBF">
              <w:rPr>
                <w:rFonts w:cs="Times New Roman"/>
              </w:rPr>
              <w:t>possibles</w:t>
            </w:r>
            <w:proofErr w:type="spellEnd"/>
            <w:r w:rsidRPr="009E5FBF">
              <w:t>”.</w:t>
            </w:r>
          </w:p>
        </w:tc>
        <w:tc>
          <w:tcPr>
            <w:tcW w:w="2077" w:type="dxa"/>
            <w:tcBorders>
              <w:top w:val="single" w:sz="12" w:space="0" w:color="9CC2E5"/>
              <w:bottom w:val="single" w:sz="12" w:space="0" w:color="9CC2E5"/>
            </w:tcBorders>
          </w:tcPr>
          <w:p w:rsidR="000337E0" w:rsidRPr="009E5FBF" w:rsidRDefault="009905EC" w:rsidP="007D5866">
            <w:pPr>
              <w:rPr>
                <w:noProof/>
              </w:rPr>
            </w:pPr>
            <w:ins w:id="640" w:author="Krasen Karagyozov" w:date="2018-09-12T10:25:00Z">
              <w:r>
                <w:rPr>
                  <w:noProof/>
                </w:rPr>
                <w:object w:dxaOrig="0" w:dyaOrig="0">
                  <v:shape id="_x0000_s1703" type="#_x0000_t75" style="position:absolute;margin-left:.15pt;margin-top:-37.9pt;width:76.2pt;height:49.2pt;z-index:251966976;mso-position-horizontal:absolute;mso-position-horizontal-relative:text;mso-position-vertical:absolute;mso-position-vertical-relative:text;mso-width-relative:page;mso-height-relative:page">
                    <v:imagedata r:id="rId56" o:title=""/>
                    <w10:wrap type="square"/>
                  </v:shape>
                  <o:OLEObject Type="Embed" ProgID="Package" ShapeID="_x0000_s1703" DrawAspect="Icon" ObjectID="_1632553882" r:id="rId57"/>
                </w:object>
              </w:r>
            </w:ins>
            <w:del w:id="641" w:author="Krasen Karagyozov" w:date="2018-09-12T10:21:00Z">
              <w:r>
                <w:rPr>
                  <w:noProof/>
                </w:rPr>
                <w:object w:dxaOrig="0" w:dyaOrig="0">
                  <v:shape id="_x0000_s1620" type="#_x0000_t75" style="position:absolute;margin-left:.1pt;margin-top:-38.3pt;width:76.15pt;height:49.4pt;z-index:251842048;mso-position-horizontal:absolute;mso-position-horizontal-relative:text;mso-position-vertical:absolute;mso-position-vertical-relative:text;mso-width-relative:page;mso-height-relative:page">
                    <v:imagedata r:id="rId58" o:title=""/>
                    <w10:wrap type="square"/>
                  </v:shape>
                  <o:OLEObject Type="Embed" ProgID="Package" ShapeID="_x0000_s1620" DrawAspect="Icon" ObjectID="_1632553883" r:id="rId59"/>
                </w:object>
              </w:r>
            </w:del>
          </w:p>
        </w:tc>
        <w:tc>
          <w:tcPr>
            <w:tcW w:w="1843" w:type="dxa"/>
            <w:tcBorders>
              <w:top w:val="single" w:sz="12" w:space="0" w:color="9CC2E5"/>
              <w:bottom w:val="single" w:sz="12" w:space="0" w:color="9CC2E5"/>
            </w:tcBorders>
          </w:tcPr>
          <w:p w:rsidR="000337E0" w:rsidRPr="009E5FBF" w:rsidRDefault="00417872" w:rsidP="007D5866">
            <w:ins w:id="642" w:author="Krasen Karagyozov" w:date="2018-09-12T10:25:00Z">
              <w:r>
                <w:object w:dxaOrig="1520" w:dyaOrig="987">
                  <v:shape id="_x0000_i1025" type="#_x0000_t75" style="width:75.75pt;height:49.5pt" o:ole="">
                    <v:imagedata r:id="rId60" o:title=""/>
                  </v:shape>
                  <o:OLEObject Type="Embed" ProgID="Package" ShapeID="_x0000_i1025" DrawAspect="Icon" ObjectID="_1632553859" r:id="rId61"/>
                </w:object>
              </w:r>
            </w:ins>
            <w:del w:id="643" w:author="Krasen Karagyozov" w:date="2018-09-12T10:21:00Z">
              <w:r w:rsidR="009905EC">
                <w:rPr>
                  <w:noProof/>
                </w:rPr>
                <w:object w:dxaOrig="0" w:dyaOrig="0">
                  <v:shape id="_x0000_s1621" type="#_x0000_t75" style="position:absolute;margin-left:.1pt;margin-top:.4pt;width:76.15pt;height:49.4pt;z-index:251844096;mso-position-horizontal:absolute;mso-position-horizontal-relative:text;mso-position-vertical:absolute;mso-position-vertical-relative:text;mso-width-relative:page;mso-height-relative:page">
                    <v:imagedata r:id="rId62" o:title=""/>
                    <w10:wrap type="square"/>
                  </v:shape>
                  <o:OLEObject Type="Embed" ProgID="Package" ShapeID="_x0000_s1621" DrawAspect="Icon" ObjectID="_1632553884" r:id="rId63"/>
                </w:object>
              </w:r>
            </w:del>
          </w:p>
        </w:tc>
      </w:tr>
      <w:tr w:rsidR="001D5DDF" w:rsidRPr="009E5FBF" w:rsidTr="001D5DDF">
        <w:trPr>
          <w:trHeight w:val="2218"/>
        </w:trPr>
        <w:tc>
          <w:tcPr>
            <w:tcW w:w="1418" w:type="dxa"/>
            <w:tcBorders>
              <w:top w:val="single" w:sz="12" w:space="0" w:color="9CC2E5"/>
              <w:bottom w:val="single" w:sz="12" w:space="0" w:color="9CC2E5"/>
            </w:tcBorders>
          </w:tcPr>
          <w:p w:rsidR="001D5DDF" w:rsidRPr="009E5FBF" w:rsidRDefault="001D5DDF" w:rsidP="007D5866">
            <w:pPr>
              <w:tabs>
                <w:tab w:val="right" w:pos="2194"/>
              </w:tabs>
              <w:rPr>
                <w:b/>
                <w:i/>
                <w:lang w:eastAsia="fr-FR"/>
              </w:rPr>
            </w:pPr>
            <w:r w:rsidRPr="009E5FBF">
              <w:rPr>
                <w:b/>
                <w:i/>
                <w:lang w:eastAsia="fr-FR"/>
              </w:rPr>
              <w:t>TestCase6</w:t>
            </w:r>
          </w:p>
        </w:tc>
        <w:tc>
          <w:tcPr>
            <w:tcW w:w="4302" w:type="dxa"/>
            <w:tcBorders>
              <w:top w:val="single" w:sz="12" w:space="0" w:color="9CC2E5"/>
              <w:bottom w:val="single" w:sz="12" w:space="0" w:color="9CC2E5"/>
            </w:tcBorders>
          </w:tcPr>
          <w:p w:rsidR="00F90C5B" w:rsidRPr="009E5FBF" w:rsidRDefault="00F90C5B" w:rsidP="00F90C5B">
            <w:pPr>
              <w:rPr>
                <w:lang w:eastAsia="fr-FR"/>
              </w:rPr>
            </w:pPr>
            <w:r w:rsidRPr="009E5FBF">
              <w:rPr>
                <w:i/>
                <w:lang w:eastAsia="fr-FR"/>
              </w:rPr>
              <w:t>Pre-requirement</w:t>
            </w:r>
            <w:r w:rsidRPr="009E5FBF">
              <w:rPr>
                <w:lang w:eastAsia="fr-FR"/>
              </w:rPr>
              <w:t xml:space="preserve"> – existing in AIA person with postal address and bank account.</w:t>
            </w:r>
          </w:p>
          <w:p w:rsidR="00F90C5B" w:rsidRPr="009E5FBF" w:rsidRDefault="00F90C5B" w:rsidP="00F90C5B">
            <w:pPr>
              <w:rPr>
                <w:lang w:eastAsia="fr-FR"/>
              </w:rPr>
            </w:pPr>
            <w:r w:rsidRPr="009E5FBF">
              <w:rPr>
                <w:i/>
                <w:lang w:eastAsia="fr-FR"/>
              </w:rPr>
              <w:t>Test</w:t>
            </w:r>
            <w:r w:rsidRPr="009E5FBF">
              <w:rPr>
                <w:lang w:eastAsia="fr-FR"/>
              </w:rPr>
              <w:t xml:space="preserve"> – creation contract with risks Automobile – al risks with effective date in future compare to effective date for the New Business activity.</w:t>
            </w:r>
          </w:p>
          <w:p w:rsidR="001D5DDF" w:rsidRPr="009E5FBF" w:rsidRDefault="00F90C5B" w:rsidP="00F90C5B">
            <w:r w:rsidRPr="009E5FBF">
              <w:rPr>
                <w:i/>
                <w:lang w:eastAsia="fr-FR"/>
              </w:rPr>
              <w:t xml:space="preserve">Expected result - </w:t>
            </w:r>
            <w:r w:rsidRPr="009E5FBF">
              <w:rPr>
                <w:rFonts w:cs="Courier"/>
                <w:color w:val="000000"/>
              </w:rPr>
              <w:t>WM_SERVICE_FAILED</w:t>
            </w:r>
            <w:r w:rsidRPr="009E5FBF">
              <w:t xml:space="preserve"> - pending activity on risk description task for the risk with message “</w:t>
            </w:r>
            <w:r w:rsidRPr="009E5FBF">
              <w:rPr>
                <w:rFonts w:cs="Courier"/>
                <w:color w:val="000000"/>
              </w:rPr>
              <w:t>At least one risk should be active - Deactivation of all contract risks should be managed by Cancel Contract or Suspend contract activity”</w:t>
            </w:r>
          </w:p>
        </w:tc>
        <w:tc>
          <w:tcPr>
            <w:tcW w:w="2077" w:type="dxa"/>
            <w:tcBorders>
              <w:top w:val="single" w:sz="12" w:space="0" w:color="9CC2E5"/>
              <w:bottom w:val="single" w:sz="12" w:space="0" w:color="9CC2E5"/>
            </w:tcBorders>
          </w:tcPr>
          <w:p w:rsidR="001D5DDF" w:rsidRPr="009E5FBF" w:rsidRDefault="009905EC" w:rsidP="007D5866">
            <w:pPr>
              <w:rPr>
                <w:noProof/>
              </w:rPr>
            </w:pPr>
            <w:ins w:id="644" w:author="Krasen Karagyozov" w:date="2018-09-12T10:25:00Z">
              <w:r>
                <w:rPr>
                  <w:noProof/>
                </w:rPr>
                <w:object w:dxaOrig="0" w:dyaOrig="0">
                  <v:shape id="_x0000_s1704" type="#_x0000_t75" style="position:absolute;margin-left:.15pt;margin-top:-37.95pt;width:76.2pt;height:49.2pt;z-index:251969024;mso-position-horizontal:absolute;mso-position-horizontal-relative:text;mso-position-vertical:absolute;mso-position-vertical-relative:text;mso-width-relative:page;mso-height-relative:page">
                    <v:imagedata r:id="rId64" o:title=""/>
                    <w10:wrap type="square"/>
                  </v:shape>
                  <o:OLEObject Type="Embed" ProgID="Package" ShapeID="_x0000_s1704" DrawAspect="Icon" ObjectID="_1632553885" r:id="rId65"/>
                </w:object>
              </w:r>
            </w:ins>
            <w:del w:id="645" w:author="Krasen Karagyozov" w:date="2018-09-12T10:21:00Z">
              <w:r>
                <w:rPr>
                  <w:noProof/>
                </w:rPr>
                <w:object w:dxaOrig="0" w:dyaOrig="0">
                  <v:shape id="_x0000_s1622" type="#_x0000_t75" style="position:absolute;margin-left:.1pt;margin-top:-38.35pt;width:76.15pt;height:49.4pt;z-index:251846144;mso-position-horizontal:absolute;mso-position-horizontal-relative:text;mso-position-vertical:absolute;mso-position-vertical-relative:text;mso-width-relative:page;mso-height-relative:page">
                    <v:imagedata r:id="rId66" o:title=""/>
                    <w10:wrap type="square"/>
                  </v:shape>
                  <o:OLEObject Type="Embed" ProgID="Package" ShapeID="_x0000_s1622" DrawAspect="Icon" ObjectID="_1632553886" r:id="rId67"/>
                </w:object>
              </w:r>
            </w:del>
          </w:p>
        </w:tc>
        <w:tc>
          <w:tcPr>
            <w:tcW w:w="1843" w:type="dxa"/>
            <w:tcBorders>
              <w:top w:val="single" w:sz="12" w:space="0" w:color="9CC2E5"/>
              <w:bottom w:val="single" w:sz="12" w:space="0" w:color="9CC2E5"/>
            </w:tcBorders>
          </w:tcPr>
          <w:p w:rsidR="001D5DDF" w:rsidRPr="009E5FBF" w:rsidRDefault="009905EC" w:rsidP="007D5866">
            <w:ins w:id="646" w:author="Krasen Karagyozov" w:date="2018-09-12T10:25:00Z">
              <w:r>
                <w:rPr>
                  <w:noProof/>
                </w:rPr>
                <w:object w:dxaOrig="0" w:dyaOrig="0">
                  <v:shape id="_x0000_s1705" type="#_x0000_t75" style="position:absolute;margin-left:.15pt;margin-top:-37.95pt;width:76.2pt;height:49.2pt;z-index:251971072;mso-position-horizontal:absolute;mso-position-horizontal-relative:text;mso-position-vertical:absolute;mso-position-vertical-relative:text;mso-width-relative:page;mso-height-relative:page">
                    <v:imagedata r:id="rId68" o:title=""/>
                    <w10:wrap type="square"/>
                  </v:shape>
                  <o:OLEObject Type="Embed" ProgID="Package" ShapeID="_x0000_s1705" DrawAspect="Icon" ObjectID="_1632553887" r:id="rId69"/>
                </w:object>
              </w:r>
            </w:ins>
            <w:del w:id="647" w:author="Krasen Karagyozov" w:date="2018-09-12T10:21:00Z">
              <w:r>
                <w:rPr>
                  <w:noProof/>
                </w:rPr>
                <w:object w:dxaOrig="0" w:dyaOrig="0">
                  <v:shape id="_x0000_s1623" type="#_x0000_t75" style="position:absolute;margin-left:.1pt;margin-top:-38.35pt;width:76.15pt;height:49.4pt;z-index:251848192;mso-position-horizontal:absolute;mso-position-horizontal-relative:text;mso-position-vertical:absolute;mso-position-vertical-relative:text;mso-width-relative:page;mso-height-relative:page">
                    <v:imagedata r:id="rId70" o:title=""/>
                    <w10:wrap type="square"/>
                  </v:shape>
                  <o:OLEObject Type="Embed" ProgID="Package" ShapeID="_x0000_s1623" DrawAspect="Icon" ObjectID="_1632553888" r:id="rId71"/>
                </w:object>
              </w:r>
            </w:del>
          </w:p>
        </w:tc>
      </w:tr>
      <w:tr w:rsidR="001D5DDF" w:rsidRPr="009E5FBF" w:rsidTr="001D5DDF">
        <w:trPr>
          <w:trHeight w:val="2218"/>
        </w:trPr>
        <w:tc>
          <w:tcPr>
            <w:tcW w:w="1418" w:type="dxa"/>
            <w:tcBorders>
              <w:top w:val="single" w:sz="12" w:space="0" w:color="9CC2E5"/>
              <w:bottom w:val="single" w:sz="12" w:space="0" w:color="9CC2E5"/>
            </w:tcBorders>
          </w:tcPr>
          <w:p w:rsidR="001D5DDF" w:rsidRPr="009E5FBF" w:rsidRDefault="001D5DDF" w:rsidP="007D5866">
            <w:pPr>
              <w:tabs>
                <w:tab w:val="right" w:pos="2194"/>
              </w:tabs>
              <w:rPr>
                <w:b/>
                <w:i/>
                <w:lang w:eastAsia="fr-FR"/>
              </w:rPr>
            </w:pPr>
            <w:r w:rsidRPr="009E5FBF">
              <w:rPr>
                <w:b/>
                <w:i/>
                <w:lang w:eastAsia="fr-FR"/>
              </w:rPr>
              <w:lastRenderedPageBreak/>
              <w:t>TestCase7</w:t>
            </w:r>
          </w:p>
        </w:tc>
        <w:tc>
          <w:tcPr>
            <w:tcW w:w="4302" w:type="dxa"/>
            <w:tcBorders>
              <w:top w:val="single" w:sz="12" w:space="0" w:color="9CC2E5"/>
              <w:bottom w:val="single" w:sz="12" w:space="0" w:color="9CC2E5"/>
            </w:tcBorders>
          </w:tcPr>
          <w:p w:rsidR="00DC0344" w:rsidRPr="009E5FBF" w:rsidRDefault="00DC0344" w:rsidP="00DC0344">
            <w:pPr>
              <w:rPr>
                <w:lang w:eastAsia="fr-FR"/>
              </w:rPr>
            </w:pPr>
            <w:r w:rsidRPr="009E5FBF">
              <w:rPr>
                <w:i/>
                <w:lang w:eastAsia="fr-FR"/>
              </w:rPr>
              <w:t>Pre-requirement</w:t>
            </w:r>
            <w:r w:rsidRPr="009E5FBF">
              <w:rPr>
                <w:lang w:eastAsia="fr-FR"/>
              </w:rPr>
              <w:t xml:space="preserve"> – existing in AIA person with postal address and bank account.</w:t>
            </w:r>
          </w:p>
          <w:p w:rsidR="00DC0344" w:rsidRPr="009E5FBF" w:rsidRDefault="00DC0344" w:rsidP="00DC0344">
            <w:pPr>
              <w:rPr>
                <w:lang w:eastAsia="fr-FR"/>
              </w:rPr>
            </w:pPr>
            <w:r w:rsidRPr="009E5FBF">
              <w:rPr>
                <w:i/>
                <w:lang w:eastAsia="fr-FR"/>
              </w:rPr>
              <w:t>Test</w:t>
            </w:r>
            <w:r w:rsidRPr="009E5FBF">
              <w:rPr>
                <w:lang w:eastAsia="fr-FR"/>
              </w:rPr>
              <w:t xml:space="preserve"> – creation contract with risks Camping car – different coverages and premium adjustment combinations, risks creation on effective date and in future.</w:t>
            </w:r>
          </w:p>
          <w:p w:rsidR="001D5DDF" w:rsidRPr="009E5FBF" w:rsidRDefault="00DC0344" w:rsidP="00DC0344">
            <w:r w:rsidRPr="009E5FBF">
              <w:rPr>
                <w:i/>
                <w:lang w:eastAsia="fr-FR"/>
              </w:rPr>
              <w:t xml:space="preserve">Expected result - </w:t>
            </w:r>
            <w:r w:rsidRPr="009E5FBF">
              <w:rPr>
                <w:rFonts w:cs="Courier"/>
                <w:color w:val="000000"/>
              </w:rPr>
              <w:t>WM_SUCCESS</w:t>
            </w:r>
            <w:r w:rsidRPr="009E5FBF">
              <w:t xml:space="preserve"> - pending activity on step Premium Adjustment, having 2 risks loaded.</w:t>
            </w:r>
          </w:p>
        </w:tc>
        <w:tc>
          <w:tcPr>
            <w:tcW w:w="2077" w:type="dxa"/>
            <w:tcBorders>
              <w:top w:val="single" w:sz="12" w:space="0" w:color="9CC2E5"/>
              <w:bottom w:val="single" w:sz="12" w:space="0" w:color="9CC2E5"/>
            </w:tcBorders>
          </w:tcPr>
          <w:p w:rsidR="001D5DDF" w:rsidRPr="009E5FBF" w:rsidRDefault="009905EC" w:rsidP="007D5866">
            <w:pPr>
              <w:rPr>
                <w:noProof/>
              </w:rPr>
            </w:pPr>
            <w:ins w:id="648" w:author="Krasen Karagyozov" w:date="2018-09-12T10:25:00Z">
              <w:r>
                <w:rPr>
                  <w:noProof/>
                </w:rPr>
                <w:object w:dxaOrig="0" w:dyaOrig="0">
                  <v:shape id="_x0000_s1706" type="#_x0000_t75" style="position:absolute;margin-left:.15pt;margin-top:-37.95pt;width:76.2pt;height:49.2pt;z-index:251973120;mso-position-horizontal:absolute;mso-position-horizontal-relative:text;mso-position-vertical:absolute;mso-position-vertical-relative:text;mso-width-relative:page;mso-height-relative:page">
                    <v:imagedata r:id="rId72" o:title=""/>
                    <w10:wrap type="square"/>
                  </v:shape>
                  <o:OLEObject Type="Embed" ProgID="Package" ShapeID="_x0000_s1706" DrawAspect="Icon" ObjectID="_1632553889" r:id="rId73"/>
                </w:object>
              </w:r>
            </w:ins>
            <w:del w:id="649" w:author="Krasen Karagyozov" w:date="2018-09-12T10:21:00Z">
              <w:r>
                <w:rPr>
                  <w:noProof/>
                </w:rPr>
                <w:object w:dxaOrig="0" w:dyaOrig="0">
                  <v:shape id="_x0000_s1624" type="#_x0000_t75" style="position:absolute;margin-left:.1pt;margin-top:-38.35pt;width:76.15pt;height:49.4pt;z-index:251850240;mso-position-horizontal:absolute;mso-position-horizontal-relative:text;mso-position-vertical:absolute;mso-position-vertical-relative:text;mso-width-relative:page;mso-height-relative:page">
                    <v:imagedata r:id="rId74" o:title=""/>
                    <w10:wrap type="square"/>
                  </v:shape>
                  <o:OLEObject Type="Embed" ProgID="Package" ShapeID="_x0000_s1624" DrawAspect="Icon" ObjectID="_1632553890" r:id="rId75"/>
                </w:object>
              </w:r>
            </w:del>
          </w:p>
        </w:tc>
        <w:tc>
          <w:tcPr>
            <w:tcW w:w="1843" w:type="dxa"/>
            <w:tcBorders>
              <w:top w:val="single" w:sz="12" w:space="0" w:color="9CC2E5"/>
              <w:bottom w:val="single" w:sz="12" w:space="0" w:color="9CC2E5"/>
            </w:tcBorders>
          </w:tcPr>
          <w:p w:rsidR="001D5DDF" w:rsidRPr="009E5FBF" w:rsidRDefault="009905EC" w:rsidP="007D5866">
            <w:ins w:id="650" w:author="Krasen Karagyozov" w:date="2018-09-12T10:26:00Z">
              <w:r>
                <w:rPr>
                  <w:noProof/>
                </w:rPr>
                <w:object w:dxaOrig="0" w:dyaOrig="0">
                  <v:shape id="_x0000_s1707" type="#_x0000_t75" style="position:absolute;margin-left:.15pt;margin-top:-37.95pt;width:76.2pt;height:49.2pt;z-index:251975168;mso-position-horizontal:absolute;mso-position-horizontal-relative:text;mso-position-vertical:absolute;mso-position-vertical-relative:text;mso-width-relative:page;mso-height-relative:page">
                    <v:imagedata r:id="rId76" o:title=""/>
                    <w10:wrap type="square"/>
                  </v:shape>
                  <o:OLEObject Type="Embed" ProgID="Package" ShapeID="_x0000_s1707" DrawAspect="Icon" ObjectID="_1632553891" r:id="rId77"/>
                </w:object>
              </w:r>
            </w:ins>
            <w:del w:id="651" w:author="Krasen Karagyozov" w:date="2018-09-12T10:21:00Z">
              <w:r>
                <w:rPr>
                  <w:noProof/>
                </w:rPr>
                <w:object w:dxaOrig="0" w:dyaOrig="0">
                  <v:shape id="_x0000_s1625" type="#_x0000_t75" style="position:absolute;margin-left:.1pt;margin-top:-38.35pt;width:76.15pt;height:49.4pt;z-index:251852288;mso-position-horizontal:absolute;mso-position-horizontal-relative:text;mso-position-vertical:absolute;mso-position-vertical-relative:text;mso-width-relative:page;mso-height-relative:page">
                    <v:imagedata r:id="rId78" o:title=""/>
                    <w10:wrap type="square"/>
                  </v:shape>
                  <o:OLEObject Type="Embed" ProgID="Package" ShapeID="_x0000_s1625" DrawAspect="Icon" ObjectID="_1632553892" r:id="rId79"/>
                </w:object>
              </w:r>
            </w:del>
          </w:p>
        </w:tc>
      </w:tr>
      <w:tr w:rsidR="001D5DDF" w:rsidRPr="009E5FBF" w:rsidTr="00266B94">
        <w:trPr>
          <w:trHeight w:val="1815"/>
        </w:trPr>
        <w:tc>
          <w:tcPr>
            <w:tcW w:w="1418" w:type="dxa"/>
            <w:tcBorders>
              <w:top w:val="single" w:sz="12" w:space="0" w:color="9CC2E5"/>
              <w:bottom w:val="single" w:sz="12" w:space="0" w:color="9CC2E5"/>
            </w:tcBorders>
          </w:tcPr>
          <w:p w:rsidR="001D5DDF" w:rsidRPr="009E5FBF" w:rsidRDefault="001D5DDF" w:rsidP="007D5866">
            <w:pPr>
              <w:tabs>
                <w:tab w:val="right" w:pos="2194"/>
              </w:tabs>
              <w:rPr>
                <w:b/>
                <w:i/>
                <w:lang w:eastAsia="fr-FR"/>
              </w:rPr>
            </w:pPr>
            <w:r w:rsidRPr="009E5FBF">
              <w:rPr>
                <w:b/>
                <w:i/>
                <w:lang w:eastAsia="fr-FR"/>
              </w:rPr>
              <w:t>TestCase8</w:t>
            </w:r>
          </w:p>
        </w:tc>
        <w:tc>
          <w:tcPr>
            <w:tcW w:w="4302" w:type="dxa"/>
            <w:tcBorders>
              <w:top w:val="single" w:sz="12" w:space="0" w:color="9CC2E5"/>
              <w:bottom w:val="single" w:sz="12" w:space="0" w:color="9CC2E5"/>
            </w:tcBorders>
          </w:tcPr>
          <w:p w:rsidR="00266B94" w:rsidRPr="009E5FBF" w:rsidRDefault="00266B94" w:rsidP="00266B94">
            <w:pPr>
              <w:rPr>
                <w:lang w:eastAsia="fr-FR"/>
              </w:rPr>
            </w:pPr>
            <w:r w:rsidRPr="009E5FBF">
              <w:rPr>
                <w:i/>
                <w:lang w:eastAsia="fr-FR"/>
              </w:rPr>
              <w:t>Pre-requirement</w:t>
            </w:r>
            <w:r w:rsidRPr="009E5FBF">
              <w:rPr>
                <w:lang w:eastAsia="fr-FR"/>
              </w:rPr>
              <w:t xml:space="preserve"> – existing in AIA person with postal address and bank account.</w:t>
            </w:r>
          </w:p>
          <w:p w:rsidR="00266B94" w:rsidRPr="009E5FBF" w:rsidRDefault="00266B94" w:rsidP="00266B94">
            <w:pPr>
              <w:rPr>
                <w:lang w:eastAsia="fr-FR"/>
              </w:rPr>
            </w:pPr>
            <w:r w:rsidRPr="009E5FBF">
              <w:rPr>
                <w:i/>
                <w:lang w:eastAsia="fr-FR"/>
              </w:rPr>
              <w:t>Test</w:t>
            </w:r>
            <w:r w:rsidRPr="009E5FBF">
              <w:rPr>
                <w:lang w:eastAsia="fr-FR"/>
              </w:rPr>
              <w:t xml:space="preserve"> – creation contract with risks Camping car – no data for coverages to be selected</w:t>
            </w:r>
          </w:p>
          <w:p w:rsidR="001D5DDF" w:rsidRPr="009E5FBF" w:rsidRDefault="00266B94" w:rsidP="00266B94">
            <w:r w:rsidRPr="009E5FBF">
              <w:rPr>
                <w:i/>
                <w:lang w:eastAsia="fr-FR"/>
              </w:rPr>
              <w:t xml:space="preserve">Expected result - </w:t>
            </w:r>
            <w:r w:rsidRPr="009E5FBF">
              <w:rPr>
                <w:rFonts w:cs="Courier"/>
                <w:color w:val="000000"/>
              </w:rPr>
              <w:t>WM_SERVICE_FAILED with message - No coverages selected.</w:t>
            </w:r>
          </w:p>
        </w:tc>
        <w:tc>
          <w:tcPr>
            <w:tcW w:w="2077" w:type="dxa"/>
            <w:tcBorders>
              <w:top w:val="single" w:sz="12" w:space="0" w:color="9CC2E5"/>
              <w:bottom w:val="single" w:sz="12" w:space="0" w:color="9CC2E5"/>
            </w:tcBorders>
          </w:tcPr>
          <w:p w:rsidR="001D5DDF" w:rsidRPr="009E5FBF" w:rsidRDefault="009905EC" w:rsidP="007D5866">
            <w:pPr>
              <w:rPr>
                <w:noProof/>
              </w:rPr>
            </w:pPr>
            <w:ins w:id="652" w:author="Krasen Karagyozov" w:date="2018-09-12T10:26:00Z">
              <w:r>
                <w:rPr>
                  <w:noProof/>
                </w:rPr>
                <w:object w:dxaOrig="0" w:dyaOrig="0">
                  <v:shape id="_x0000_s1708" type="#_x0000_t75" style="position:absolute;margin-left:.15pt;margin-top:-37.95pt;width:76.2pt;height:49.2pt;z-index:251977216;mso-position-horizontal:absolute;mso-position-horizontal-relative:text;mso-position-vertical:absolute;mso-position-vertical-relative:text;mso-width-relative:page;mso-height-relative:page">
                    <v:imagedata r:id="rId80" o:title=""/>
                    <w10:wrap type="square"/>
                  </v:shape>
                  <o:OLEObject Type="Embed" ProgID="Package" ShapeID="_x0000_s1708" DrawAspect="Icon" ObjectID="_1632553893" r:id="rId81"/>
                </w:object>
              </w:r>
            </w:ins>
            <w:del w:id="653" w:author="Krasen Karagyozov" w:date="2018-09-12T10:21:00Z">
              <w:r>
                <w:rPr>
                  <w:noProof/>
                </w:rPr>
                <w:object w:dxaOrig="0" w:dyaOrig="0">
                  <v:shape id="_x0000_s1626" type="#_x0000_t75" style="position:absolute;margin-left:.1pt;margin-top:-38.35pt;width:76.15pt;height:49.4pt;z-index:251854336;mso-position-horizontal:absolute;mso-position-horizontal-relative:text;mso-position-vertical:absolute;mso-position-vertical-relative:text;mso-width-relative:page;mso-height-relative:page">
                    <v:imagedata r:id="rId82" o:title=""/>
                    <w10:wrap type="square"/>
                  </v:shape>
                  <o:OLEObject Type="Embed" ProgID="Package" ShapeID="_x0000_s1626" DrawAspect="Icon" ObjectID="_1632553894" r:id="rId83"/>
                </w:object>
              </w:r>
            </w:del>
          </w:p>
        </w:tc>
        <w:tc>
          <w:tcPr>
            <w:tcW w:w="1843" w:type="dxa"/>
            <w:tcBorders>
              <w:top w:val="single" w:sz="12" w:space="0" w:color="9CC2E5"/>
              <w:bottom w:val="single" w:sz="12" w:space="0" w:color="9CC2E5"/>
            </w:tcBorders>
          </w:tcPr>
          <w:p w:rsidR="001D5DDF" w:rsidRPr="009E5FBF" w:rsidRDefault="009905EC" w:rsidP="007D5866">
            <w:ins w:id="654" w:author="Krasen Karagyozov" w:date="2018-09-12T10:26:00Z">
              <w:r>
                <w:rPr>
                  <w:noProof/>
                </w:rPr>
                <w:object w:dxaOrig="0" w:dyaOrig="0">
                  <v:shape id="_x0000_s1709" type="#_x0000_t75" style="position:absolute;margin-left:.15pt;margin-top:-37.95pt;width:76.2pt;height:49.2pt;z-index:251979264;mso-position-horizontal:absolute;mso-position-horizontal-relative:text;mso-position-vertical:absolute;mso-position-vertical-relative:text;mso-width-relative:page;mso-height-relative:page">
                    <v:imagedata r:id="rId84" o:title=""/>
                    <w10:wrap type="square"/>
                  </v:shape>
                  <o:OLEObject Type="Embed" ProgID="Package" ShapeID="_x0000_s1709" DrawAspect="Icon" ObjectID="_1632553895" r:id="rId85"/>
                </w:object>
              </w:r>
            </w:ins>
            <w:del w:id="655" w:author="Krasen Karagyozov" w:date="2018-09-12T10:21:00Z">
              <w:r>
                <w:rPr>
                  <w:noProof/>
                </w:rPr>
                <w:object w:dxaOrig="0" w:dyaOrig="0">
                  <v:shape id="_x0000_s1627" type="#_x0000_t75" style="position:absolute;margin-left:.1pt;margin-top:-38.35pt;width:76.15pt;height:49.4pt;z-index:251856384;mso-position-horizontal:absolute;mso-position-horizontal-relative:text;mso-position-vertical:absolute;mso-position-vertical-relative:text;mso-width-relative:page;mso-height-relative:page">
                    <v:imagedata r:id="rId86" o:title=""/>
                    <w10:wrap type="square"/>
                  </v:shape>
                  <o:OLEObject Type="Embed" ProgID="Package" ShapeID="_x0000_s1627" DrawAspect="Icon" ObjectID="_1632553896" r:id="rId87"/>
                </w:object>
              </w:r>
            </w:del>
          </w:p>
        </w:tc>
      </w:tr>
      <w:tr w:rsidR="00F65BC4" w:rsidRPr="009E5FBF" w:rsidTr="007D5866">
        <w:trPr>
          <w:trHeight w:val="2218"/>
        </w:trPr>
        <w:tc>
          <w:tcPr>
            <w:tcW w:w="1418" w:type="dxa"/>
            <w:tcBorders>
              <w:top w:val="single" w:sz="12" w:space="0" w:color="9CC2E5"/>
              <w:bottom w:val="single" w:sz="4" w:space="0" w:color="9CC2E5"/>
            </w:tcBorders>
          </w:tcPr>
          <w:p w:rsidR="00F65BC4" w:rsidRPr="009E5FBF" w:rsidRDefault="00F65BC4" w:rsidP="007D5866">
            <w:pPr>
              <w:tabs>
                <w:tab w:val="right" w:pos="2194"/>
              </w:tabs>
              <w:rPr>
                <w:b/>
                <w:i/>
                <w:lang w:eastAsia="fr-FR"/>
              </w:rPr>
            </w:pPr>
            <w:r w:rsidRPr="009E5FBF">
              <w:rPr>
                <w:b/>
                <w:i/>
                <w:lang w:eastAsia="fr-FR"/>
              </w:rPr>
              <w:t>TestCase9</w:t>
            </w:r>
          </w:p>
        </w:tc>
        <w:tc>
          <w:tcPr>
            <w:tcW w:w="4302" w:type="dxa"/>
            <w:tcBorders>
              <w:top w:val="single" w:sz="12" w:space="0" w:color="9CC2E5"/>
              <w:bottom w:val="single" w:sz="4" w:space="0" w:color="9CC2E5"/>
            </w:tcBorders>
          </w:tcPr>
          <w:p w:rsidR="0026132C" w:rsidRPr="009E5FBF" w:rsidRDefault="0026132C" w:rsidP="0026132C">
            <w:pPr>
              <w:rPr>
                <w:lang w:eastAsia="fr-FR"/>
              </w:rPr>
            </w:pPr>
            <w:r w:rsidRPr="009E5FBF">
              <w:rPr>
                <w:i/>
                <w:lang w:eastAsia="fr-FR"/>
              </w:rPr>
              <w:t>Pre-requirement</w:t>
            </w:r>
            <w:r w:rsidRPr="009E5FBF">
              <w:rPr>
                <w:lang w:eastAsia="fr-FR"/>
              </w:rPr>
              <w:t xml:space="preserve"> – existing in AIA person with postal address and bank account.</w:t>
            </w:r>
          </w:p>
          <w:p w:rsidR="0026132C" w:rsidRPr="009E5FBF" w:rsidRDefault="0026132C" w:rsidP="0026132C">
            <w:pPr>
              <w:rPr>
                <w:lang w:eastAsia="fr-FR"/>
              </w:rPr>
            </w:pPr>
            <w:r w:rsidRPr="009E5FBF">
              <w:rPr>
                <w:i/>
                <w:lang w:eastAsia="fr-FR"/>
              </w:rPr>
              <w:t>Test</w:t>
            </w:r>
            <w:r w:rsidRPr="009E5FBF">
              <w:rPr>
                <w:lang w:eastAsia="fr-FR"/>
              </w:rPr>
              <w:t xml:space="preserve"> – creation contract with risks Caravane – different coverages and premium adjustment combinations, risks creation on effective date and in future.</w:t>
            </w:r>
          </w:p>
          <w:p w:rsidR="00F65BC4" w:rsidRPr="009E5FBF" w:rsidRDefault="0026132C" w:rsidP="0026132C">
            <w:r w:rsidRPr="009E5FBF">
              <w:rPr>
                <w:i/>
                <w:lang w:eastAsia="fr-FR"/>
              </w:rPr>
              <w:t xml:space="preserve">Expected result - </w:t>
            </w:r>
            <w:r w:rsidRPr="009E5FBF">
              <w:rPr>
                <w:rFonts w:cs="Courier"/>
                <w:color w:val="000000"/>
              </w:rPr>
              <w:t>WM_SUCCESS</w:t>
            </w:r>
            <w:r w:rsidRPr="009E5FBF">
              <w:t xml:space="preserve"> - pending activity on step Premium Adjustment, having 2 risks loaded.</w:t>
            </w:r>
          </w:p>
        </w:tc>
        <w:tc>
          <w:tcPr>
            <w:tcW w:w="2077" w:type="dxa"/>
            <w:tcBorders>
              <w:top w:val="single" w:sz="12" w:space="0" w:color="9CC2E5"/>
              <w:bottom w:val="single" w:sz="4" w:space="0" w:color="9CC2E5"/>
            </w:tcBorders>
          </w:tcPr>
          <w:p w:rsidR="00F65BC4" w:rsidRPr="009E5FBF" w:rsidRDefault="009905EC" w:rsidP="007D5866">
            <w:pPr>
              <w:rPr>
                <w:noProof/>
              </w:rPr>
            </w:pPr>
            <w:ins w:id="656" w:author="Krasen Karagyozov" w:date="2018-09-12T10:26:00Z">
              <w:r>
                <w:rPr>
                  <w:noProof/>
                </w:rPr>
                <w:object w:dxaOrig="0" w:dyaOrig="0">
                  <v:shape id="_x0000_s1710" type="#_x0000_t75" style="position:absolute;margin-left:.15pt;margin-top:-37.95pt;width:76.2pt;height:49.2pt;z-index:251981312;mso-position-horizontal:absolute;mso-position-horizontal-relative:text;mso-position-vertical:absolute;mso-position-vertical-relative:text;mso-width-relative:page;mso-height-relative:page">
                    <v:imagedata r:id="rId60" o:title=""/>
                    <w10:wrap type="square"/>
                  </v:shape>
                  <o:OLEObject Type="Embed" ProgID="Package" ShapeID="_x0000_s1710" DrawAspect="Icon" ObjectID="_1632553897" r:id="rId88"/>
                </w:object>
              </w:r>
            </w:ins>
            <w:del w:id="657" w:author="Krasen Karagyozov" w:date="2018-09-12T10:21:00Z">
              <w:r>
                <w:rPr>
                  <w:noProof/>
                </w:rPr>
                <w:object w:dxaOrig="0" w:dyaOrig="0">
                  <v:shape id="_x0000_s1628" type="#_x0000_t75" style="position:absolute;margin-left:.1pt;margin-top:-38.35pt;width:76.15pt;height:49.4pt;z-index:251858432;mso-position-horizontal:absolute;mso-position-horizontal-relative:text;mso-position-vertical:absolute;mso-position-vertical-relative:text;mso-width-relative:page;mso-height-relative:page">
                    <v:imagedata r:id="rId89" o:title=""/>
                    <w10:wrap type="square"/>
                  </v:shape>
                  <o:OLEObject Type="Embed" ProgID="Package" ShapeID="_x0000_s1628" DrawAspect="Icon" ObjectID="_1632553898" r:id="rId90"/>
                </w:object>
              </w:r>
            </w:del>
          </w:p>
        </w:tc>
        <w:tc>
          <w:tcPr>
            <w:tcW w:w="1843" w:type="dxa"/>
            <w:tcBorders>
              <w:top w:val="single" w:sz="12" w:space="0" w:color="9CC2E5"/>
              <w:bottom w:val="single" w:sz="4" w:space="0" w:color="9CC2E5"/>
            </w:tcBorders>
          </w:tcPr>
          <w:p w:rsidR="00F65BC4" w:rsidRPr="009E5FBF" w:rsidRDefault="009905EC" w:rsidP="007D5866">
            <w:pPr>
              <w:rPr>
                <w:noProof/>
              </w:rPr>
            </w:pPr>
            <w:ins w:id="658" w:author="Krasen Karagyozov" w:date="2018-09-12T10:26:00Z">
              <w:r>
                <w:rPr>
                  <w:noProof/>
                </w:rPr>
                <w:object w:dxaOrig="0" w:dyaOrig="0">
                  <v:shape id="_x0000_s1711" type="#_x0000_t75" style="position:absolute;margin-left:.15pt;margin-top:-37.95pt;width:76.2pt;height:49.2pt;z-index:251983360;mso-position-horizontal:absolute;mso-position-horizontal-relative:text;mso-position-vertical:absolute;mso-position-vertical-relative:text;mso-width-relative:page;mso-height-relative:page">
                    <v:imagedata r:id="rId91" o:title=""/>
                    <w10:wrap type="square"/>
                  </v:shape>
                  <o:OLEObject Type="Embed" ProgID="Package" ShapeID="_x0000_s1711" DrawAspect="Icon" ObjectID="_1632553899" r:id="rId92"/>
                </w:object>
              </w:r>
            </w:ins>
            <w:del w:id="659" w:author="Krasen Karagyozov" w:date="2018-09-12T10:21:00Z">
              <w:r>
                <w:rPr>
                  <w:noProof/>
                </w:rPr>
                <w:object w:dxaOrig="0" w:dyaOrig="0">
                  <v:shape id="_x0000_s1629" type="#_x0000_t75" style="position:absolute;margin-left:.1pt;margin-top:-38.35pt;width:76.15pt;height:49.4pt;z-index:251860480;mso-position-horizontal:absolute;mso-position-horizontal-relative:text;mso-position-vertical:absolute;mso-position-vertical-relative:text;mso-width-relative:page;mso-height-relative:page">
                    <v:imagedata r:id="rId93" o:title=""/>
                    <w10:wrap type="square"/>
                  </v:shape>
                  <o:OLEObject Type="Embed" ProgID="Package" ShapeID="_x0000_s1629" DrawAspect="Icon" ObjectID="_1632553900" r:id="rId94"/>
                </w:object>
              </w:r>
            </w:del>
          </w:p>
        </w:tc>
      </w:tr>
      <w:tr w:rsidR="00F65BC4" w:rsidRPr="009E5FBF" w:rsidTr="007D5866">
        <w:trPr>
          <w:trHeight w:val="2218"/>
        </w:trPr>
        <w:tc>
          <w:tcPr>
            <w:tcW w:w="1418" w:type="dxa"/>
            <w:tcBorders>
              <w:top w:val="single" w:sz="12" w:space="0" w:color="9CC2E5"/>
              <w:bottom w:val="single" w:sz="4" w:space="0" w:color="9CC2E5"/>
            </w:tcBorders>
          </w:tcPr>
          <w:p w:rsidR="00F65BC4" w:rsidRPr="009E5FBF" w:rsidRDefault="00F65BC4" w:rsidP="007D5866">
            <w:pPr>
              <w:tabs>
                <w:tab w:val="right" w:pos="2194"/>
              </w:tabs>
              <w:rPr>
                <w:b/>
                <w:i/>
                <w:lang w:eastAsia="fr-FR"/>
              </w:rPr>
            </w:pPr>
            <w:r w:rsidRPr="009E5FBF">
              <w:rPr>
                <w:b/>
                <w:i/>
                <w:lang w:eastAsia="fr-FR"/>
              </w:rPr>
              <w:t>TsetCase10</w:t>
            </w:r>
          </w:p>
        </w:tc>
        <w:tc>
          <w:tcPr>
            <w:tcW w:w="4302" w:type="dxa"/>
            <w:tcBorders>
              <w:top w:val="single" w:sz="12" w:space="0" w:color="9CC2E5"/>
              <w:bottom w:val="single" w:sz="4" w:space="0" w:color="9CC2E5"/>
            </w:tcBorders>
          </w:tcPr>
          <w:p w:rsidR="008959AD" w:rsidRPr="009E5FBF" w:rsidRDefault="008959AD" w:rsidP="008959AD">
            <w:pPr>
              <w:rPr>
                <w:lang w:eastAsia="fr-FR"/>
              </w:rPr>
            </w:pPr>
            <w:r w:rsidRPr="009E5FBF">
              <w:rPr>
                <w:i/>
                <w:lang w:eastAsia="fr-FR"/>
              </w:rPr>
              <w:t>Pre-requirement</w:t>
            </w:r>
            <w:r w:rsidRPr="009E5FBF">
              <w:rPr>
                <w:lang w:eastAsia="fr-FR"/>
              </w:rPr>
              <w:t xml:space="preserve"> – existing in AIA person with</w:t>
            </w:r>
            <w:r w:rsidR="00623072" w:rsidRPr="009E5FBF">
              <w:rPr>
                <w:lang w:eastAsia="fr-FR"/>
              </w:rPr>
              <w:t xml:space="preserve"> at least</w:t>
            </w:r>
            <w:r w:rsidRPr="009E5FBF">
              <w:rPr>
                <w:lang w:eastAsia="fr-FR"/>
              </w:rPr>
              <w:t xml:space="preserve"> postal address and bank account.</w:t>
            </w:r>
          </w:p>
          <w:p w:rsidR="008959AD" w:rsidRPr="009E5FBF" w:rsidRDefault="008959AD" w:rsidP="008959AD">
            <w:pPr>
              <w:rPr>
                <w:lang w:eastAsia="fr-FR"/>
              </w:rPr>
            </w:pPr>
            <w:r w:rsidRPr="009E5FBF">
              <w:rPr>
                <w:i/>
                <w:lang w:eastAsia="fr-FR"/>
              </w:rPr>
              <w:t>Test</w:t>
            </w:r>
            <w:r w:rsidRPr="009E5FBF">
              <w:rPr>
                <w:lang w:eastAsia="fr-FR"/>
              </w:rPr>
              <w:t xml:space="preserve"> – creation contract with risks Machine – different kinds, coverages and premium adjustment combinations, risks creation on effective date and in future.</w:t>
            </w:r>
          </w:p>
          <w:p w:rsidR="00F65BC4" w:rsidRPr="009E5FBF" w:rsidRDefault="008959AD" w:rsidP="008959AD">
            <w:r w:rsidRPr="009E5FBF">
              <w:rPr>
                <w:i/>
                <w:lang w:eastAsia="fr-FR"/>
              </w:rPr>
              <w:t xml:space="preserve">Expected result - </w:t>
            </w:r>
            <w:r w:rsidRPr="009E5FBF">
              <w:rPr>
                <w:rFonts w:cs="Courier"/>
                <w:color w:val="000000"/>
              </w:rPr>
              <w:t>WM_SUCCESS</w:t>
            </w:r>
            <w:r w:rsidRPr="009E5FBF">
              <w:t xml:space="preserve"> - pending activity on step Premium Adjustment, having 6 risks loaded.</w:t>
            </w:r>
          </w:p>
        </w:tc>
        <w:tc>
          <w:tcPr>
            <w:tcW w:w="2077" w:type="dxa"/>
            <w:tcBorders>
              <w:top w:val="single" w:sz="12" w:space="0" w:color="9CC2E5"/>
              <w:bottom w:val="single" w:sz="4" w:space="0" w:color="9CC2E5"/>
            </w:tcBorders>
          </w:tcPr>
          <w:p w:rsidR="00F65BC4" w:rsidRPr="009E5FBF" w:rsidRDefault="009905EC" w:rsidP="007D5866">
            <w:pPr>
              <w:rPr>
                <w:noProof/>
              </w:rPr>
            </w:pPr>
            <w:ins w:id="660" w:author="Krasen Karagyozov" w:date="2018-09-12T10:27:00Z">
              <w:r>
                <w:rPr>
                  <w:noProof/>
                </w:rPr>
                <w:object w:dxaOrig="0" w:dyaOrig="0">
                  <v:shape id="_x0000_s1712" type="#_x0000_t75" style="position:absolute;margin-left:.15pt;margin-top:-38pt;width:76.2pt;height:49.2pt;z-index:251985408;mso-position-horizontal:absolute;mso-position-horizontal-relative:text;mso-position-vertical:absolute;mso-position-vertical-relative:text;mso-width-relative:page;mso-height-relative:page">
                    <v:imagedata r:id="rId95" o:title=""/>
                    <w10:wrap type="square"/>
                  </v:shape>
                  <o:OLEObject Type="Embed" ProgID="Package" ShapeID="_x0000_s1712" DrawAspect="Icon" ObjectID="_1632553901" r:id="rId96"/>
                </w:object>
              </w:r>
            </w:ins>
            <w:del w:id="661" w:author="Krasen Karagyozov" w:date="2018-09-12T10:21:00Z">
              <w:r>
                <w:rPr>
                  <w:noProof/>
                </w:rPr>
                <w:object w:dxaOrig="0" w:dyaOrig="0">
                  <v:shape id="_x0000_s1630" type="#_x0000_t75" style="position:absolute;margin-left:.1pt;margin-top:-38.35pt;width:76.2pt;height:49.45pt;z-index:251862528;mso-position-horizontal:absolute;mso-position-horizontal-relative:text;mso-position-vertical:absolute;mso-position-vertical-relative:text;mso-width-relative:page;mso-height-relative:page">
                    <v:imagedata r:id="rId97" o:title=""/>
                    <w10:wrap type="square"/>
                  </v:shape>
                  <o:OLEObject Type="Embed" ProgID="Package" ShapeID="_x0000_s1630" DrawAspect="Icon" ObjectID="_1632553902" r:id="rId98"/>
                </w:object>
              </w:r>
            </w:del>
          </w:p>
        </w:tc>
        <w:tc>
          <w:tcPr>
            <w:tcW w:w="1843" w:type="dxa"/>
            <w:tcBorders>
              <w:top w:val="single" w:sz="12" w:space="0" w:color="9CC2E5"/>
              <w:bottom w:val="single" w:sz="4" w:space="0" w:color="9CC2E5"/>
            </w:tcBorders>
          </w:tcPr>
          <w:p w:rsidR="00F65BC4" w:rsidRPr="009E5FBF" w:rsidRDefault="009905EC" w:rsidP="007D5866">
            <w:pPr>
              <w:rPr>
                <w:noProof/>
              </w:rPr>
            </w:pPr>
            <w:ins w:id="662" w:author="Krasen Karagyozov" w:date="2018-09-12T10:27:00Z">
              <w:r>
                <w:rPr>
                  <w:noProof/>
                </w:rPr>
                <w:object w:dxaOrig="0" w:dyaOrig="0">
                  <v:shape id="_x0000_s1713" type="#_x0000_t75" style="position:absolute;margin-left:.15pt;margin-top:-37.95pt;width:76.2pt;height:49.2pt;z-index:251987456;mso-position-horizontal:absolute;mso-position-horizontal-relative:text;mso-position-vertical:absolute;mso-position-vertical-relative:text;mso-width-relative:page;mso-height-relative:page">
                    <v:imagedata r:id="rId99" o:title=""/>
                    <w10:wrap type="square"/>
                  </v:shape>
                  <o:OLEObject Type="Embed" ProgID="Package" ShapeID="_x0000_s1713" DrawAspect="Icon" ObjectID="_1632553903" r:id="rId100"/>
                </w:object>
              </w:r>
            </w:ins>
            <w:del w:id="663" w:author="Krasen Karagyozov" w:date="2018-09-12T10:21:00Z">
              <w:r>
                <w:rPr>
                  <w:noProof/>
                </w:rPr>
                <w:object w:dxaOrig="0" w:dyaOrig="0">
                  <v:shape id="_x0000_s1631" type="#_x0000_t75" style="position:absolute;margin-left:.1pt;margin-top:-38.35pt;width:76.15pt;height:49.4pt;z-index:251864576;mso-position-horizontal:absolute;mso-position-horizontal-relative:text;mso-position-vertical:absolute;mso-position-vertical-relative:text;mso-width-relative:page;mso-height-relative:page">
                    <v:imagedata r:id="rId101" o:title=""/>
                    <w10:wrap type="square"/>
                  </v:shape>
                  <o:OLEObject Type="Embed" ProgID="Package" ShapeID="_x0000_s1631" DrawAspect="Icon" ObjectID="_1632553904" r:id="rId102"/>
                </w:object>
              </w:r>
            </w:del>
          </w:p>
        </w:tc>
      </w:tr>
      <w:tr w:rsidR="00F65BC4" w:rsidRPr="009E5FBF" w:rsidTr="007D5866">
        <w:trPr>
          <w:trHeight w:val="2218"/>
        </w:trPr>
        <w:tc>
          <w:tcPr>
            <w:tcW w:w="1418" w:type="dxa"/>
            <w:tcBorders>
              <w:top w:val="single" w:sz="12" w:space="0" w:color="9CC2E5"/>
              <w:bottom w:val="single" w:sz="4" w:space="0" w:color="9CC2E5"/>
            </w:tcBorders>
          </w:tcPr>
          <w:p w:rsidR="00F65BC4" w:rsidRPr="009E5FBF" w:rsidRDefault="00F65BC4" w:rsidP="007D5866">
            <w:pPr>
              <w:tabs>
                <w:tab w:val="right" w:pos="2194"/>
              </w:tabs>
              <w:rPr>
                <w:b/>
                <w:i/>
                <w:lang w:eastAsia="fr-FR"/>
              </w:rPr>
            </w:pPr>
            <w:r w:rsidRPr="009E5FBF">
              <w:rPr>
                <w:b/>
                <w:i/>
                <w:lang w:eastAsia="fr-FR"/>
              </w:rPr>
              <w:t>TestCase11</w:t>
            </w:r>
          </w:p>
        </w:tc>
        <w:tc>
          <w:tcPr>
            <w:tcW w:w="4302" w:type="dxa"/>
            <w:tcBorders>
              <w:top w:val="single" w:sz="12" w:space="0" w:color="9CC2E5"/>
              <w:bottom w:val="single" w:sz="4" w:space="0" w:color="9CC2E5"/>
            </w:tcBorders>
          </w:tcPr>
          <w:p w:rsidR="00B20E87" w:rsidRPr="009E5FBF" w:rsidRDefault="00B20E87" w:rsidP="00B20E87">
            <w:pPr>
              <w:rPr>
                <w:lang w:eastAsia="fr-FR"/>
              </w:rPr>
            </w:pPr>
            <w:r w:rsidRPr="009E5FBF">
              <w:rPr>
                <w:i/>
                <w:lang w:eastAsia="fr-FR"/>
              </w:rPr>
              <w:t>Pre-requirement</w:t>
            </w:r>
            <w:r w:rsidRPr="009E5FBF">
              <w:rPr>
                <w:lang w:eastAsia="fr-FR"/>
              </w:rPr>
              <w:t xml:space="preserve"> – existing in AIA person with at least postal address and bank account.</w:t>
            </w:r>
          </w:p>
          <w:p w:rsidR="00B20E87" w:rsidRPr="009E5FBF" w:rsidRDefault="00B20E87" w:rsidP="00B20E87">
            <w:pPr>
              <w:rPr>
                <w:lang w:eastAsia="fr-FR"/>
              </w:rPr>
            </w:pPr>
            <w:r w:rsidRPr="009E5FBF">
              <w:rPr>
                <w:i/>
                <w:lang w:eastAsia="fr-FR"/>
              </w:rPr>
              <w:t>Test</w:t>
            </w:r>
            <w:r w:rsidRPr="009E5FBF">
              <w:rPr>
                <w:lang w:eastAsia="fr-FR"/>
              </w:rPr>
              <w:t xml:space="preserve"> – creation contract with risks </w:t>
            </w:r>
            <w:r w:rsidRPr="009E5FBF">
              <w:t>Motorcycle</w:t>
            </w:r>
            <w:r w:rsidRPr="009E5FBF">
              <w:rPr>
                <w:lang w:eastAsia="fr-FR"/>
              </w:rPr>
              <w:t xml:space="preserve"> – different kinds, coverages and premium adjustment combinations, risks creation on effective date and in future.</w:t>
            </w:r>
          </w:p>
          <w:p w:rsidR="00F65BC4" w:rsidRPr="009E5FBF" w:rsidRDefault="00B20E87" w:rsidP="00B20E87">
            <w:r w:rsidRPr="009E5FBF">
              <w:rPr>
                <w:i/>
                <w:lang w:eastAsia="fr-FR"/>
              </w:rPr>
              <w:t xml:space="preserve">Expected result - </w:t>
            </w:r>
            <w:r w:rsidRPr="009E5FBF">
              <w:rPr>
                <w:rFonts w:cs="Courier"/>
                <w:color w:val="000000"/>
              </w:rPr>
              <w:t>WM_SUCCESS</w:t>
            </w:r>
            <w:r w:rsidRPr="009E5FBF">
              <w:t xml:space="preserve"> - pending activity on step Premium Adjustment, having 4 risks loaded.</w:t>
            </w:r>
          </w:p>
        </w:tc>
        <w:tc>
          <w:tcPr>
            <w:tcW w:w="2077" w:type="dxa"/>
            <w:tcBorders>
              <w:top w:val="single" w:sz="12" w:space="0" w:color="9CC2E5"/>
              <w:bottom w:val="single" w:sz="4" w:space="0" w:color="9CC2E5"/>
            </w:tcBorders>
          </w:tcPr>
          <w:p w:rsidR="00F65BC4" w:rsidRPr="009E5FBF" w:rsidRDefault="009905EC" w:rsidP="007D5866">
            <w:pPr>
              <w:rPr>
                <w:noProof/>
              </w:rPr>
            </w:pPr>
            <w:ins w:id="664" w:author="Krasen Karagyozov" w:date="2018-09-12T10:27:00Z">
              <w:r>
                <w:rPr>
                  <w:noProof/>
                </w:rPr>
                <w:object w:dxaOrig="0" w:dyaOrig="0">
                  <v:shape id="_x0000_s1714" type="#_x0000_t75" style="position:absolute;margin-left:.15pt;margin-top:-37.9pt;width:76.2pt;height:49.2pt;z-index:251989504;mso-position-horizontal:absolute;mso-position-horizontal-relative:text;mso-position-vertical:absolute;mso-position-vertical-relative:text;mso-width-relative:page;mso-height-relative:page">
                    <v:imagedata r:id="rId103" o:title=""/>
                    <w10:wrap type="square"/>
                  </v:shape>
                  <o:OLEObject Type="Embed" ProgID="Package" ShapeID="_x0000_s1714" DrawAspect="Icon" ObjectID="_1632553905" r:id="rId104"/>
                </w:object>
              </w:r>
            </w:ins>
            <w:del w:id="665" w:author="Krasen Karagyozov" w:date="2018-09-12T10:21:00Z">
              <w:r>
                <w:rPr>
                  <w:noProof/>
                </w:rPr>
                <w:object w:dxaOrig="0" w:dyaOrig="0">
                  <v:shape id="_x0000_s1632" type="#_x0000_t75" style="position:absolute;margin-left:.1pt;margin-top:-38.3pt;width:76.15pt;height:49.4pt;z-index:251866624;mso-position-horizontal:absolute;mso-position-horizontal-relative:text;mso-position-vertical:absolute;mso-position-vertical-relative:text;mso-width-relative:page;mso-height-relative:page">
                    <v:imagedata r:id="rId105" o:title=""/>
                    <w10:wrap type="square"/>
                  </v:shape>
                  <o:OLEObject Type="Embed" ProgID="Package" ShapeID="_x0000_s1632" DrawAspect="Icon" ObjectID="_1632553906" r:id="rId106"/>
                </w:object>
              </w:r>
            </w:del>
          </w:p>
        </w:tc>
        <w:tc>
          <w:tcPr>
            <w:tcW w:w="1843" w:type="dxa"/>
            <w:tcBorders>
              <w:top w:val="single" w:sz="12" w:space="0" w:color="9CC2E5"/>
              <w:bottom w:val="single" w:sz="4" w:space="0" w:color="9CC2E5"/>
            </w:tcBorders>
          </w:tcPr>
          <w:p w:rsidR="00F65BC4" w:rsidRPr="009E5FBF" w:rsidRDefault="009905EC" w:rsidP="007D5866">
            <w:pPr>
              <w:rPr>
                <w:noProof/>
              </w:rPr>
            </w:pPr>
            <w:ins w:id="666" w:author="Krasen Karagyozov" w:date="2018-09-12T10:27:00Z">
              <w:r>
                <w:rPr>
                  <w:noProof/>
                </w:rPr>
                <w:object w:dxaOrig="0" w:dyaOrig="0">
                  <v:shape id="_x0000_s1715" type="#_x0000_t75" style="position:absolute;margin-left:.15pt;margin-top:-37.9pt;width:76.2pt;height:49.2pt;z-index:251991552;mso-position-horizontal:absolute;mso-position-horizontal-relative:text;mso-position-vertical:absolute;mso-position-vertical-relative:text;mso-width-relative:page;mso-height-relative:page">
                    <v:imagedata r:id="rId107" o:title=""/>
                    <w10:wrap type="square"/>
                  </v:shape>
                  <o:OLEObject Type="Embed" ProgID="Package" ShapeID="_x0000_s1715" DrawAspect="Icon" ObjectID="_1632553907" r:id="rId108"/>
                </w:object>
              </w:r>
            </w:ins>
            <w:del w:id="667" w:author="Krasen Karagyozov" w:date="2018-09-12T10:22:00Z">
              <w:r>
                <w:rPr>
                  <w:noProof/>
                </w:rPr>
                <w:object w:dxaOrig="0" w:dyaOrig="0">
                  <v:shape id="_x0000_s1633" type="#_x0000_t75" style="position:absolute;margin-left:.1pt;margin-top:-38.3pt;width:76.15pt;height:49.4pt;z-index:251868672;mso-position-horizontal:absolute;mso-position-horizontal-relative:text;mso-position-vertical:absolute;mso-position-vertical-relative:text;mso-width-relative:page;mso-height-relative:page">
                    <v:imagedata r:id="rId109" o:title=""/>
                    <w10:wrap type="square"/>
                  </v:shape>
                  <o:OLEObject Type="Embed" ProgID="Package" ShapeID="_x0000_s1633" DrawAspect="Icon" ObjectID="_1632553908" r:id="rId110"/>
                </w:object>
              </w:r>
            </w:del>
          </w:p>
        </w:tc>
      </w:tr>
      <w:tr w:rsidR="00F65BC4" w:rsidRPr="009E5FBF" w:rsidTr="00F65BC4">
        <w:trPr>
          <w:trHeight w:val="2218"/>
        </w:trPr>
        <w:tc>
          <w:tcPr>
            <w:tcW w:w="1418" w:type="dxa"/>
            <w:tcBorders>
              <w:top w:val="single" w:sz="12" w:space="0" w:color="9CC2E5"/>
              <w:bottom w:val="single" w:sz="12" w:space="0" w:color="9CC2E5"/>
            </w:tcBorders>
          </w:tcPr>
          <w:p w:rsidR="00F65BC4" w:rsidRPr="009E5FBF" w:rsidRDefault="00F65BC4" w:rsidP="007D5866">
            <w:pPr>
              <w:tabs>
                <w:tab w:val="right" w:pos="2194"/>
              </w:tabs>
              <w:rPr>
                <w:b/>
                <w:i/>
                <w:lang w:eastAsia="fr-FR"/>
              </w:rPr>
            </w:pPr>
            <w:r w:rsidRPr="009E5FBF">
              <w:rPr>
                <w:b/>
                <w:i/>
                <w:lang w:eastAsia="fr-FR"/>
              </w:rPr>
              <w:lastRenderedPageBreak/>
              <w:t>TestCase12</w:t>
            </w:r>
          </w:p>
        </w:tc>
        <w:tc>
          <w:tcPr>
            <w:tcW w:w="4302" w:type="dxa"/>
            <w:tcBorders>
              <w:top w:val="single" w:sz="12" w:space="0" w:color="9CC2E5"/>
              <w:bottom w:val="single" w:sz="12" w:space="0" w:color="9CC2E5"/>
            </w:tcBorders>
          </w:tcPr>
          <w:p w:rsidR="00B20E87" w:rsidRPr="009E5FBF" w:rsidRDefault="00B20E87" w:rsidP="00B20E87">
            <w:pPr>
              <w:rPr>
                <w:lang w:eastAsia="fr-FR"/>
              </w:rPr>
            </w:pPr>
            <w:r w:rsidRPr="009E5FBF">
              <w:rPr>
                <w:i/>
                <w:lang w:eastAsia="fr-FR"/>
              </w:rPr>
              <w:t>Pre-requirement</w:t>
            </w:r>
            <w:r w:rsidRPr="009E5FBF">
              <w:rPr>
                <w:lang w:eastAsia="fr-FR"/>
              </w:rPr>
              <w:t xml:space="preserve"> – existing in AIA person with at least postal address and bank account.</w:t>
            </w:r>
          </w:p>
          <w:p w:rsidR="00B20E87" w:rsidRPr="009E5FBF" w:rsidRDefault="00B20E87" w:rsidP="00B20E87">
            <w:pPr>
              <w:rPr>
                <w:lang w:eastAsia="fr-FR"/>
              </w:rPr>
            </w:pPr>
            <w:r w:rsidRPr="009E5FBF">
              <w:rPr>
                <w:i/>
                <w:lang w:eastAsia="fr-FR"/>
              </w:rPr>
              <w:t>Test</w:t>
            </w:r>
            <w:r w:rsidRPr="009E5FBF">
              <w:rPr>
                <w:lang w:eastAsia="fr-FR"/>
              </w:rPr>
              <w:t xml:space="preserve"> – creation contract with risks </w:t>
            </w:r>
            <w:r w:rsidRPr="009E5FBF">
              <w:t xml:space="preserve">Moped </w:t>
            </w:r>
            <w:r w:rsidRPr="009E5FBF">
              <w:rPr>
                <w:lang w:eastAsia="fr-FR"/>
              </w:rPr>
              <w:t>– different kinds, coverages and premium adjustment combinations, risks creation on effective date and in future.</w:t>
            </w:r>
          </w:p>
          <w:p w:rsidR="00F65BC4" w:rsidRPr="009E5FBF" w:rsidRDefault="00B20E87" w:rsidP="000941D9">
            <w:r w:rsidRPr="009E5FBF">
              <w:rPr>
                <w:i/>
                <w:lang w:eastAsia="fr-FR"/>
              </w:rPr>
              <w:t xml:space="preserve">Expected result - </w:t>
            </w:r>
            <w:r w:rsidRPr="009E5FBF">
              <w:rPr>
                <w:rFonts w:cs="Courier"/>
                <w:color w:val="000000"/>
              </w:rPr>
              <w:t>WM_SUCCESS</w:t>
            </w:r>
            <w:r w:rsidRPr="009E5FBF">
              <w:t xml:space="preserve"> - pending activity on step Premium Adjustment, having </w:t>
            </w:r>
            <w:r w:rsidR="000941D9" w:rsidRPr="009E5FBF">
              <w:t>5</w:t>
            </w:r>
            <w:r w:rsidRPr="009E5FBF">
              <w:t xml:space="preserve"> risks loaded.</w:t>
            </w:r>
          </w:p>
        </w:tc>
        <w:tc>
          <w:tcPr>
            <w:tcW w:w="2077" w:type="dxa"/>
            <w:tcBorders>
              <w:top w:val="single" w:sz="12" w:space="0" w:color="9CC2E5"/>
              <w:bottom w:val="single" w:sz="12" w:space="0" w:color="9CC2E5"/>
            </w:tcBorders>
          </w:tcPr>
          <w:p w:rsidR="00F65BC4" w:rsidRPr="009E5FBF" w:rsidRDefault="009905EC" w:rsidP="007D5866">
            <w:pPr>
              <w:rPr>
                <w:noProof/>
              </w:rPr>
            </w:pPr>
            <w:ins w:id="668" w:author="Krasen Karagyozov" w:date="2018-09-12T10:27:00Z">
              <w:r>
                <w:rPr>
                  <w:noProof/>
                </w:rPr>
                <w:object w:dxaOrig="0" w:dyaOrig="0">
                  <v:shape id="_x0000_s1716" type="#_x0000_t75" style="position:absolute;margin-left:.15pt;margin-top:-37.9pt;width:76.2pt;height:49.2pt;z-index:251993600;mso-position-horizontal:absolute;mso-position-horizontal-relative:text;mso-position-vertical:absolute;mso-position-vertical-relative:text;mso-width-relative:page;mso-height-relative:page">
                    <v:imagedata r:id="rId111" o:title=""/>
                    <w10:wrap type="square"/>
                  </v:shape>
                  <o:OLEObject Type="Embed" ProgID="Package" ShapeID="_x0000_s1716" DrawAspect="Icon" ObjectID="_1632553909" r:id="rId112"/>
                </w:object>
              </w:r>
            </w:ins>
            <w:del w:id="669" w:author="Krasen Karagyozov" w:date="2018-09-12T10:22:00Z">
              <w:r>
                <w:rPr>
                  <w:noProof/>
                </w:rPr>
                <w:object w:dxaOrig="0" w:dyaOrig="0">
                  <v:shape id="_x0000_s1634" type="#_x0000_t75" style="position:absolute;margin-left:.1pt;margin-top:-38.3pt;width:76.15pt;height:49.4pt;z-index:251870720;mso-position-horizontal:absolute;mso-position-horizontal-relative:text;mso-position-vertical:absolute;mso-position-vertical-relative:text;mso-width-relative:page;mso-height-relative:page">
                    <v:imagedata r:id="rId113" o:title=""/>
                    <w10:wrap type="square"/>
                  </v:shape>
                  <o:OLEObject Type="Embed" ProgID="Package" ShapeID="_x0000_s1634" DrawAspect="Icon" ObjectID="_1632553910" r:id="rId114"/>
                </w:object>
              </w:r>
            </w:del>
          </w:p>
        </w:tc>
        <w:tc>
          <w:tcPr>
            <w:tcW w:w="1843" w:type="dxa"/>
            <w:tcBorders>
              <w:top w:val="single" w:sz="12" w:space="0" w:color="9CC2E5"/>
              <w:bottom w:val="single" w:sz="12" w:space="0" w:color="9CC2E5"/>
            </w:tcBorders>
          </w:tcPr>
          <w:p w:rsidR="00F65BC4" w:rsidRPr="009E5FBF" w:rsidRDefault="009905EC" w:rsidP="007D5866">
            <w:pPr>
              <w:rPr>
                <w:noProof/>
              </w:rPr>
            </w:pPr>
            <w:ins w:id="670" w:author="Krasen Karagyozov" w:date="2018-09-12T10:28:00Z">
              <w:r>
                <w:rPr>
                  <w:noProof/>
                </w:rPr>
                <w:object w:dxaOrig="0" w:dyaOrig="0">
                  <v:shape id="_x0000_s1717" type="#_x0000_t75" style="position:absolute;margin-left:.15pt;margin-top:-37.9pt;width:76.2pt;height:49.2pt;z-index:251995648;mso-position-horizontal:absolute;mso-position-horizontal-relative:text;mso-position-vertical:absolute;mso-position-vertical-relative:text;mso-width-relative:page;mso-height-relative:page">
                    <v:imagedata r:id="rId115" o:title=""/>
                    <w10:wrap type="square"/>
                  </v:shape>
                  <o:OLEObject Type="Embed" ProgID="Package" ShapeID="_x0000_s1717" DrawAspect="Icon" ObjectID="_1632553911" r:id="rId116"/>
                </w:object>
              </w:r>
            </w:ins>
            <w:del w:id="671" w:author="Krasen Karagyozov" w:date="2018-09-12T10:22:00Z">
              <w:r>
                <w:rPr>
                  <w:noProof/>
                </w:rPr>
                <w:object w:dxaOrig="0" w:dyaOrig="0">
                  <v:shape id="_x0000_s1635" type="#_x0000_t75" style="position:absolute;margin-left:.1pt;margin-top:-38.3pt;width:76.15pt;height:49.4pt;z-index:251872768;mso-position-horizontal:absolute;mso-position-horizontal-relative:text;mso-position-vertical:absolute;mso-position-vertical-relative:text;mso-width-relative:page;mso-height-relative:page">
                    <v:imagedata r:id="rId117" o:title=""/>
                    <w10:wrap type="square"/>
                  </v:shape>
                  <o:OLEObject Type="Embed" ProgID="Package" ShapeID="_x0000_s1635" DrawAspect="Icon" ObjectID="_1632553912" r:id="rId118"/>
                </w:object>
              </w:r>
            </w:del>
          </w:p>
        </w:tc>
      </w:tr>
      <w:tr w:rsidR="00F65BC4" w:rsidRPr="009E5FBF" w:rsidTr="007D5866">
        <w:trPr>
          <w:trHeight w:val="2218"/>
        </w:trPr>
        <w:tc>
          <w:tcPr>
            <w:tcW w:w="1418" w:type="dxa"/>
            <w:tcBorders>
              <w:top w:val="single" w:sz="12" w:space="0" w:color="9CC2E5"/>
              <w:bottom w:val="single" w:sz="4" w:space="0" w:color="9CC2E5"/>
            </w:tcBorders>
          </w:tcPr>
          <w:p w:rsidR="00F65BC4" w:rsidRPr="009E5FBF" w:rsidRDefault="00F65BC4" w:rsidP="007D5866">
            <w:pPr>
              <w:tabs>
                <w:tab w:val="right" w:pos="2194"/>
              </w:tabs>
              <w:rPr>
                <w:b/>
                <w:i/>
                <w:lang w:eastAsia="fr-FR"/>
              </w:rPr>
            </w:pPr>
            <w:r w:rsidRPr="009E5FBF">
              <w:rPr>
                <w:b/>
                <w:i/>
                <w:lang w:eastAsia="fr-FR"/>
              </w:rPr>
              <w:t>TestCase13</w:t>
            </w:r>
          </w:p>
        </w:tc>
        <w:tc>
          <w:tcPr>
            <w:tcW w:w="4302" w:type="dxa"/>
            <w:tcBorders>
              <w:top w:val="single" w:sz="12" w:space="0" w:color="9CC2E5"/>
              <w:bottom w:val="single" w:sz="4" w:space="0" w:color="9CC2E5"/>
            </w:tcBorders>
          </w:tcPr>
          <w:p w:rsidR="00AF2C09" w:rsidRPr="009E5FBF" w:rsidRDefault="00AF2C09" w:rsidP="00AF2C09">
            <w:pPr>
              <w:rPr>
                <w:lang w:eastAsia="fr-FR"/>
              </w:rPr>
            </w:pPr>
            <w:r w:rsidRPr="009E5FBF">
              <w:rPr>
                <w:i/>
                <w:lang w:eastAsia="fr-FR"/>
              </w:rPr>
              <w:t>Pre-requirement</w:t>
            </w:r>
            <w:r w:rsidRPr="009E5FBF">
              <w:rPr>
                <w:lang w:eastAsia="fr-FR"/>
              </w:rPr>
              <w:t xml:space="preserve"> – existing in AIA person with at least postal address and bank account.</w:t>
            </w:r>
          </w:p>
          <w:p w:rsidR="00AF2C09" w:rsidRPr="009E5FBF" w:rsidRDefault="00AF2C09" w:rsidP="00AF2C09">
            <w:pPr>
              <w:rPr>
                <w:lang w:eastAsia="fr-FR"/>
              </w:rPr>
            </w:pPr>
            <w:r w:rsidRPr="009E5FBF">
              <w:rPr>
                <w:i/>
                <w:lang w:eastAsia="fr-FR"/>
              </w:rPr>
              <w:t>Test</w:t>
            </w:r>
            <w:r w:rsidRPr="009E5FBF">
              <w:rPr>
                <w:lang w:eastAsia="fr-FR"/>
              </w:rPr>
              <w:t xml:space="preserve"> – creation contract with risks </w:t>
            </w:r>
            <w:r w:rsidRPr="009E5FBF">
              <w:t xml:space="preserve">Trailer </w:t>
            </w:r>
            <w:r w:rsidRPr="009E5FBF">
              <w:rPr>
                <w:lang w:eastAsia="fr-FR"/>
              </w:rPr>
              <w:t>– different kinds, coverages and premium adjustment combinations, risks creation on effective date and in future.</w:t>
            </w:r>
          </w:p>
          <w:p w:rsidR="00F65BC4" w:rsidRPr="009E5FBF" w:rsidRDefault="00AF2C09" w:rsidP="00AF2C09">
            <w:r w:rsidRPr="009E5FBF">
              <w:rPr>
                <w:i/>
                <w:lang w:eastAsia="fr-FR"/>
              </w:rPr>
              <w:t xml:space="preserve">Expected result - </w:t>
            </w:r>
            <w:r w:rsidRPr="009E5FBF">
              <w:rPr>
                <w:rFonts w:cs="Courier"/>
                <w:color w:val="000000"/>
              </w:rPr>
              <w:t>WM_SUCCESS</w:t>
            </w:r>
            <w:r w:rsidRPr="009E5FBF">
              <w:t xml:space="preserve"> - pending activity on step Premium Adjustment, having 4 risks loaded.</w:t>
            </w:r>
          </w:p>
        </w:tc>
        <w:tc>
          <w:tcPr>
            <w:tcW w:w="2077" w:type="dxa"/>
            <w:tcBorders>
              <w:top w:val="single" w:sz="12" w:space="0" w:color="9CC2E5"/>
              <w:bottom w:val="single" w:sz="4" w:space="0" w:color="9CC2E5"/>
            </w:tcBorders>
          </w:tcPr>
          <w:p w:rsidR="00F65BC4" w:rsidRPr="009E5FBF" w:rsidRDefault="009905EC" w:rsidP="007D5866">
            <w:pPr>
              <w:rPr>
                <w:noProof/>
              </w:rPr>
            </w:pPr>
            <w:ins w:id="672" w:author="Krasen Karagyozov" w:date="2018-09-12T10:28:00Z">
              <w:r>
                <w:rPr>
                  <w:noProof/>
                </w:rPr>
                <w:object w:dxaOrig="0" w:dyaOrig="0">
                  <v:shape id="_x0000_s1718" type="#_x0000_t75" style="position:absolute;margin-left:.15pt;margin-top:-37.95pt;width:76.2pt;height:49.2pt;z-index:251997696;mso-position-horizontal:absolute;mso-position-horizontal-relative:text;mso-position-vertical:absolute;mso-position-vertical-relative:text;mso-width-relative:page;mso-height-relative:page">
                    <v:imagedata r:id="rId119" o:title=""/>
                    <w10:wrap type="square"/>
                  </v:shape>
                  <o:OLEObject Type="Embed" ProgID="Package" ShapeID="_x0000_s1718" DrawAspect="Icon" ObjectID="_1632553913" r:id="rId120"/>
                </w:object>
              </w:r>
            </w:ins>
            <w:del w:id="673" w:author="Krasen Karagyozov" w:date="2018-09-12T10:22:00Z">
              <w:r>
                <w:rPr>
                  <w:noProof/>
                </w:rPr>
                <w:object w:dxaOrig="0" w:dyaOrig="0">
                  <v:shape id="_x0000_s1636" type="#_x0000_t75" style="position:absolute;margin-left:.1pt;margin-top:-38.35pt;width:76.15pt;height:49.4pt;z-index:251874816;mso-position-horizontal:absolute;mso-position-horizontal-relative:text;mso-position-vertical:absolute;mso-position-vertical-relative:text;mso-width-relative:page;mso-height-relative:page">
                    <v:imagedata r:id="rId121" o:title=""/>
                    <w10:wrap type="square"/>
                  </v:shape>
                  <o:OLEObject Type="Embed" ProgID="Package" ShapeID="_x0000_s1636" DrawAspect="Icon" ObjectID="_1632553914" r:id="rId122"/>
                </w:object>
              </w:r>
            </w:del>
          </w:p>
        </w:tc>
        <w:tc>
          <w:tcPr>
            <w:tcW w:w="1843" w:type="dxa"/>
            <w:tcBorders>
              <w:top w:val="single" w:sz="12" w:space="0" w:color="9CC2E5"/>
              <w:bottom w:val="single" w:sz="4" w:space="0" w:color="9CC2E5"/>
            </w:tcBorders>
          </w:tcPr>
          <w:p w:rsidR="00F65BC4" w:rsidRPr="009E5FBF" w:rsidRDefault="009905EC" w:rsidP="007D5866">
            <w:pPr>
              <w:rPr>
                <w:noProof/>
              </w:rPr>
            </w:pPr>
            <w:ins w:id="674" w:author="Krasen Karagyozov" w:date="2018-09-12T10:28:00Z">
              <w:r>
                <w:rPr>
                  <w:noProof/>
                </w:rPr>
                <w:object w:dxaOrig="0" w:dyaOrig="0">
                  <v:shape id="_x0000_s1719" type="#_x0000_t75" style="position:absolute;margin-left:.15pt;margin-top:-37.95pt;width:76.2pt;height:49.2pt;z-index:251999744;mso-position-horizontal:absolute;mso-position-horizontal-relative:text;mso-position-vertical:absolute;mso-position-vertical-relative:text;mso-width-relative:page;mso-height-relative:page">
                    <v:imagedata r:id="rId123" o:title=""/>
                    <w10:wrap type="square"/>
                  </v:shape>
                  <o:OLEObject Type="Embed" ProgID="Package" ShapeID="_x0000_s1719" DrawAspect="Icon" ObjectID="_1632553915" r:id="rId124"/>
                </w:object>
              </w:r>
            </w:ins>
            <w:del w:id="675" w:author="Krasen Karagyozov" w:date="2018-09-12T10:22:00Z">
              <w:r>
                <w:rPr>
                  <w:noProof/>
                </w:rPr>
                <w:object w:dxaOrig="0" w:dyaOrig="0">
                  <v:shape id="_x0000_s1637" type="#_x0000_t75" style="position:absolute;margin-left:.1pt;margin-top:-38.35pt;width:76.15pt;height:49.4pt;z-index:251876864;mso-position-horizontal:absolute;mso-position-horizontal-relative:text;mso-position-vertical:absolute;mso-position-vertical-relative:text;mso-width-relative:page;mso-height-relative:page">
                    <v:imagedata r:id="rId125" o:title=""/>
                    <w10:wrap type="square"/>
                  </v:shape>
                  <o:OLEObject Type="Embed" ProgID="Package" ShapeID="_x0000_s1637" DrawAspect="Icon" ObjectID="_1632553916" r:id="rId126"/>
                </w:object>
              </w:r>
            </w:del>
          </w:p>
        </w:tc>
      </w:tr>
      <w:tr w:rsidR="00F65BC4" w:rsidRPr="009E5FBF" w:rsidTr="007D5866">
        <w:trPr>
          <w:trHeight w:val="2218"/>
        </w:trPr>
        <w:tc>
          <w:tcPr>
            <w:tcW w:w="1418" w:type="dxa"/>
            <w:tcBorders>
              <w:top w:val="single" w:sz="12" w:space="0" w:color="9CC2E5"/>
              <w:bottom w:val="single" w:sz="4" w:space="0" w:color="9CC2E5"/>
            </w:tcBorders>
          </w:tcPr>
          <w:p w:rsidR="00F65BC4" w:rsidRPr="009E5FBF" w:rsidRDefault="00F65BC4" w:rsidP="007D5866">
            <w:pPr>
              <w:tabs>
                <w:tab w:val="right" w:pos="2194"/>
              </w:tabs>
              <w:rPr>
                <w:b/>
                <w:i/>
                <w:lang w:eastAsia="fr-FR"/>
              </w:rPr>
            </w:pPr>
            <w:r w:rsidRPr="009E5FBF">
              <w:rPr>
                <w:b/>
                <w:i/>
                <w:lang w:eastAsia="fr-FR"/>
              </w:rPr>
              <w:t>TestCase14</w:t>
            </w:r>
          </w:p>
        </w:tc>
        <w:tc>
          <w:tcPr>
            <w:tcW w:w="4302" w:type="dxa"/>
            <w:tcBorders>
              <w:top w:val="single" w:sz="12" w:space="0" w:color="9CC2E5"/>
              <w:bottom w:val="single" w:sz="4" w:space="0" w:color="9CC2E5"/>
            </w:tcBorders>
          </w:tcPr>
          <w:p w:rsidR="00AF2C09" w:rsidRPr="009E5FBF" w:rsidRDefault="00AF2C09" w:rsidP="00AF2C09">
            <w:pPr>
              <w:rPr>
                <w:lang w:eastAsia="fr-FR"/>
              </w:rPr>
            </w:pPr>
            <w:r w:rsidRPr="009E5FBF">
              <w:rPr>
                <w:i/>
                <w:lang w:eastAsia="fr-FR"/>
              </w:rPr>
              <w:t>Pre-requirement</w:t>
            </w:r>
            <w:r w:rsidRPr="009E5FBF">
              <w:rPr>
                <w:lang w:eastAsia="fr-FR"/>
              </w:rPr>
              <w:t xml:space="preserve"> – existing in AIA person with at least postal address and bank account.</w:t>
            </w:r>
          </w:p>
          <w:p w:rsidR="00AF2C09" w:rsidRPr="009E5FBF" w:rsidRDefault="00AF2C09" w:rsidP="00AF2C09">
            <w:pPr>
              <w:rPr>
                <w:lang w:eastAsia="fr-FR"/>
              </w:rPr>
            </w:pPr>
            <w:r w:rsidRPr="009E5FBF">
              <w:rPr>
                <w:i/>
                <w:lang w:eastAsia="fr-FR"/>
              </w:rPr>
              <w:t>Test</w:t>
            </w:r>
            <w:r w:rsidRPr="009E5FBF">
              <w:rPr>
                <w:lang w:eastAsia="fr-FR"/>
              </w:rPr>
              <w:t xml:space="preserve"> – creation contract with risks </w:t>
            </w:r>
            <w:r w:rsidRPr="009E5FBF">
              <w:t xml:space="preserve">Van </w:t>
            </w:r>
            <w:r w:rsidRPr="009E5FBF">
              <w:rPr>
                <w:lang w:eastAsia="fr-FR"/>
              </w:rPr>
              <w:t>– different coverages and premium adjustment combinations, risks creation on effective date and in future.</w:t>
            </w:r>
          </w:p>
          <w:p w:rsidR="00F65BC4" w:rsidRPr="009E5FBF" w:rsidRDefault="00AF2C09" w:rsidP="00AF2C09">
            <w:r w:rsidRPr="009E5FBF">
              <w:rPr>
                <w:i/>
                <w:lang w:eastAsia="fr-FR"/>
              </w:rPr>
              <w:t xml:space="preserve">Expected result - </w:t>
            </w:r>
            <w:r w:rsidRPr="009E5FBF">
              <w:rPr>
                <w:rFonts w:cs="Courier"/>
                <w:color w:val="000000"/>
              </w:rPr>
              <w:t>WM_SUCCESS</w:t>
            </w:r>
            <w:r w:rsidRPr="009E5FBF">
              <w:t xml:space="preserve"> - pending activity on step Premium Adjustment, having 4 risks loaded.</w:t>
            </w:r>
          </w:p>
        </w:tc>
        <w:tc>
          <w:tcPr>
            <w:tcW w:w="2077" w:type="dxa"/>
            <w:tcBorders>
              <w:top w:val="single" w:sz="12" w:space="0" w:color="9CC2E5"/>
              <w:bottom w:val="single" w:sz="4" w:space="0" w:color="9CC2E5"/>
            </w:tcBorders>
          </w:tcPr>
          <w:p w:rsidR="00F65BC4" w:rsidRPr="009E5FBF" w:rsidRDefault="009905EC" w:rsidP="007D5866">
            <w:pPr>
              <w:rPr>
                <w:noProof/>
              </w:rPr>
            </w:pPr>
            <w:ins w:id="676" w:author="Krasen Karagyozov" w:date="2018-09-12T10:28:00Z">
              <w:r>
                <w:rPr>
                  <w:noProof/>
                </w:rPr>
                <w:object w:dxaOrig="0" w:dyaOrig="0">
                  <v:shape id="_x0000_s1720" type="#_x0000_t75" style="position:absolute;margin-left:.15pt;margin-top:-37.9pt;width:76.2pt;height:49.2pt;z-index:252001792;mso-position-horizontal:absolute;mso-position-horizontal-relative:text;mso-position-vertical:absolute;mso-position-vertical-relative:text;mso-width-relative:page;mso-height-relative:page">
                    <v:imagedata r:id="rId127" o:title=""/>
                    <w10:wrap type="square"/>
                  </v:shape>
                  <o:OLEObject Type="Embed" ProgID="Package" ShapeID="_x0000_s1720" DrawAspect="Icon" ObjectID="_1632553917" r:id="rId128"/>
                </w:object>
              </w:r>
            </w:ins>
            <w:del w:id="677" w:author="Krasen Karagyozov" w:date="2018-09-12T10:22:00Z">
              <w:r>
                <w:rPr>
                  <w:noProof/>
                </w:rPr>
                <w:object w:dxaOrig="0" w:dyaOrig="0">
                  <v:shape id="_x0000_s1638" type="#_x0000_t75" style="position:absolute;margin-left:.1pt;margin-top:-38.3pt;width:76.15pt;height:49.4pt;z-index:251878912;mso-position-horizontal:absolute;mso-position-horizontal-relative:text;mso-position-vertical:absolute;mso-position-vertical-relative:text;mso-width-relative:page;mso-height-relative:page">
                    <v:imagedata r:id="rId129" o:title=""/>
                    <w10:wrap type="square"/>
                  </v:shape>
                  <o:OLEObject Type="Embed" ProgID="Package" ShapeID="_x0000_s1638" DrawAspect="Icon" ObjectID="_1632553918" r:id="rId130"/>
                </w:object>
              </w:r>
            </w:del>
          </w:p>
        </w:tc>
        <w:tc>
          <w:tcPr>
            <w:tcW w:w="1843" w:type="dxa"/>
            <w:tcBorders>
              <w:top w:val="single" w:sz="12" w:space="0" w:color="9CC2E5"/>
              <w:bottom w:val="single" w:sz="4" w:space="0" w:color="9CC2E5"/>
            </w:tcBorders>
          </w:tcPr>
          <w:p w:rsidR="00F65BC4" w:rsidRPr="009E5FBF" w:rsidRDefault="009905EC" w:rsidP="007D5866">
            <w:pPr>
              <w:rPr>
                <w:noProof/>
              </w:rPr>
            </w:pPr>
            <w:ins w:id="678" w:author="Krasen Karagyozov" w:date="2018-09-12T10:29:00Z">
              <w:r>
                <w:rPr>
                  <w:noProof/>
                </w:rPr>
                <w:object w:dxaOrig="0" w:dyaOrig="0">
                  <v:shape id="_x0000_s1721" type="#_x0000_t75" style="position:absolute;margin-left:.15pt;margin-top:-37.9pt;width:76.2pt;height:49.2pt;z-index:252003840;mso-position-horizontal:absolute;mso-position-horizontal-relative:text;mso-position-vertical:absolute;mso-position-vertical-relative:text;mso-width-relative:page;mso-height-relative:page">
                    <v:imagedata r:id="rId131" o:title=""/>
                    <w10:wrap type="square"/>
                  </v:shape>
                  <o:OLEObject Type="Embed" ProgID="Package" ShapeID="_x0000_s1721" DrawAspect="Icon" ObjectID="_1632553919" r:id="rId132"/>
                </w:object>
              </w:r>
            </w:ins>
            <w:del w:id="679" w:author="Krasen Karagyozov" w:date="2018-09-12T10:22:00Z">
              <w:r>
                <w:rPr>
                  <w:noProof/>
                </w:rPr>
                <w:object w:dxaOrig="0" w:dyaOrig="0">
                  <v:shape id="_x0000_s1639" type="#_x0000_t75" style="position:absolute;margin-left:.1pt;margin-top:-38.3pt;width:76.15pt;height:49.4pt;z-index:251880960;mso-position-horizontal:absolute;mso-position-horizontal-relative:text;mso-position-vertical:absolute;mso-position-vertical-relative:text;mso-width-relative:page;mso-height-relative:page">
                    <v:imagedata r:id="rId133" o:title=""/>
                    <w10:wrap type="square"/>
                  </v:shape>
                  <o:OLEObject Type="Embed" ProgID="Package" ShapeID="_x0000_s1639" DrawAspect="Icon" ObjectID="_1632553920" r:id="rId134"/>
                </w:object>
              </w:r>
            </w:del>
          </w:p>
        </w:tc>
      </w:tr>
      <w:tr w:rsidR="00F65BC4" w:rsidRPr="009E5FBF" w:rsidTr="007D5866">
        <w:trPr>
          <w:trHeight w:val="2218"/>
        </w:trPr>
        <w:tc>
          <w:tcPr>
            <w:tcW w:w="1418" w:type="dxa"/>
            <w:tcBorders>
              <w:top w:val="single" w:sz="12" w:space="0" w:color="9CC2E5"/>
              <w:bottom w:val="single" w:sz="4" w:space="0" w:color="9CC2E5"/>
            </w:tcBorders>
          </w:tcPr>
          <w:p w:rsidR="00F65BC4" w:rsidRPr="009E5FBF" w:rsidRDefault="00F65BC4" w:rsidP="007D5866">
            <w:pPr>
              <w:tabs>
                <w:tab w:val="right" w:pos="2194"/>
              </w:tabs>
              <w:rPr>
                <w:b/>
                <w:i/>
                <w:lang w:eastAsia="fr-FR"/>
              </w:rPr>
            </w:pPr>
            <w:r w:rsidRPr="009E5FBF">
              <w:rPr>
                <w:b/>
                <w:i/>
                <w:lang w:eastAsia="fr-FR"/>
              </w:rPr>
              <w:t>TestCase15</w:t>
            </w:r>
          </w:p>
        </w:tc>
        <w:tc>
          <w:tcPr>
            <w:tcW w:w="4302" w:type="dxa"/>
            <w:tcBorders>
              <w:top w:val="single" w:sz="12" w:space="0" w:color="9CC2E5"/>
              <w:bottom w:val="single" w:sz="4" w:space="0" w:color="9CC2E5"/>
            </w:tcBorders>
          </w:tcPr>
          <w:p w:rsidR="0052282B" w:rsidRPr="009E5FBF" w:rsidRDefault="0052282B" w:rsidP="0052282B">
            <w:pPr>
              <w:rPr>
                <w:lang w:eastAsia="fr-FR"/>
              </w:rPr>
            </w:pPr>
            <w:r w:rsidRPr="009E5FBF">
              <w:rPr>
                <w:i/>
                <w:lang w:eastAsia="fr-FR"/>
              </w:rPr>
              <w:t>Pre-requirement</w:t>
            </w:r>
            <w:r w:rsidRPr="009E5FBF">
              <w:rPr>
                <w:lang w:eastAsia="fr-FR"/>
              </w:rPr>
              <w:t xml:space="preserve"> – existing in AIA person with at least postal address and bank account.</w:t>
            </w:r>
          </w:p>
          <w:p w:rsidR="0052282B" w:rsidRPr="009E5FBF" w:rsidRDefault="0052282B" w:rsidP="0052282B">
            <w:pPr>
              <w:rPr>
                <w:lang w:eastAsia="fr-FR"/>
              </w:rPr>
            </w:pPr>
            <w:r w:rsidRPr="009E5FBF">
              <w:rPr>
                <w:i/>
                <w:lang w:eastAsia="fr-FR"/>
              </w:rPr>
              <w:t>Test</w:t>
            </w:r>
            <w:r w:rsidRPr="009E5FBF">
              <w:rPr>
                <w:lang w:eastAsia="fr-FR"/>
              </w:rPr>
              <w:t xml:space="preserve"> – creation contract with risks </w:t>
            </w:r>
            <w:r w:rsidRPr="009E5FBF">
              <w:t xml:space="preserve">Van </w:t>
            </w:r>
            <w:r w:rsidRPr="009E5FBF">
              <w:rPr>
                <w:lang w:eastAsia="fr-FR"/>
              </w:rPr>
              <w:t xml:space="preserve">– different </w:t>
            </w:r>
            <w:r w:rsidRPr="009E5FBF">
              <w:rPr>
                <w:u w:val="single"/>
                <w:lang w:eastAsia="fr-FR"/>
              </w:rPr>
              <w:t>kinds</w:t>
            </w:r>
            <w:r w:rsidRPr="009E5FBF">
              <w:rPr>
                <w:lang w:eastAsia="fr-FR"/>
              </w:rPr>
              <w:t>, coverages and premium adjustment combinations, risks creation on effective date and in future.</w:t>
            </w:r>
          </w:p>
          <w:p w:rsidR="00F65BC4" w:rsidRPr="009E5FBF" w:rsidRDefault="0052282B" w:rsidP="0052282B">
            <w:pPr>
              <w:rPr>
                <w:rFonts w:cs="Times New Roman"/>
              </w:rPr>
            </w:pPr>
            <w:r w:rsidRPr="009E5FBF">
              <w:rPr>
                <w:i/>
                <w:lang w:eastAsia="fr-FR"/>
              </w:rPr>
              <w:t xml:space="preserve">Expected result - </w:t>
            </w:r>
            <w:r w:rsidRPr="009E5FBF">
              <w:rPr>
                <w:rFonts w:cs="Courier"/>
                <w:color w:val="000000"/>
              </w:rPr>
              <w:t>WM_SERVICE_FAILED</w:t>
            </w:r>
            <w:r w:rsidRPr="009E5FBF">
              <w:t xml:space="preserve"> - pending activity on risk description task for the risk with message “Les</w:t>
            </w:r>
            <w:r w:rsidRPr="009E5FBF">
              <w:rPr>
                <w:rFonts w:cs="Times New Roman"/>
              </w:rPr>
              <w:t xml:space="preserve"> genres Ambulance, Dépanneuse, Véhicule d'incendie, Véhicule de secours ou Véhicule forain ne sont pas possibles’.</w:t>
            </w:r>
          </w:p>
        </w:tc>
        <w:tc>
          <w:tcPr>
            <w:tcW w:w="2077" w:type="dxa"/>
            <w:tcBorders>
              <w:top w:val="single" w:sz="12" w:space="0" w:color="9CC2E5"/>
              <w:bottom w:val="single" w:sz="4" w:space="0" w:color="9CC2E5"/>
            </w:tcBorders>
          </w:tcPr>
          <w:p w:rsidR="00F65BC4" w:rsidRPr="009E5FBF" w:rsidRDefault="009905EC" w:rsidP="007D5866">
            <w:pPr>
              <w:rPr>
                <w:noProof/>
              </w:rPr>
            </w:pPr>
            <w:ins w:id="680" w:author="Krasen Karagyozov" w:date="2018-09-12T10:29:00Z">
              <w:r>
                <w:rPr>
                  <w:noProof/>
                </w:rPr>
                <w:object w:dxaOrig="0" w:dyaOrig="0">
                  <v:shape id="_x0000_s1722" type="#_x0000_t75" style="position:absolute;margin-left:.15pt;margin-top:-37.9pt;width:76.2pt;height:49.2pt;z-index:252005888;mso-position-horizontal:absolute;mso-position-horizontal-relative:text;mso-position-vertical:absolute;mso-position-vertical-relative:text;mso-width-relative:page;mso-height-relative:page">
                    <v:imagedata r:id="rId135" o:title=""/>
                    <w10:wrap type="square"/>
                  </v:shape>
                  <o:OLEObject Type="Embed" ProgID="Package" ShapeID="_x0000_s1722" DrawAspect="Icon" ObjectID="_1632553921" r:id="rId136"/>
                </w:object>
              </w:r>
            </w:ins>
            <w:del w:id="681" w:author="Krasen Karagyozov" w:date="2018-09-12T10:22:00Z">
              <w:r>
                <w:rPr>
                  <w:noProof/>
                </w:rPr>
                <w:object w:dxaOrig="0" w:dyaOrig="0">
                  <v:shape id="_x0000_s1640" type="#_x0000_t75" style="position:absolute;margin-left:.1pt;margin-top:-38.3pt;width:76.15pt;height:49.4pt;z-index:251883008;mso-position-horizontal:absolute;mso-position-horizontal-relative:text;mso-position-vertical:absolute;mso-position-vertical-relative:text;mso-width-relative:page;mso-height-relative:page">
                    <v:imagedata r:id="rId137" o:title=""/>
                    <w10:wrap type="square"/>
                  </v:shape>
                  <o:OLEObject Type="Embed" ProgID="Package" ShapeID="_x0000_s1640" DrawAspect="Icon" ObjectID="_1632553922" r:id="rId138"/>
                </w:object>
              </w:r>
            </w:del>
          </w:p>
        </w:tc>
        <w:tc>
          <w:tcPr>
            <w:tcW w:w="1843" w:type="dxa"/>
            <w:tcBorders>
              <w:top w:val="single" w:sz="12" w:space="0" w:color="9CC2E5"/>
              <w:bottom w:val="single" w:sz="4" w:space="0" w:color="9CC2E5"/>
            </w:tcBorders>
          </w:tcPr>
          <w:p w:rsidR="00F65BC4" w:rsidRPr="009E5FBF" w:rsidRDefault="009905EC" w:rsidP="007D5866">
            <w:pPr>
              <w:rPr>
                <w:noProof/>
              </w:rPr>
            </w:pPr>
            <w:ins w:id="682" w:author="Krasen Karagyozov" w:date="2018-09-12T10:29:00Z">
              <w:r>
                <w:rPr>
                  <w:noProof/>
                </w:rPr>
                <w:object w:dxaOrig="0" w:dyaOrig="0">
                  <v:shape id="_x0000_s1723" type="#_x0000_t75" style="position:absolute;margin-left:.15pt;margin-top:-37.9pt;width:76.2pt;height:49.2pt;z-index:252007936;mso-position-horizontal:absolute;mso-position-horizontal-relative:text;mso-position-vertical:absolute;mso-position-vertical-relative:text;mso-width-relative:page;mso-height-relative:page">
                    <v:imagedata r:id="rId139" o:title=""/>
                    <w10:wrap type="square"/>
                  </v:shape>
                  <o:OLEObject Type="Embed" ProgID="Package" ShapeID="_x0000_s1723" DrawAspect="Icon" ObjectID="_1632553923" r:id="rId140"/>
                </w:object>
              </w:r>
            </w:ins>
            <w:del w:id="683" w:author="Krasen Karagyozov" w:date="2018-09-12T10:22:00Z">
              <w:r>
                <w:rPr>
                  <w:noProof/>
                </w:rPr>
                <w:object w:dxaOrig="0" w:dyaOrig="0">
                  <v:shape id="_x0000_s1641" type="#_x0000_t75" style="position:absolute;margin-left:.1pt;margin-top:-38.3pt;width:76.15pt;height:49.4pt;z-index:251885056;mso-position-horizontal:absolute;mso-position-horizontal-relative:text;mso-position-vertical:absolute;mso-position-vertical-relative:text;mso-width-relative:page;mso-height-relative:page">
                    <v:imagedata r:id="rId141" o:title=""/>
                    <w10:wrap type="square"/>
                  </v:shape>
                  <o:OLEObject Type="Embed" ProgID="Package" ShapeID="_x0000_s1641" DrawAspect="Icon" ObjectID="_1632553924" r:id="rId142"/>
                </w:object>
              </w:r>
            </w:del>
          </w:p>
        </w:tc>
      </w:tr>
      <w:tr w:rsidR="00F65BC4" w:rsidRPr="009E5FBF" w:rsidTr="007D5866">
        <w:trPr>
          <w:trHeight w:val="2218"/>
        </w:trPr>
        <w:tc>
          <w:tcPr>
            <w:tcW w:w="1418" w:type="dxa"/>
            <w:tcBorders>
              <w:top w:val="single" w:sz="12" w:space="0" w:color="9CC2E5"/>
              <w:bottom w:val="single" w:sz="4" w:space="0" w:color="9CC2E5"/>
            </w:tcBorders>
          </w:tcPr>
          <w:p w:rsidR="00F65BC4" w:rsidRPr="009E5FBF" w:rsidRDefault="00F65BC4" w:rsidP="007D5866">
            <w:pPr>
              <w:tabs>
                <w:tab w:val="right" w:pos="2194"/>
              </w:tabs>
              <w:rPr>
                <w:b/>
                <w:i/>
                <w:lang w:eastAsia="fr-FR"/>
              </w:rPr>
            </w:pPr>
            <w:r w:rsidRPr="009E5FBF">
              <w:rPr>
                <w:b/>
                <w:i/>
                <w:lang w:eastAsia="fr-FR"/>
              </w:rPr>
              <w:t>TestCase16</w:t>
            </w:r>
          </w:p>
        </w:tc>
        <w:tc>
          <w:tcPr>
            <w:tcW w:w="4302" w:type="dxa"/>
            <w:tcBorders>
              <w:top w:val="single" w:sz="12" w:space="0" w:color="9CC2E5"/>
              <w:bottom w:val="single" w:sz="4" w:space="0" w:color="9CC2E5"/>
            </w:tcBorders>
          </w:tcPr>
          <w:p w:rsidR="00E8189C" w:rsidRPr="009E5FBF" w:rsidRDefault="00E8189C" w:rsidP="00E8189C">
            <w:pPr>
              <w:rPr>
                <w:lang w:eastAsia="fr-FR"/>
              </w:rPr>
            </w:pPr>
            <w:r w:rsidRPr="009E5FBF">
              <w:rPr>
                <w:i/>
                <w:lang w:eastAsia="fr-FR"/>
              </w:rPr>
              <w:t>Pre-requirement</w:t>
            </w:r>
            <w:r w:rsidRPr="009E5FBF">
              <w:rPr>
                <w:lang w:eastAsia="fr-FR"/>
              </w:rPr>
              <w:t xml:space="preserve"> – existing in AIA person with at least postal address and bank account.</w:t>
            </w:r>
          </w:p>
          <w:p w:rsidR="00E8189C" w:rsidRPr="009E5FBF" w:rsidRDefault="00E8189C" w:rsidP="00E8189C">
            <w:pPr>
              <w:rPr>
                <w:lang w:eastAsia="fr-FR"/>
              </w:rPr>
            </w:pPr>
            <w:r w:rsidRPr="009E5FBF">
              <w:rPr>
                <w:i/>
                <w:lang w:eastAsia="fr-FR"/>
              </w:rPr>
              <w:t>Test</w:t>
            </w:r>
            <w:r w:rsidRPr="009E5FBF">
              <w:rPr>
                <w:lang w:eastAsia="fr-FR"/>
              </w:rPr>
              <w:t xml:space="preserve"> – creation contract with risks </w:t>
            </w:r>
            <w:r w:rsidRPr="009E5FBF">
              <w:t>Habitation individuelle</w:t>
            </w:r>
            <w:r w:rsidRPr="009E5FBF">
              <w:rPr>
                <w:lang w:eastAsia="fr-FR"/>
              </w:rPr>
              <w:t xml:space="preserve"> – different details, coverages and premium adjustment combinations, risks creation on effective date and in future.</w:t>
            </w:r>
          </w:p>
          <w:p w:rsidR="00F65BC4" w:rsidRPr="009E5FBF" w:rsidRDefault="00E8189C" w:rsidP="00E8189C">
            <w:r w:rsidRPr="009E5FBF">
              <w:rPr>
                <w:i/>
                <w:lang w:eastAsia="fr-FR"/>
              </w:rPr>
              <w:t xml:space="preserve">Expected result - </w:t>
            </w:r>
            <w:r w:rsidRPr="009E5FBF">
              <w:rPr>
                <w:rFonts w:cs="Courier"/>
                <w:color w:val="000000"/>
              </w:rPr>
              <w:t>WM_SUCCESS</w:t>
            </w:r>
            <w:r w:rsidRPr="009E5FBF">
              <w:t xml:space="preserve"> - pending activity on step Premium Adjustment, having 4 risks loaded.</w:t>
            </w:r>
          </w:p>
        </w:tc>
        <w:tc>
          <w:tcPr>
            <w:tcW w:w="2077" w:type="dxa"/>
            <w:tcBorders>
              <w:top w:val="single" w:sz="12" w:space="0" w:color="9CC2E5"/>
              <w:bottom w:val="single" w:sz="4" w:space="0" w:color="9CC2E5"/>
            </w:tcBorders>
          </w:tcPr>
          <w:p w:rsidR="00F65BC4" w:rsidRPr="009E5FBF" w:rsidRDefault="009905EC" w:rsidP="007D5866">
            <w:pPr>
              <w:rPr>
                <w:noProof/>
              </w:rPr>
            </w:pPr>
            <w:ins w:id="684" w:author="Krasen Karagyozov" w:date="2018-09-12T10:29:00Z">
              <w:r>
                <w:rPr>
                  <w:noProof/>
                </w:rPr>
                <w:object w:dxaOrig="0" w:dyaOrig="0">
                  <v:shape id="_x0000_s1724" type="#_x0000_t75" style="position:absolute;margin-left:.15pt;margin-top:-37.95pt;width:76.2pt;height:49.2pt;z-index:252009984;mso-position-horizontal:absolute;mso-position-horizontal-relative:text;mso-position-vertical:absolute;mso-position-vertical-relative:text;mso-width-relative:page;mso-height-relative:page">
                    <v:imagedata r:id="rId143" o:title=""/>
                    <w10:wrap type="square"/>
                  </v:shape>
                  <o:OLEObject Type="Embed" ProgID="Package" ShapeID="_x0000_s1724" DrawAspect="Icon" ObjectID="_1632553925" r:id="rId144"/>
                </w:object>
              </w:r>
            </w:ins>
            <w:del w:id="685" w:author="Krasen Karagyozov" w:date="2018-09-12T10:22:00Z">
              <w:r>
                <w:rPr>
                  <w:noProof/>
                </w:rPr>
                <w:object w:dxaOrig="0" w:dyaOrig="0">
                  <v:shape id="_x0000_s1642" type="#_x0000_t75" style="position:absolute;margin-left:.1pt;margin-top:-38.35pt;width:76.15pt;height:49.4pt;z-index:251887104;mso-position-horizontal:absolute;mso-position-horizontal-relative:text;mso-position-vertical:absolute;mso-position-vertical-relative:text;mso-width-relative:page;mso-height-relative:page">
                    <v:imagedata r:id="rId145" o:title=""/>
                    <w10:wrap type="square"/>
                  </v:shape>
                  <o:OLEObject Type="Embed" ProgID="Package" ShapeID="_x0000_s1642" DrawAspect="Icon" ObjectID="_1632553926" r:id="rId146"/>
                </w:object>
              </w:r>
            </w:del>
          </w:p>
        </w:tc>
        <w:tc>
          <w:tcPr>
            <w:tcW w:w="1843" w:type="dxa"/>
            <w:tcBorders>
              <w:top w:val="single" w:sz="12" w:space="0" w:color="9CC2E5"/>
              <w:bottom w:val="single" w:sz="4" w:space="0" w:color="9CC2E5"/>
            </w:tcBorders>
          </w:tcPr>
          <w:p w:rsidR="00F65BC4" w:rsidRPr="009E5FBF" w:rsidRDefault="009905EC" w:rsidP="007D5866">
            <w:pPr>
              <w:rPr>
                <w:noProof/>
              </w:rPr>
            </w:pPr>
            <w:ins w:id="686" w:author="Krasen Karagyozov" w:date="2018-09-12T10:29:00Z">
              <w:r>
                <w:rPr>
                  <w:noProof/>
                </w:rPr>
                <w:object w:dxaOrig="0" w:dyaOrig="0">
                  <v:shape id="_x0000_s1725" type="#_x0000_t75" style="position:absolute;margin-left:.15pt;margin-top:-37.95pt;width:76.2pt;height:49.2pt;z-index:252012032;mso-position-horizontal:absolute;mso-position-horizontal-relative:text;mso-position-vertical:absolute;mso-position-vertical-relative:text;mso-width-relative:page;mso-height-relative:page">
                    <v:imagedata r:id="rId147" o:title=""/>
                    <w10:wrap type="square"/>
                  </v:shape>
                  <o:OLEObject Type="Embed" ProgID="Package" ShapeID="_x0000_s1725" DrawAspect="Icon" ObjectID="_1632553927" r:id="rId148"/>
                </w:object>
              </w:r>
            </w:ins>
            <w:del w:id="687" w:author="Krasen Karagyozov" w:date="2018-09-12T10:22:00Z">
              <w:r>
                <w:rPr>
                  <w:noProof/>
                </w:rPr>
                <w:object w:dxaOrig="0" w:dyaOrig="0">
                  <v:shape id="_x0000_s1643" type="#_x0000_t75" style="position:absolute;margin-left:.1pt;margin-top:-38.35pt;width:76.15pt;height:49.4pt;z-index:251889152;mso-position-horizontal:absolute;mso-position-horizontal-relative:text;mso-position-vertical:absolute;mso-position-vertical-relative:text;mso-width-relative:page;mso-height-relative:page">
                    <v:imagedata r:id="rId149" o:title=""/>
                    <w10:wrap type="square"/>
                  </v:shape>
                  <o:OLEObject Type="Embed" ProgID="Package" ShapeID="_x0000_s1643" DrawAspect="Icon" ObjectID="_1632553928" r:id="rId150"/>
                </w:object>
              </w:r>
            </w:del>
          </w:p>
        </w:tc>
      </w:tr>
      <w:tr w:rsidR="00F65BC4" w:rsidRPr="009E5FBF" w:rsidTr="00F65BC4">
        <w:trPr>
          <w:trHeight w:val="2218"/>
        </w:trPr>
        <w:tc>
          <w:tcPr>
            <w:tcW w:w="1418" w:type="dxa"/>
            <w:tcBorders>
              <w:top w:val="single" w:sz="12" w:space="0" w:color="9CC2E5"/>
              <w:bottom w:val="single" w:sz="12" w:space="0" w:color="9CC2E5"/>
            </w:tcBorders>
          </w:tcPr>
          <w:p w:rsidR="00F65BC4" w:rsidRPr="009E5FBF" w:rsidRDefault="00F65BC4" w:rsidP="007D5866">
            <w:pPr>
              <w:tabs>
                <w:tab w:val="right" w:pos="2194"/>
              </w:tabs>
              <w:rPr>
                <w:b/>
                <w:i/>
                <w:lang w:eastAsia="fr-FR"/>
              </w:rPr>
            </w:pPr>
            <w:r w:rsidRPr="009E5FBF">
              <w:rPr>
                <w:b/>
                <w:i/>
                <w:lang w:eastAsia="fr-FR"/>
              </w:rPr>
              <w:lastRenderedPageBreak/>
              <w:t>TestCase17</w:t>
            </w:r>
          </w:p>
        </w:tc>
        <w:tc>
          <w:tcPr>
            <w:tcW w:w="4302" w:type="dxa"/>
            <w:tcBorders>
              <w:top w:val="single" w:sz="12" w:space="0" w:color="9CC2E5"/>
              <w:bottom w:val="single" w:sz="12" w:space="0" w:color="9CC2E5"/>
            </w:tcBorders>
          </w:tcPr>
          <w:p w:rsidR="00175969" w:rsidRPr="009E5FBF" w:rsidRDefault="00175969" w:rsidP="00175969">
            <w:pPr>
              <w:rPr>
                <w:lang w:eastAsia="fr-FR"/>
              </w:rPr>
            </w:pPr>
            <w:r w:rsidRPr="009E5FBF">
              <w:rPr>
                <w:i/>
                <w:lang w:eastAsia="fr-FR"/>
              </w:rPr>
              <w:t>Pre-requirement</w:t>
            </w:r>
            <w:r w:rsidRPr="009E5FBF">
              <w:rPr>
                <w:lang w:eastAsia="fr-FR"/>
              </w:rPr>
              <w:t xml:space="preserve"> – existing in AIA person with at least postal address and bank account.</w:t>
            </w:r>
          </w:p>
          <w:p w:rsidR="00175969" w:rsidRPr="009E5FBF" w:rsidRDefault="00175969" w:rsidP="00175969">
            <w:pPr>
              <w:rPr>
                <w:lang w:eastAsia="fr-FR"/>
              </w:rPr>
            </w:pPr>
            <w:r w:rsidRPr="009E5FBF">
              <w:rPr>
                <w:i/>
                <w:lang w:eastAsia="fr-FR"/>
              </w:rPr>
              <w:t>Test</w:t>
            </w:r>
            <w:r w:rsidRPr="009E5FBF">
              <w:rPr>
                <w:lang w:eastAsia="fr-FR"/>
              </w:rPr>
              <w:t xml:space="preserve"> – creation contract with risks </w:t>
            </w:r>
            <w:r w:rsidRPr="009E5FBF">
              <w:t>Habitation individuelle</w:t>
            </w:r>
            <w:r w:rsidRPr="009E5FBF">
              <w:rPr>
                <w:lang w:eastAsia="fr-FR"/>
              </w:rPr>
              <w:t xml:space="preserve"> – coverages excluding each other</w:t>
            </w:r>
          </w:p>
          <w:p w:rsidR="00F65BC4" w:rsidRPr="009E5FBF" w:rsidRDefault="00175969" w:rsidP="00175969">
            <w:r w:rsidRPr="009E5FBF">
              <w:rPr>
                <w:i/>
                <w:lang w:eastAsia="fr-FR"/>
              </w:rPr>
              <w:t xml:space="preserve">Expected result - </w:t>
            </w:r>
            <w:r w:rsidRPr="009E5FBF">
              <w:rPr>
                <w:rFonts w:cs="Courier"/>
                <w:color w:val="000000"/>
              </w:rPr>
              <w:t>WM_SERVICE_FAILED</w:t>
            </w:r>
            <w:r w:rsidRPr="009E5FBF">
              <w:t xml:space="preserve"> - pending activity on Coverages task with message - </w:t>
            </w:r>
            <w:r w:rsidRPr="009E5FBF">
              <w:rPr>
                <w:i/>
              </w:rPr>
              <w:t>“</w:t>
            </w:r>
            <w:r w:rsidRPr="009E5FBF">
              <w:rPr>
                <w:rFonts w:cs="Courier"/>
                <w:i/>
                <w:color w:val="000000"/>
              </w:rPr>
              <w:t>Building damages can't be subscribed because of already existing coverages”.</w:t>
            </w:r>
          </w:p>
        </w:tc>
        <w:tc>
          <w:tcPr>
            <w:tcW w:w="2077" w:type="dxa"/>
            <w:tcBorders>
              <w:top w:val="single" w:sz="12" w:space="0" w:color="9CC2E5"/>
              <w:bottom w:val="single" w:sz="12" w:space="0" w:color="9CC2E5"/>
            </w:tcBorders>
          </w:tcPr>
          <w:p w:rsidR="00F65BC4" w:rsidRPr="009E5FBF" w:rsidRDefault="009905EC" w:rsidP="007D5866">
            <w:pPr>
              <w:rPr>
                <w:noProof/>
              </w:rPr>
            </w:pPr>
            <w:ins w:id="688" w:author="Krasen Karagyozov" w:date="2018-09-12T10:29:00Z">
              <w:r>
                <w:rPr>
                  <w:noProof/>
                </w:rPr>
                <w:object w:dxaOrig="0" w:dyaOrig="0">
                  <v:shape id="_x0000_s1726" type="#_x0000_t75" style="position:absolute;margin-left:.15pt;margin-top:-37.95pt;width:76.2pt;height:49.2pt;z-index:252014080;mso-position-horizontal:absolute;mso-position-horizontal-relative:text;mso-position-vertical:absolute;mso-position-vertical-relative:text;mso-width-relative:page;mso-height-relative:page">
                    <v:imagedata r:id="rId151" o:title=""/>
                    <w10:wrap type="square"/>
                  </v:shape>
                  <o:OLEObject Type="Embed" ProgID="Package" ShapeID="_x0000_s1726" DrawAspect="Icon" ObjectID="_1632553929" r:id="rId152"/>
                </w:object>
              </w:r>
            </w:ins>
            <w:del w:id="689" w:author="Krasen Karagyozov" w:date="2018-09-12T10:22:00Z">
              <w:r>
                <w:rPr>
                  <w:noProof/>
                </w:rPr>
                <w:object w:dxaOrig="0" w:dyaOrig="0">
                  <v:shape id="_x0000_s1644" type="#_x0000_t75" style="position:absolute;margin-left:.1pt;margin-top:-38.35pt;width:76.2pt;height:49.45pt;z-index:251891200;mso-position-horizontal:absolute;mso-position-horizontal-relative:text;mso-position-vertical:absolute;mso-position-vertical-relative:text;mso-width-relative:page;mso-height-relative:page">
                    <v:imagedata r:id="rId153" o:title=""/>
                    <w10:wrap type="square"/>
                  </v:shape>
                  <o:OLEObject Type="Embed" ProgID="Package" ShapeID="_x0000_s1644" DrawAspect="Icon" ObjectID="_1632553930" r:id="rId154"/>
                </w:object>
              </w:r>
            </w:del>
          </w:p>
        </w:tc>
        <w:tc>
          <w:tcPr>
            <w:tcW w:w="1843" w:type="dxa"/>
            <w:tcBorders>
              <w:top w:val="single" w:sz="12" w:space="0" w:color="9CC2E5"/>
              <w:bottom w:val="single" w:sz="12" w:space="0" w:color="9CC2E5"/>
            </w:tcBorders>
          </w:tcPr>
          <w:p w:rsidR="00F65BC4" w:rsidRPr="009E5FBF" w:rsidRDefault="009905EC" w:rsidP="007D5866">
            <w:pPr>
              <w:rPr>
                <w:noProof/>
              </w:rPr>
            </w:pPr>
            <w:ins w:id="690" w:author="Krasen Karagyozov" w:date="2018-09-12T10:30:00Z">
              <w:r>
                <w:rPr>
                  <w:noProof/>
                </w:rPr>
                <w:object w:dxaOrig="0" w:dyaOrig="0">
                  <v:shape id="_x0000_s1727" type="#_x0000_t75" style="position:absolute;margin-left:.15pt;margin-top:-37.95pt;width:76.2pt;height:49.2pt;z-index:252016128;mso-position-horizontal:absolute;mso-position-horizontal-relative:text;mso-position-vertical:absolute;mso-position-vertical-relative:text;mso-width-relative:page;mso-height-relative:page">
                    <v:imagedata r:id="rId155" o:title=""/>
                    <w10:wrap type="square"/>
                  </v:shape>
                  <o:OLEObject Type="Embed" ProgID="Package" ShapeID="_x0000_s1727" DrawAspect="Icon" ObjectID="_1632553931" r:id="rId156"/>
                </w:object>
              </w:r>
            </w:ins>
            <w:del w:id="691" w:author="Krasen Karagyozov" w:date="2018-09-12T10:22:00Z">
              <w:r>
                <w:rPr>
                  <w:noProof/>
                </w:rPr>
                <w:object w:dxaOrig="0" w:dyaOrig="0">
                  <v:shape id="_x0000_s1645" type="#_x0000_t75" style="position:absolute;margin-left:.1pt;margin-top:-38.35pt;width:76.15pt;height:49.4pt;z-index:251893248;mso-position-horizontal:absolute;mso-position-horizontal-relative:text;mso-position-vertical:absolute;mso-position-vertical-relative:text;mso-width-relative:page;mso-height-relative:page">
                    <v:imagedata r:id="rId157" o:title=""/>
                    <w10:wrap type="square"/>
                  </v:shape>
                  <o:OLEObject Type="Embed" ProgID="Package" ShapeID="_x0000_s1645" DrawAspect="Icon" ObjectID="_1632553932" r:id="rId158"/>
                </w:object>
              </w:r>
            </w:del>
          </w:p>
        </w:tc>
      </w:tr>
      <w:tr w:rsidR="00F65BC4" w:rsidRPr="009E5FBF" w:rsidTr="007D5866">
        <w:trPr>
          <w:trHeight w:val="2218"/>
        </w:trPr>
        <w:tc>
          <w:tcPr>
            <w:tcW w:w="1418" w:type="dxa"/>
            <w:tcBorders>
              <w:top w:val="single" w:sz="12" w:space="0" w:color="9CC2E5"/>
              <w:bottom w:val="single" w:sz="4" w:space="0" w:color="9CC2E5"/>
            </w:tcBorders>
          </w:tcPr>
          <w:p w:rsidR="00F65BC4" w:rsidRPr="009E5FBF" w:rsidRDefault="00F65BC4" w:rsidP="007D5866">
            <w:pPr>
              <w:tabs>
                <w:tab w:val="right" w:pos="2194"/>
              </w:tabs>
              <w:rPr>
                <w:b/>
                <w:i/>
                <w:lang w:eastAsia="fr-FR"/>
              </w:rPr>
            </w:pPr>
            <w:r w:rsidRPr="009E5FBF">
              <w:rPr>
                <w:b/>
                <w:i/>
                <w:lang w:eastAsia="fr-FR"/>
              </w:rPr>
              <w:t>TestCase18</w:t>
            </w:r>
          </w:p>
        </w:tc>
        <w:tc>
          <w:tcPr>
            <w:tcW w:w="4302" w:type="dxa"/>
            <w:tcBorders>
              <w:top w:val="single" w:sz="12" w:space="0" w:color="9CC2E5"/>
              <w:bottom w:val="single" w:sz="4" w:space="0" w:color="9CC2E5"/>
            </w:tcBorders>
          </w:tcPr>
          <w:p w:rsidR="0055549F" w:rsidRPr="009E5FBF" w:rsidRDefault="0055549F" w:rsidP="0055549F">
            <w:pPr>
              <w:rPr>
                <w:lang w:eastAsia="fr-FR"/>
              </w:rPr>
            </w:pPr>
            <w:r w:rsidRPr="009E5FBF">
              <w:rPr>
                <w:i/>
                <w:lang w:eastAsia="fr-FR"/>
              </w:rPr>
              <w:t>Pre-requirement</w:t>
            </w:r>
            <w:r w:rsidRPr="009E5FBF">
              <w:rPr>
                <w:lang w:eastAsia="fr-FR"/>
              </w:rPr>
              <w:t xml:space="preserve"> – existing in AIA person with at least postal address and bank account.</w:t>
            </w:r>
          </w:p>
          <w:p w:rsidR="0055549F" w:rsidRPr="009E5FBF" w:rsidRDefault="0055549F" w:rsidP="0055549F">
            <w:pPr>
              <w:rPr>
                <w:lang w:eastAsia="fr-FR"/>
              </w:rPr>
            </w:pPr>
            <w:r w:rsidRPr="009E5FBF">
              <w:rPr>
                <w:i/>
                <w:lang w:eastAsia="fr-FR"/>
              </w:rPr>
              <w:t>Test</w:t>
            </w:r>
            <w:r w:rsidRPr="009E5FBF">
              <w:rPr>
                <w:lang w:eastAsia="fr-FR"/>
              </w:rPr>
              <w:t xml:space="preserve"> – creation contract with risks </w:t>
            </w:r>
            <w:r w:rsidRPr="009E5FBF">
              <w:t>Imeuble</w:t>
            </w:r>
            <w:r w:rsidRPr="009E5FBF">
              <w:rPr>
                <w:lang w:eastAsia="fr-FR"/>
              </w:rPr>
              <w:t xml:space="preserve"> – different details, coverages and premium adjustment combinations, risks creation on effective date and in future.</w:t>
            </w:r>
          </w:p>
          <w:p w:rsidR="0055549F" w:rsidRPr="009E5FBF" w:rsidRDefault="0055549F" w:rsidP="0055549F">
            <w:r w:rsidRPr="009E5FBF">
              <w:rPr>
                <w:i/>
                <w:lang w:eastAsia="fr-FR"/>
              </w:rPr>
              <w:t xml:space="preserve">Expected result - </w:t>
            </w:r>
            <w:r w:rsidRPr="009E5FBF">
              <w:rPr>
                <w:rFonts w:cs="Courier"/>
                <w:color w:val="000000"/>
              </w:rPr>
              <w:t>WM_SUCCESS</w:t>
            </w:r>
            <w:r w:rsidRPr="009E5FBF">
              <w:t xml:space="preserve"> - pending activity on step Premium Adjustment, having 2 risks loaded.</w:t>
            </w:r>
          </w:p>
          <w:p w:rsidR="00F65BC4" w:rsidRPr="009E5FBF" w:rsidRDefault="00F65BC4" w:rsidP="0055549F"/>
        </w:tc>
        <w:tc>
          <w:tcPr>
            <w:tcW w:w="2077" w:type="dxa"/>
            <w:tcBorders>
              <w:top w:val="single" w:sz="12" w:space="0" w:color="9CC2E5"/>
              <w:bottom w:val="single" w:sz="4" w:space="0" w:color="9CC2E5"/>
            </w:tcBorders>
          </w:tcPr>
          <w:p w:rsidR="00F65BC4" w:rsidRPr="009E5FBF" w:rsidRDefault="009905EC" w:rsidP="007D5866">
            <w:pPr>
              <w:rPr>
                <w:noProof/>
              </w:rPr>
            </w:pPr>
            <w:ins w:id="692" w:author="Krasen Karagyozov" w:date="2018-09-12T10:30:00Z">
              <w:r>
                <w:rPr>
                  <w:noProof/>
                </w:rPr>
                <w:object w:dxaOrig="0" w:dyaOrig="0">
                  <v:shape id="_x0000_s1728" type="#_x0000_t75" style="position:absolute;margin-left:.15pt;margin-top:-37.95pt;width:76.3pt;height:49.25pt;z-index:252018176;mso-position-horizontal:absolute;mso-position-horizontal-relative:text;mso-position-vertical:absolute;mso-position-vertical-relative:text;mso-width-relative:page;mso-height-relative:page">
                    <v:imagedata r:id="rId159" o:title=""/>
                    <w10:wrap type="square"/>
                  </v:shape>
                  <o:OLEObject Type="Embed" ProgID="Package" ShapeID="_x0000_s1728" DrawAspect="Icon" ObjectID="_1632553933" r:id="rId160"/>
                </w:object>
              </w:r>
            </w:ins>
            <w:del w:id="693" w:author="Krasen Karagyozov" w:date="2018-09-12T10:22:00Z">
              <w:r>
                <w:rPr>
                  <w:noProof/>
                </w:rPr>
                <w:object w:dxaOrig="0" w:dyaOrig="0">
                  <v:shape id="_x0000_s1646" type="#_x0000_t75" style="position:absolute;margin-left:.1pt;margin-top:-38.35pt;width:76.15pt;height:49.4pt;z-index:251895296;mso-position-horizontal:absolute;mso-position-horizontal-relative:text;mso-position-vertical:absolute;mso-position-vertical-relative:text;mso-width-relative:page;mso-height-relative:page">
                    <v:imagedata r:id="rId161" o:title=""/>
                    <w10:wrap type="square"/>
                  </v:shape>
                  <o:OLEObject Type="Embed" ProgID="Package" ShapeID="_x0000_s1646" DrawAspect="Icon" ObjectID="_1632553934" r:id="rId162"/>
                </w:object>
              </w:r>
            </w:del>
          </w:p>
        </w:tc>
        <w:tc>
          <w:tcPr>
            <w:tcW w:w="1843" w:type="dxa"/>
            <w:tcBorders>
              <w:top w:val="single" w:sz="12" w:space="0" w:color="9CC2E5"/>
              <w:bottom w:val="single" w:sz="4" w:space="0" w:color="9CC2E5"/>
            </w:tcBorders>
          </w:tcPr>
          <w:p w:rsidR="00F65BC4" w:rsidRPr="009E5FBF" w:rsidRDefault="009905EC" w:rsidP="007D5866">
            <w:pPr>
              <w:rPr>
                <w:noProof/>
              </w:rPr>
            </w:pPr>
            <w:ins w:id="694" w:author="Krasen Karagyozov" w:date="2018-09-12T10:30:00Z">
              <w:r>
                <w:rPr>
                  <w:noProof/>
                </w:rPr>
                <w:object w:dxaOrig="0" w:dyaOrig="0">
                  <v:shape id="_x0000_s1729" type="#_x0000_t75" style="position:absolute;margin-left:.15pt;margin-top:-37.95pt;width:76.3pt;height:49.25pt;z-index:252020224;mso-position-horizontal:absolute;mso-position-horizontal-relative:text;mso-position-vertical:absolute;mso-position-vertical-relative:text;mso-width-relative:page;mso-height-relative:page">
                    <v:imagedata r:id="rId163" o:title=""/>
                    <w10:wrap type="square"/>
                  </v:shape>
                  <o:OLEObject Type="Embed" ProgID="Package" ShapeID="_x0000_s1729" DrawAspect="Icon" ObjectID="_1632553935" r:id="rId164"/>
                </w:object>
              </w:r>
            </w:ins>
            <w:del w:id="695" w:author="Krasen Karagyozov" w:date="2018-09-12T10:22:00Z">
              <w:r>
                <w:rPr>
                  <w:noProof/>
                </w:rPr>
                <w:object w:dxaOrig="0" w:dyaOrig="0">
                  <v:shape id="_x0000_s1647" type="#_x0000_t75" style="position:absolute;margin-left:.1pt;margin-top:-38.35pt;width:76.15pt;height:49.4pt;z-index:251897344;mso-position-horizontal:absolute;mso-position-horizontal-relative:text;mso-position-vertical:absolute;mso-position-vertical-relative:text;mso-width-relative:page;mso-height-relative:page">
                    <v:imagedata r:id="rId165" o:title=""/>
                    <w10:wrap type="square"/>
                  </v:shape>
                  <o:OLEObject Type="Embed" ProgID="Package" ShapeID="_x0000_s1647" DrawAspect="Icon" ObjectID="_1632553936" r:id="rId166"/>
                </w:object>
              </w:r>
            </w:del>
          </w:p>
        </w:tc>
      </w:tr>
      <w:tr w:rsidR="00F65BC4" w:rsidRPr="009E5FBF" w:rsidTr="007D5866">
        <w:trPr>
          <w:trHeight w:val="2218"/>
        </w:trPr>
        <w:tc>
          <w:tcPr>
            <w:tcW w:w="1418" w:type="dxa"/>
            <w:tcBorders>
              <w:top w:val="single" w:sz="12" w:space="0" w:color="9CC2E5"/>
              <w:bottom w:val="single" w:sz="4" w:space="0" w:color="9CC2E5"/>
            </w:tcBorders>
          </w:tcPr>
          <w:p w:rsidR="00F65BC4" w:rsidRPr="009E5FBF" w:rsidRDefault="00F65BC4" w:rsidP="007D5866">
            <w:pPr>
              <w:tabs>
                <w:tab w:val="right" w:pos="2194"/>
              </w:tabs>
              <w:rPr>
                <w:b/>
                <w:i/>
                <w:lang w:eastAsia="fr-FR"/>
              </w:rPr>
            </w:pPr>
            <w:r w:rsidRPr="009E5FBF">
              <w:rPr>
                <w:b/>
                <w:i/>
                <w:lang w:eastAsia="fr-FR"/>
              </w:rPr>
              <w:t>TestCase19</w:t>
            </w:r>
          </w:p>
        </w:tc>
        <w:tc>
          <w:tcPr>
            <w:tcW w:w="4302" w:type="dxa"/>
            <w:tcBorders>
              <w:top w:val="single" w:sz="12" w:space="0" w:color="9CC2E5"/>
              <w:bottom w:val="single" w:sz="4" w:space="0" w:color="9CC2E5"/>
            </w:tcBorders>
          </w:tcPr>
          <w:p w:rsidR="003D047B" w:rsidRPr="009E5FBF" w:rsidRDefault="003D047B" w:rsidP="003D047B">
            <w:pPr>
              <w:rPr>
                <w:lang w:eastAsia="fr-FR"/>
              </w:rPr>
            </w:pPr>
            <w:r w:rsidRPr="009E5FBF">
              <w:rPr>
                <w:i/>
                <w:lang w:eastAsia="fr-FR"/>
              </w:rPr>
              <w:t>Pre-requirement</w:t>
            </w:r>
            <w:r w:rsidRPr="009E5FBF">
              <w:rPr>
                <w:lang w:eastAsia="fr-FR"/>
              </w:rPr>
              <w:t xml:space="preserve"> – existing in AIA person with at least postal address and bank account.</w:t>
            </w:r>
          </w:p>
          <w:p w:rsidR="003D047B" w:rsidRPr="009E5FBF" w:rsidRDefault="003D047B" w:rsidP="003D047B">
            <w:pPr>
              <w:rPr>
                <w:lang w:eastAsia="fr-FR"/>
              </w:rPr>
            </w:pPr>
            <w:r w:rsidRPr="009E5FBF">
              <w:rPr>
                <w:i/>
                <w:lang w:eastAsia="fr-FR"/>
              </w:rPr>
              <w:t>Test</w:t>
            </w:r>
            <w:r w:rsidRPr="009E5FBF">
              <w:rPr>
                <w:lang w:eastAsia="fr-FR"/>
              </w:rPr>
              <w:t xml:space="preserve"> – creation contract with risks </w:t>
            </w:r>
            <w:r w:rsidRPr="009E5FBF">
              <w:t>Civil Liability</w:t>
            </w:r>
            <w:r w:rsidRPr="009E5FBF">
              <w:rPr>
                <w:lang w:eastAsia="fr-FR"/>
              </w:rPr>
              <w:t xml:space="preserve"> – different details, coverages and premium adjustment combinations, risks creation on effective date and in future.</w:t>
            </w:r>
          </w:p>
          <w:p w:rsidR="00F65BC4" w:rsidRPr="009E5FBF" w:rsidRDefault="003D047B" w:rsidP="009C6529">
            <w:r w:rsidRPr="009E5FBF">
              <w:rPr>
                <w:i/>
                <w:lang w:eastAsia="fr-FR"/>
              </w:rPr>
              <w:t xml:space="preserve">Expected result - </w:t>
            </w:r>
            <w:r w:rsidRPr="009E5FBF">
              <w:rPr>
                <w:rFonts w:cs="Courier"/>
                <w:color w:val="000000"/>
              </w:rPr>
              <w:t>WM_SUCCESS</w:t>
            </w:r>
            <w:r w:rsidRPr="009E5FBF">
              <w:t xml:space="preserve"> - pending activity on step Premium Adjustment, having 2 risks loaded.</w:t>
            </w:r>
          </w:p>
        </w:tc>
        <w:tc>
          <w:tcPr>
            <w:tcW w:w="2077" w:type="dxa"/>
            <w:tcBorders>
              <w:top w:val="single" w:sz="12" w:space="0" w:color="9CC2E5"/>
              <w:bottom w:val="single" w:sz="4" w:space="0" w:color="9CC2E5"/>
            </w:tcBorders>
          </w:tcPr>
          <w:p w:rsidR="00F65BC4" w:rsidRPr="009E5FBF" w:rsidRDefault="009905EC" w:rsidP="007D5866">
            <w:pPr>
              <w:rPr>
                <w:noProof/>
              </w:rPr>
            </w:pPr>
            <w:ins w:id="696" w:author="Krasen Karagyozov" w:date="2018-09-12T10:31:00Z">
              <w:r>
                <w:rPr>
                  <w:noProof/>
                </w:rPr>
                <w:object w:dxaOrig="0" w:dyaOrig="0">
                  <v:shape id="_x0000_s1730" type="#_x0000_t75" style="position:absolute;margin-left:.15pt;margin-top:-37.95pt;width:76.2pt;height:49.2pt;z-index:252022272;mso-position-horizontal:absolute;mso-position-horizontal-relative:text;mso-position-vertical:absolute;mso-position-vertical-relative:text;mso-width-relative:page;mso-height-relative:page">
                    <v:imagedata r:id="rId167" o:title=""/>
                    <w10:wrap type="square"/>
                  </v:shape>
                  <o:OLEObject Type="Embed" ProgID="Package" ShapeID="_x0000_s1730" DrawAspect="Icon" ObjectID="_1632553937" r:id="rId168"/>
                </w:object>
              </w:r>
            </w:ins>
            <w:del w:id="697" w:author="Krasen Karagyozov" w:date="2018-09-12T10:22:00Z">
              <w:r>
                <w:rPr>
                  <w:noProof/>
                </w:rPr>
                <w:object w:dxaOrig="0" w:dyaOrig="0">
                  <v:shape id="_x0000_s1648" type="#_x0000_t75" style="position:absolute;margin-left:.1pt;margin-top:-38.35pt;width:76.2pt;height:49.45pt;z-index:251899392;mso-position-horizontal:absolute;mso-position-horizontal-relative:text;mso-position-vertical:absolute;mso-position-vertical-relative:text;mso-width-relative:page;mso-height-relative:page">
                    <v:imagedata r:id="rId169" o:title=""/>
                    <w10:wrap type="square"/>
                  </v:shape>
                  <o:OLEObject Type="Embed" ProgID="Package" ShapeID="_x0000_s1648" DrawAspect="Icon" ObjectID="_1632553938" r:id="rId170"/>
                </w:object>
              </w:r>
            </w:del>
          </w:p>
        </w:tc>
        <w:tc>
          <w:tcPr>
            <w:tcW w:w="1843" w:type="dxa"/>
            <w:tcBorders>
              <w:top w:val="single" w:sz="12" w:space="0" w:color="9CC2E5"/>
              <w:bottom w:val="single" w:sz="4" w:space="0" w:color="9CC2E5"/>
            </w:tcBorders>
          </w:tcPr>
          <w:p w:rsidR="00F65BC4" w:rsidRPr="009E5FBF" w:rsidRDefault="009905EC" w:rsidP="007D5866">
            <w:pPr>
              <w:rPr>
                <w:noProof/>
              </w:rPr>
            </w:pPr>
            <w:ins w:id="698" w:author="Krasen Karagyozov" w:date="2018-09-12T10:31:00Z">
              <w:r>
                <w:rPr>
                  <w:noProof/>
                </w:rPr>
                <w:object w:dxaOrig="0" w:dyaOrig="0">
                  <v:shape id="_x0000_s1731" type="#_x0000_t75" style="position:absolute;margin-left:.15pt;margin-top:-37.95pt;width:76.2pt;height:49.2pt;z-index:252024320;mso-position-horizontal:absolute;mso-position-horizontal-relative:text;mso-position-vertical:absolute;mso-position-vertical-relative:text;mso-width-relative:page;mso-height-relative:page">
                    <v:imagedata r:id="rId171" o:title=""/>
                    <w10:wrap type="square"/>
                  </v:shape>
                  <o:OLEObject Type="Embed" ProgID="Package" ShapeID="_x0000_s1731" DrawAspect="Icon" ObjectID="_1632553939" r:id="rId172"/>
                </w:object>
              </w:r>
            </w:ins>
            <w:del w:id="699" w:author="Krasen Karagyozov" w:date="2018-09-12T10:22:00Z">
              <w:r>
                <w:rPr>
                  <w:noProof/>
                </w:rPr>
                <w:object w:dxaOrig="0" w:dyaOrig="0">
                  <v:shape id="_x0000_s1649" type="#_x0000_t75" style="position:absolute;margin-left:.1pt;margin-top:-38.35pt;width:76.15pt;height:49.4pt;z-index:251901440;mso-position-horizontal:absolute;mso-position-horizontal-relative:text;mso-position-vertical:absolute;mso-position-vertical-relative:text;mso-width-relative:page;mso-height-relative:page">
                    <v:imagedata r:id="rId173" o:title=""/>
                    <w10:wrap type="square"/>
                  </v:shape>
                  <o:OLEObject Type="Embed" ProgID="Package" ShapeID="_x0000_s1649" DrawAspect="Icon" ObjectID="_1632553940" r:id="rId174"/>
                </w:object>
              </w:r>
            </w:del>
          </w:p>
        </w:tc>
      </w:tr>
      <w:tr w:rsidR="00F65BC4" w:rsidRPr="009E5FBF" w:rsidTr="007D5866">
        <w:trPr>
          <w:trHeight w:val="2218"/>
        </w:trPr>
        <w:tc>
          <w:tcPr>
            <w:tcW w:w="1418" w:type="dxa"/>
            <w:tcBorders>
              <w:top w:val="single" w:sz="12" w:space="0" w:color="9CC2E5"/>
              <w:bottom w:val="single" w:sz="4" w:space="0" w:color="9CC2E5"/>
            </w:tcBorders>
          </w:tcPr>
          <w:p w:rsidR="00F65BC4" w:rsidRPr="009E5FBF" w:rsidRDefault="00F65BC4" w:rsidP="007D5866">
            <w:pPr>
              <w:tabs>
                <w:tab w:val="right" w:pos="2194"/>
              </w:tabs>
              <w:rPr>
                <w:b/>
                <w:i/>
                <w:lang w:eastAsia="fr-FR"/>
              </w:rPr>
            </w:pPr>
            <w:r w:rsidRPr="009E5FBF">
              <w:rPr>
                <w:b/>
                <w:i/>
                <w:lang w:eastAsia="fr-FR"/>
              </w:rPr>
              <w:t>TestCase20</w:t>
            </w:r>
          </w:p>
        </w:tc>
        <w:tc>
          <w:tcPr>
            <w:tcW w:w="4302" w:type="dxa"/>
            <w:tcBorders>
              <w:top w:val="single" w:sz="12" w:space="0" w:color="9CC2E5"/>
              <w:bottom w:val="single" w:sz="4" w:space="0" w:color="9CC2E5"/>
            </w:tcBorders>
          </w:tcPr>
          <w:p w:rsidR="0077680F" w:rsidRPr="009E5FBF" w:rsidRDefault="0077680F" w:rsidP="0077680F">
            <w:pPr>
              <w:rPr>
                <w:lang w:eastAsia="fr-FR"/>
              </w:rPr>
            </w:pPr>
            <w:r w:rsidRPr="009E5FBF">
              <w:rPr>
                <w:i/>
                <w:lang w:eastAsia="fr-FR"/>
              </w:rPr>
              <w:t>Pre-requirement</w:t>
            </w:r>
            <w:r w:rsidRPr="009E5FBF">
              <w:rPr>
                <w:lang w:eastAsia="fr-FR"/>
              </w:rPr>
              <w:t xml:space="preserve"> – existing in AIA person without postal address and with bank account.</w:t>
            </w:r>
          </w:p>
          <w:p w:rsidR="0077680F" w:rsidRPr="009E5FBF" w:rsidRDefault="0077680F" w:rsidP="0077680F">
            <w:pPr>
              <w:rPr>
                <w:lang w:eastAsia="fr-FR"/>
              </w:rPr>
            </w:pPr>
            <w:r w:rsidRPr="009E5FBF">
              <w:rPr>
                <w:i/>
                <w:lang w:eastAsia="fr-FR"/>
              </w:rPr>
              <w:t>Test</w:t>
            </w:r>
            <w:r w:rsidRPr="009E5FBF">
              <w:rPr>
                <w:lang w:eastAsia="fr-FR"/>
              </w:rPr>
              <w:t xml:space="preserve"> – creation contract for any risk</w:t>
            </w:r>
            <w:ins w:id="700" w:author="Krasen Karagyozov" w:date="2017-11-09T11:14:00Z">
              <w:r w:rsidR="00CE11E7">
                <w:rPr>
                  <w:lang w:eastAsia="fr-FR"/>
                </w:rPr>
                <w:t xml:space="preserve"> from scope of LOT1</w:t>
              </w:r>
            </w:ins>
            <w:r w:rsidRPr="009E5FBF">
              <w:rPr>
                <w:lang w:eastAsia="fr-FR"/>
              </w:rPr>
              <w:t xml:space="preserve"> – different details, coverages and premium adjustment combinations, risks creation on effective date and in future.</w:t>
            </w:r>
          </w:p>
          <w:p w:rsidR="00F65BC4" w:rsidRPr="009E5FBF" w:rsidRDefault="0077680F" w:rsidP="0077680F">
            <w:r w:rsidRPr="009E5FBF">
              <w:rPr>
                <w:i/>
                <w:lang w:eastAsia="fr-FR"/>
              </w:rPr>
              <w:t xml:space="preserve">Expected result - </w:t>
            </w:r>
            <w:r w:rsidRPr="009E5FBF">
              <w:rPr>
                <w:rFonts w:cs="Courier"/>
                <w:color w:val="000000"/>
              </w:rPr>
              <w:t>WM_SERVICE_FAILED</w:t>
            </w:r>
            <w:r w:rsidRPr="009E5FBF">
              <w:t xml:space="preserve"> - pending activity on Contract parties task with message for missing postal address</w:t>
            </w:r>
          </w:p>
        </w:tc>
        <w:tc>
          <w:tcPr>
            <w:tcW w:w="2077" w:type="dxa"/>
            <w:tcBorders>
              <w:top w:val="single" w:sz="12" w:space="0" w:color="9CC2E5"/>
              <w:bottom w:val="single" w:sz="4" w:space="0" w:color="9CC2E5"/>
            </w:tcBorders>
          </w:tcPr>
          <w:p w:rsidR="00F65BC4" w:rsidRPr="009E5FBF" w:rsidRDefault="009905EC" w:rsidP="007D5866">
            <w:pPr>
              <w:rPr>
                <w:noProof/>
              </w:rPr>
            </w:pPr>
            <w:ins w:id="701" w:author="Krasen Karagyozov" w:date="2018-09-12T10:31:00Z">
              <w:r>
                <w:rPr>
                  <w:noProof/>
                </w:rPr>
                <w:object w:dxaOrig="0" w:dyaOrig="0">
                  <v:shape id="_x0000_s1732" type="#_x0000_t75" style="position:absolute;margin-left:.15pt;margin-top:-37.9pt;width:76.2pt;height:49.2pt;z-index:252026368;mso-position-horizontal:absolute;mso-position-horizontal-relative:text;mso-position-vertical:absolute;mso-position-vertical-relative:text;mso-width-relative:page;mso-height-relative:page">
                    <v:imagedata r:id="rId175" o:title=""/>
                    <w10:wrap type="square"/>
                  </v:shape>
                  <o:OLEObject Type="Embed" ProgID="Package" ShapeID="_x0000_s1732" DrawAspect="Icon" ObjectID="_1632553941" r:id="rId176"/>
                </w:object>
              </w:r>
            </w:ins>
            <w:del w:id="702" w:author="Krasen Karagyozov" w:date="2018-09-12T10:22:00Z">
              <w:r>
                <w:rPr>
                  <w:noProof/>
                </w:rPr>
                <w:object w:dxaOrig="0" w:dyaOrig="0">
                  <v:shape id="_x0000_s1650" type="#_x0000_t75" style="position:absolute;margin-left:.1pt;margin-top:-38.3pt;width:76.2pt;height:49.45pt;z-index:251903488;mso-position-horizontal:absolute;mso-position-horizontal-relative:text;mso-position-vertical:absolute;mso-position-vertical-relative:text;mso-width-relative:page;mso-height-relative:page">
                    <v:imagedata r:id="rId177" o:title=""/>
                    <w10:wrap type="square"/>
                  </v:shape>
                  <o:OLEObject Type="Embed" ProgID="Package" ShapeID="_x0000_s1650" DrawAspect="Icon" ObjectID="_1632553942" r:id="rId178"/>
                </w:object>
              </w:r>
            </w:del>
          </w:p>
        </w:tc>
        <w:tc>
          <w:tcPr>
            <w:tcW w:w="1843" w:type="dxa"/>
            <w:tcBorders>
              <w:top w:val="single" w:sz="12" w:space="0" w:color="9CC2E5"/>
              <w:bottom w:val="single" w:sz="4" w:space="0" w:color="9CC2E5"/>
            </w:tcBorders>
          </w:tcPr>
          <w:p w:rsidR="00F65BC4" w:rsidRPr="009E5FBF" w:rsidRDefault="009905EC" w:rsidP="007D5866">
            <w:pPr>
              <w:rPr>
                <w:noProof/>
              </w:rPr>
            </w:pPr>
            <w:ins w:id="703" w:author="Krasen Karagyozov" w:date="2018-09-12T10:32:00Z">
              <w:r>
                <w:rPr>
                  <w:noProof/>
                </w:rPr>
                <w:object w:dxaOrig="0" w:dyaOrig="0">
                  <v:shape id="_x0000_s1733" type="#_x0000_t75" style="position:absolute;margin-left:.15pt;margin-top:-37.9pt;width:76.2pt;height:49.2pt;z-index:252028416;mso-position-horizontal:absolute;mso-position-horizontal-relative:text;mso-position-vertical:absolute;mso-position-vertical-relative:text;mso-width-relative:page;mso-height-relative:page">
                    <v:imagedata r:id="rId179" o:title=""/>
                    <w10:wrap type="square"/>
                  </v:shape>
                  <o:OLEObject Type="Embed" ProgID="Package" ShapeID="_x0000_s1733" DrawAspect="Icon" ObjectID="_1632553943" r:id="rId180"/>
                </w:object>
              </w:r>
            </w:ins>
            <w:del w:id="704" w:author="Krasen Karagyozov" w:date="2018-09-12T10:22:00Z">
              <w:r>
                <w:rPr>
                  <w:noProof/>
                </w:rPr>
                <w:object w:dxaOrig="0" w:dyaOrig="0">
                  <v:shape id="_x0000_s1651" type="#_x0000_t75" style="position:absolute;margin-left:.1pt;margin-top:-38.3pt;width:76.15pt;height:49.4pt;z-index:251905536;mso-position-horizontal:absolute;mso-position-horizontal-relative:text;mso-position-vertical:absolute;mso-position-vertical-relative:text;mso-width-relative:page;mso-height-relative:page">
                    <v:imagedata r:id="rId181" o:title=""/>
                    <w10:wrap type="square"/>
                  </v:shape>
                  <o:OLEObject Type="Embed" ProgID="Package" ShapeID="_x0000_s1651" DrawAspect="Icon" ObjectID="_1632553944" r:id="rId182"/>
                </w:object>
              </w:r>
            </w:del>
          </w:p>
        </w:tc>
      </w:tr>
      <w:tr w:rsidR="00F65BC4" w:rsidRPr="009E5FBF" w:rsidTr="001032BB">
        <w:tblPrEx>
          <w:tblW w:w="9640" w:type="dxa"/>
          <w:tblInd w:w="-34" w:type="dxa"/>
          <w:tblBorders>
            <w:top w:val="single" w:sz="4" w:space="0" w:color="9CC2E5"/>
            <w:left w:val="single" w:sz="4" w:space="0" w:color="9CC2E5"/>
            <w:right w:val="single" w:sz="4" w:space="0" w:color="9CC2E5"/>
            <w:insideH w:val="single" w:sz="4" w:space="0" w:color="9CC2E5"/>
            <w:insideV w:val="single" w:sz="4" w:space="0" w:color="9CC2E5"/>
          </w:tblBorders>
          <w:tblPrExChange w:id="705" w:author="Krasen Karagyozov" w:date="2017-11-08T15:43:00Z">
            <w:tblPrEx>
              <w:tblW w:w="9640" w:type="dxa"/>
              <w:tblInd w:w="-34" w:type="dxa"/>
              <w:tblBorders>
                <w:top w:val="single" w:sz="4" w:space="0" w:color="9CC2E5"/>
                <w:left w:val="single" w:sz="4" w:space="0" w:color="9CC2E5"/>
                <w:right w:val="single" w:sz="4" w:space="0" w:color="9CC2E5"/>
                <w:insideH w:val="single" w:sz="4" w:space="0" w:color="9CC2E5"/>
                <w:insideV w:val="single" w:sz="4" w:space="0" w:color="9CC2E5"/>
              </w:tblBorders>
            </w:tblPrEx>
          </w:tblPrExChange>
        </w:tblPrEx>
        <w:trPr>
          <w:trHeight w:val="2218"/>
          <w:trPrChange w:id="706" w:author="Krasen Karagyozov" w:date="2017-11-08T15:43:00Z">
            <w:trPr>
              <w:gridBefore w:val="2"/>
              <w:trHeight w:val="2218"/>
            </w:trPr>
          </w:trPrChange>
        </w:trPr>
        <w:tc>
          <w:tcPr>
            <w:tcW w:w="1418" w:type="dxa"/>
            <w:tcBorders>
              <w:top w:val="single" w:sz="12" w:space="0" w:color="9CC2E5"/>
              <w:bottom w:val="single" w:sz="12" w:space="0" w:color="9CC2E5"/>
            </w:tcBorders>
            <w:tcPrChange w:id="707" w:author="Krasen Karagyozov" w:date="2017-11-08T15:43:00Z">
              <w:tcPr>
                <w:tcW w:w="1418" w:type="dxa"/>
                <w:gridSpan w:val="3"/>
                <w:tcBorders>
                  <w:top w:val="single" w:sz="12" w:space="0" w:color="9CC2E5"/>
                  <w:bottom w:val="single" w:sz="4" w:space="0" w:color="9CC2E5"/>
                </w:tcBorders>
              </w:tcPr>
            </w:tcPrChange>
          </w:tcPr>
          <w:p w:rsidR="00F65BC4" w:rsidRPr="009E5FBF" w:rsidRDefault="00F65BC4" w:rsidP="007D5866">
            <w:pPr>
              <w:tabs>
                <w:tab w:val="right" w:pos="2194"/>
              </w:tabs>
              <w:rPr>
                <w:b/>
                <w:i/>
                <w:lang w:eastAsia="fr-FR"/>
              </w:rPr>
            </w:pPr>
            <w:r w:rsidRPr="009E5FBF">
              <w:rPr>
                <w:b/>
                <w:i/>
                <w:lang w:eastAsia="fr-FR"/>
              </w:rPr>
              <w:t>TestCase21</w:t>
            </w:r>
          </w:p>
        </w:tc>
        <w:tc>
          <w:tcPr>
            <w:tcW w:w="4302" w:type="dxa"/>
            <w:tcBorders>
              <w:top w:val="single" w:sz="12" w:space="0" w:color="9CC2E5"/>
              <w:bottom w:val="single" w:sz="12" w:space="0" w:color="9CC2E5"/>
            </w:tcBorders>
            <w:tcPrChange w:id="708" w:author="Krasen Karagyozov" w:date="2017-11-08T15:43:00Z">
              <w:tcPr>
                <w:tcW w:w="4302" w:type="dxa"/>
                <w:gridSpan w:val="3"/>
                <w:tcBorders>
                  <w:top w:val="single" w:sz="12" w:space="0" w:color="9CC2E5"/>
                  <w:bottom w:val="single" w:sz="4" w:space="0" w:color="9CC2E5"/>
                </w:tcBorders>
              </w:tcPr>
            </w:tcPrChange>
          </w:tcPr>
          <w:p w:rsidR="0077680F" w:rsidRPr="009E5FBF" w:rsidRDefault="0077680F" w:rsidP="0077680F">
            <w:pPr>
              <w:rPr>
                <w:lang w:eastAsia="fr-FR"/>
              </w:rPr>
            </w:pPr>
            <w:r w:rsidRPr="009E5FBF">
              <w:rPr>
                <w:i/>
                <w:lang w:eastAsia="fr-FR"/>
              </w:rPr>
              <w:t>Pre-requirement</w:t>
            </w:r>
            <w:r w:rsidRPr="009E5FBF">
              <w:rPr>
                <w:lang w:eastAsia="fr-FR"/>
              </w:rPr>
              <w:t xml:space="preserve"> – existing in AIA person with postal address and without bank account.</w:t>
            </w:r>
          </w:p>
          <w:p w:rsidR="0077680F" w:rsidRPr="009E5FBF" w:rsidRDefault="0077680F" w:rsidP="0077680F">
            <w:pPr>
              <w:rPr>
                <w:lang w:eastAsia="fr-FR"/>
              </w:rPr>
            </w:pPr>
            <w:r w:rsidRPr="009E5FBF">
              <w:rPr>
                <w:i/>
                <w:lang w:eastAsia="fr-FR"/>
              </w:rPr>
              <w:t>Test</w:t>
            </w:r>
            <w:r w:rsidRPr="009E5FBF">
              <w:rPr>
                <w:lang w:eastAsia="fr-FR"/>
              </w:rPr>
              <w:t xml:space="preserve"> – creation contract for any risk</w:t>
            </w:r>
            <w:ins w:id="709" w:author="Krasen Karagyozov" w:date="2017-11-09T11:14:00Z">
              <w:r w:rsidR="00CE11E7">
                <w:rPr>
                  <w:lang w:eastAsia="fr-FR"/>
                </w:rPr>
                <w:t xml:space="preserve"> from scope of LOT1</w:t>
              </w:r>
            </w:ins>
            <w:r w:rsidRPr="009E5FBF">
              <w:rPr>
                <w:lang w:eastAsia="fr-FR"/>
              </w:rPr>
              <w:t xml:space="preserve"> – different details, coverages and premium adjustment combinations, risks creation on effective date and in future.</w:t>
            </w:r>
          </w:p>
          <w:p w:rsidR="00F65BC4" w:rsidRPr="009E5FBF" w:rsidRDefault="0077680F" w:rsidP="0077680F">
            <w:r w:rsidRPr="009E5FBF">
              <w:rPr>
                <w:i/>
                <w:lang w:eastAsia="fr-FR"/>
              </w:rPr>
              <w:t xml:space="preserve">Expected result - </w:t>
            </w:r>
            <w:r w:rsidRPr="009E5FBF">
              <w:rPr>
                <w:rFonts w:cs="Courier"/>
                <w:color w:val="000000"/>
              </w:rPr>
              <w:t>WM_SERVICE_FAILED</w:t>
            </w:r>
            <w:r w:rsidRPr="009E5FBF">
              <w:t xml:space="preserve"> - pending activity on Regular Payment task with message for invalid IBAN.</w:t>
            </w:r>
          </w:p>
        </w:tc>
        <w:tc>
          <w:tcPr>
            <w:tcW w:w="2077" w:type="dxa"/>
            <w:tcBorders>
              <w:top w:val="single" w:sz="12" w:space="0" w:color="9CC2E5"/>
              <w:bottom w:val="single" w:sz="12" w:space="0" w:color="9CC2E5"/>
            </w:tcBorders>
            <w:tcPrChange w:id="710" w:author="Krasen Karagyozov" w:date="2017-11-08T15:43:00Z">
              <w:tcPr>
                <w:tcW w:w="2077" w:type="dxa"/>
                <w:gridSpan w:val="3"/>
                <w:tcBorders>
                  <w:top w:val="single" w:sz="12" w:space="0" w:color="9CC2E5"/>
                  <w:bottom w:val="single" w:sz="4" w:space="0" w:color="9CC2E5"/>
                </w:tcBorders>
              </w:tcPr>
            </w:tcPrChange>
          </w:tcPr>
          <w:p w:rsidR="00F65BC4" w:rsidRPr="009E5FBF" w:rsidRDefault="009905EC" w:rsidP="007D5866">
            <w:pPr>
              <w:rPr>
                <w:noProof/>
              </w:rPr>
            </w:pPr>
            <w:ins w:id="711" w:author="Krasen Karagyozov" w:date="2018-09-12T10:32:00Z">
              <w:r>
                <w:rPr>
                  <w:noProof/>
                </w:rPr>
                <w:object w:dxaOrig="0" w:dyaOrig="0">
                  <v:shape id="_x0000_s1734" type="#_x0000_t75" style="position:absolute;margin-left:.15pt;margin-top:-37.95pt;width:76.2pt;height:49.2pt;z-index:252030464;mso-position-horizontal:absolute;mso-position-horizontal-relative:text;mso-position-vertical:absolute;mso-position-vertical-relative:text;mso-width-relative:page;mso-height-relative:page">
                    <v:imagedata r:id="rId183" o:title=""/>
                    <w10:wrap type="square"/>
                  </v:shape>
                  <o:OLEObject Type="Embed" ProgID="Package" ShapeID="_x0000_s1734" DrawAspect="Icon" ObjectID="_1632553945" r:id="rId184"/>
                </w:object>
              </w:r>
            </w:ins>
            <w:del w:id="712" w:author="Krasen Karagyozov" w:date="2018-09-12T10:22:00Z">
              <w:r>
                <w:rPr>
                  <w:noProof/>
                </w:rPr>
                <w:object w:dxaOrig="0" w:dyaOrig="0">
                  <v:shape id="_x0000_s1652" type="#_x0000_t75" style="position:absolute;margin-left:.1pt;margin-top:-38.35pt;width:76.15pt;height:49.4pt;z-index:251907584;mso-position-horizontal:absolute;mso-position-horizontal-relative:text;mso-position-vertical:absolute;mso-position-vertical-relative:text;mso-width-relative:page;mso-height-relative:page">
                    <v:imagedata r:id="rId185" o:title=""/>
                    <w10:wrap type="square"/>
                  </v:shape>
                  <o:OLEObject Type="Embed" ProgID="Package" ShapeID="_x0000_s1652" DrawAspect="Icon" ObjectID="_1632553946" r:id="rId186"/>
                </w:object>
              </w:r>
            </w:del>
          </w:p>
        </w:tc>
        <w:tc>
          <w:tcPr>
            <w:tcW w:w="1843" w:type="dxa"/>
            <w:tcBorders>
              <w:top w:val="single" w:sz="12" w:space="0" w:color="9CC2E5"/>
              <w:bottom w:val="single" w:sz="12" w:space="0" w:color="9CC2E5"/>
            </w:tcBorders>
            <w:tcPrChange w:id="713" w:author="Krasen Karagyozov" w:date="2017-11-08T15:43:00Z">
              <w:tcPr>
                <w:tcW w:w="1843" w:type="dxa"/>
                <w:gridSpan w:val="3"/>
                <w:tcBorders>
                  <w:top w:val="single" w:sz="12" w:space="0" w:color="9CC2E5"/>
                  <w:bottom w:val="single" w:sz="4" w:space="0" w:color="9CC2E5"/>
                </w:tcBorders>
              </w:tcPr>
            </w:tcPrChange>
          </w:tcPr>
          <w:p w:rsidR="00F65BC4" w:rsidRPr="009E5FBF" w:rsidRDefault="009905EC" w:rsidP="007D5866">
            <w:pPr>
              <w:rPr>
                <w:noProof/>
              </w:rPr>
            </w:pPr>
            <w:ins w:id="714" w:author="Krasen Karagyozov" w:date="2018-09-12T10:32:00Z">
              <w:r>
                <w:rPr>
                  <w:noProof/>
                </w:rPr>
                <w:object w:dxaOrig="0" w:dyaOrig="0">
                  <v:shape id="_x0000_s1735" type="#_x0000_t75" style="position:absolute;margin-left:.15pt;margin-top:-37.95pt;width:76.2pt;height:49.2pt;z-index:252032512;mso-position-horizontal:absolute;mso-position-horizontal-relative:text;mso-position-vertical:absolute;mso-position-vertical-relative:text;mso-width-relative:page;mso-height-relative:page">
                    <v:imagedata r:id="rId187" o:title=""/>
                    <w10:wrap type="square"/>
                  </v:shape>
                  <o:OLEObject Type="Embed" ProgID="Package" ShapeID="_x0000_s1735" DrawAspect="Icon" ObjectID="_1632553947" r:id="rId188"/>
                </w:object>
              </w:r>
            </w:ins>
            <w:del w:id="715" w:author="Krasen Karagyozov" w:date="2018-09-12T10:22:00Z">
              <w:r>
                <w:rPr>
                  <w:noProof/>
                </w:rPr>
                <w:object w:dxaOrig="0" w:dyaOrig="0">
                  <v:shape id="_x0000_s1653" type="#_x0000_t75" style="position:absolute;margin-left:.1pt;margin-top:-38.35pt;width:76.15pt;height:49.4pt;z-index:251909632;mso-position-horizontal:absolute;mso-position-horizontal-relative:text;mso-position-vertical:absolute;mso-position-vertical-relative:text;mso-width-relative:page;mso-height-relative:page">
                    <v:imagedata r:id="rId189" o:title=""/>
                    <w10:wrap type="square"/>
                  </v:shape>
                  <o:OLEObject Type="Embed" ProgID="Package" ShapeID="_x0000_s1653" DrawAspect="Icon" ObjectID="_1632553948" r:id="rId190"/>
                </w:object>
              </w:r>
            </w:del>
          </w:p>
        </w:tc>
      </w:tr>
      <w:tr w:rsidR="001032BB" w:rsidRPr="009E5FBF" w:rsidTr="001032BB">
        <w:tblPrEx>
          <w:tblW w:w="9640" w:type="dxa"/>
          <w:tblInd w:w="-34" w:type="dxa"/>
          <w:tblBorders>
            <w:top w:val="single" w:sz="4" w:space="0" w:color="9CC2E5"/>
            <w:left w:val="single" w:sz="4" w:space="0" w:color="9CC2E5"/>
            <w:right w:val="single" w:sz="4" w:space="0" w:color="9CC2E5"/>
            <w:insideH w:val="single" w:sz="4" w:space="0" w:color="9CC2E5"/>
            <w:insideV w:val="single" w:sz="4" w:space="0" w:color="9CC2E5"/>
          </w:tblBorders>
          <w:tblPrExChange w:id="716" w:author="Krasen Karagyozov" w:date="2017-11-08T15:43:00Z">
            <w:tblPrEx>
              <w:tblW w:w="9640" w:type="dxa"/>
              <w:tblInd w:w="-34" w:type="dxa"/>
              <w:tblBorders>
                <w:top w:val="single" w:sz="4" w:space="0" w:color="9CC2E5"/>
                <w:left w:val="single" w:sz="4" w:space="0" w:color="9CC2E5"/>
                <w:right w:val="single" w:sz="4" w:space="0" w:color="9CC2E5"/>
                <w:insideH w:val="single" w:sz="4" w:space="0" w:color="9CC2E5"/>
                <w:insideV w:val="single" w:sz="4" w:space="0" w:color="9CC2E5"/>
              </w:tblBorders>
            </w:tblPrEx>
          </w:tblPrExChange>
        </w:tblPrEx>
        <w:trPr>
          <w:trHeight w:val="2218"/>
          <w:ins w:id="717" w:author="Krasen Karagyozov" w:date="2017-11-08T15:43:00Z"/>
          <w:trPrChange w:id="718" w:author="Krasen Karagyozov" w:date="2017-11-08T15:43:00Z">
            <w:trPr>
              <w:gridBefore w:val="2"/>
              <w:trHeight w:val="2218"/>
            </w:trPr>
          </w:trPrChange>
        </w:trPr>
        <w:tc>
          <w:tcPr>
            <w:tcW w:w="1418" w:type="dxa"/>
            <w:tcBorders>
              <w:top w:val="single" w:sz="12" w:space="0" w:color="9CC2E5"/>
              <w:bottom w:val="single" w:sz="12" w:space="0" w:color="9CC2E5"/>
            </w:tcBorders>
            <w:tcPrChange w:id="719" w:author="Krasen Karagyozov" w:date="2017-11-08T15:43:00Z">
              <w:tcPr>
                <w:tcW w:w="1418" w:type="dxa"/>
                <w:gridSpan w:val="3"/>
                <w:tcBorders>
                  <w:top w:val="single" w:sz="12" w:space="0" w:color="9CC2E5"/>
                  <w:bottom w:val="single" w:sz="4" w:space="0" w:color="9CC2E5"/>
                </w:tcBorders>
              </w:tcPr>
            </w:tcPrChange>
          </w:tcPr>
          <w:p w:rsidR="001032BB" w:rsidRPr="009E5FBF" w:rsidRDefault="001032BB" w:rsidP="007D5866">
            <w:pPr>
              <w:tabs>
                <w:tab w:val="right" w:pos="2194"/>
              </w:tabs>
              <w:rPr>
                <w:ins w:id="720" w:author="Krasen Karagyozov" w:date="2017-11-08T15:43:00Z"/>
                <w:b/>
                <w:i/>
                <w:lang w:eastAsia="fr-FR"/>
              </w:rPr>
            </w:pPr>
            <w:ins w:id="721" w:author="Krasen Karagyozov" w:date="2017-11-08T15:44:00Z">
              <w:r>
                <w:rPr>
                  <w:b/>
                  <w:i/>
                  <w:lang w:eastAsia="fr-FR"/>
                </w:rPr>
                <w:lastRenderedPageBreak/>
                <w:t>TestCase22</w:t>
              </w:r>
            </w:ins>
          </w:p>
        </w:tc>
        <w:tc>
          <w:tcPr>
            <w:tcW w:w="4302" w:type="dxa"/>
            <w:tcBorders>
              <w:top w:val="single" w:sz="12" w:space="0" w:color="9CC2E5"/>
              <w:bottom w:val="single" w:sz="12" w:space="0" w:color="9CC2E5"/>
            </w:tcBorders>
            <w:tcPrChange w:id="722" w:author="Krasen Karagyozov" w:date="2017-11-08T15:43:00Z">
              <w:tcPr>
                <w:tcW w:w="4302" w:type="dxa"/>
                <w:gridSpan w:val="3"/>
                <w:tcBorders>
                  <w:top w:val="single" w:sz="12" w:space="0" w:color="9CC2E5"/>
                  <w:bottom w:val="single" w:sz="4" w:space="0" w:color="9CC2E5"/>
                </w:tcBorders>
              </w:tcPr>
            </w:tcPrChange>
          </w:tcPr>
          <w:p w:rsidR="001954C4" w:rsidRPr="009E5FBF" w:rsidRDefault="001954C4" w:rsidP="001954C4">
            <w:pPr>
              <w:rPr>
                <w:ins w:id="723" w:author="Krasen Karagyozov" w:date="2017-11-09T10:57:00Z"/>
                <w:lang w:eastAsia="fr-FR"/>
              </w:rPr>
            </w:pPr>
            <w:ins w:id="724" w:author="Krasen Karagyozov" w:date="2017-11-09T10:57:00Z">
              <w:r w:rsidRPr="009E5FBF">
                <w:rPr>
                  <w:i/>
                  <w:lang w:eastAsia="fr-FR"/>
                </w:rPr>
                <w:t>Pre-requirement</w:t>
              </w:r>
              <w:r w:rsidRPr="009E5FBF">
                <w:rPr>
                  <w:lang w:eastAsia="fr-FR"/>
                </w:rPr>
                <w:t xml:space="preserve"> – existing in AIA person with postal address and bank account.</w:t>
              </w:r>
            </w:ins>
          </w:p>
          <w:p w:rsidR="00CE11E7" w:rsidRPr="009E5FBF" w:rsidRDefault="00CE11E7" w:rsidP="00CE11E7">
            <w:pPr>
              <w:rPr>
                <w:ins w:id="725" w:author="Krasen Karagyozov" w:date="2017-11-09T11:12:00Z"/>
                <w:lang w:eastAsia="fr-FR"/>
              </w:rPr>
            </w:pPr>
            <w:ins w:id="726" w:author="Krasen Karagyozov" w:date="2017-11-09T11:12:00Z">
              <w:r w:rsidRPr="009E5FBF">
                <w:rPr>
                  <w:i/>
                  <w:lang w:eastAsia="fr-FR"/>
                </w:rPr>
                <w:t>Test</w:t>
              </w:r>
              <w:r w:rsidRPr="009E5FBF">
                <w:rPr>
                  <w:lang w:eastAsia="fr-FR"/>
                </w:rPr>
                <w:t xml:space="preserve"> – creation contract with multiple risks – one for each of risks </w:t>
              </w:r>
            </w:ins>
            <w:ins w:id="727" w:author="Krasen Karagyozov" w:date="2017-11-09T11:15:00Z">
              <w:r>
                <w:rPr>
                  <w:lang w:eastAsia="fr-FR"/>
                </w:rPr>
                <w:t xml:space="preserve">and insured type for risk </w:t>
              </w:r>
            </w:ins>
            <w:ins w:id="728" w:author="Krasen Karagyozov" w:date="2017-11-09T11:12:00Z">
              <w:r w:rsidRPr="009E5FBF">
                <w:rPr>
                  <w:lang w:eastAsia="fr-FR"/>
                </w:rPr>
                <w:t>included is scope of the project</w:t>
              </w:r>
              <w:r>
                <w:rPr>
                  <w:lang w:eastAsia="fr-FR"/>
                </w:rPr>
                <w:t xml:space="preserve"> for LOT1.2</w:t>
              </w:r>
              <w:r w:rsidRPr="009E5FBF">
                <w:rPr>
                  <w:lang w:eastAsia="fr-FR"/>
                </w:rPr>
                <w:t>.</w:t>
              </w:r>
            </w:ins>
          </w:p>
          <w:p w:rsidR="001032BB" w:rsidRPr="009E5FBF" w:rsidRDefault="00CE11E7" w:rsidP="00CE11E7">
            <w:pPr>
              <w:rPr>
                <w:ins w:id="729" w:author="Krasen Karagyozov" w:date="2017-11-08T15:43:00Z"/>
                <w:i/>
                <w:lang w:eastAsia="fr-FR"/>
              </w:rPr>
            </w:pPr>
            <w:ins w:id="730" w:author="Krasen Karagyozov" w:date="2017-11-09T11:12:00Z">
              <w:r w:rsidRPr="009E5FBF">
                <w:rPr>
                  <w:i/>
                  <w:lang w:eastAsia="fr-FR"/>
                </w:rPr>
                <w:t xml:space="preserve">Expected result - </w:t>
              </w:r>
              <w:r w:rsidRPr="009E5FBF">
                <w:t>WM_SUCCESS – pe</w:t>
              </w:r>
              <w:r>
                <w:t>nding activity for New Business with 7 risks loaded.</w:t>
              </w:r>
            </w:ins>
          </w:p>
        </w:tc>
        <w:tc>
          <w:tcPr>
            <w:tcW w:w="2077" w:type="dxa"/>
            <w:tcBorders>
              <w:top w:val="single" w:sz="12" w:space="0" w:color="9CC2E5"/>
              <w:bottom w:val="single" w:sz="12" w:space="0" w:color="9CC2E5"/>
            </w:tcBorders>
            <w:tcPrChange w:id="731" w:author="Krasen Karagyozov" w:date="2017-11-08T15:43:00Z">
              <w:tcPr>
                <w:tcW w:w="2077" w:type="dxa"/>
                <w:gridSpan w:val="3"/>
                <w:tcBorders>
                  <w:top w:val="single" w:sz="12" w:space="0" w:color="9CC2E5"/>
                  <w:bottom w:val="single" w:sz="4" w:space="0" w:color="9CC2E5"/>
                </w:tcBorders>
              </w:tcPr>
            </w:tcPrChange>
          </w:tcPr>
          <w:p w:rsidR="001032BB" w:rsidRDefault="009905EC" w:rsidP="007D5866">
            <w:pPr>
              <w:rPr>
                <w:ins w:id="732" w:author="Krasen Karagyozov" w:date="2017-11-08T15:43:00Z"/>
                <w:noProof/>
              </w:rPr>
            </w:pPr>
            <w:ins w:id="733" w:author="Krasen Karagyozov" w:date="2018-09-12T10:32:00Z">
              <w:r>
                <w:rPr>
                  <w:noProof/>
                </w:rPr>
                <w:object w:dxaOrig="0" w:dyaOrig="0">
                  <v:shape id="_x0000_s1736" type="#_x0000_t75" style="position:absolute;margin-left:.15pt;margin-top:-38.15pt;width:76.2pt;height:49.2pt;z-index:252034560;mso-position-horizontal:absolute;mso-position-horizontal-relative:text;mso-position-vertical:absolute;mso-position-vertical-relative:text;mso-width-relative:page;mso-height-relative:page">
                    <v:imagedata r:id="rId191" o:title=""/>
                    <w10:wrap type="square"/>
                  </v:shape>
                  <o:OLEObject Type="Embed" ProgID="Package" ShapeID="_x0000_s1736" DrawAspect="Icon" ObjectID="_1632553949" r:id="rId192"/>
                </w:object>
              </w:r>
            </w:ins>
          </w:p>
        </w:tc>
        <w:tc>
          <w:tcPr>
            <w:tcW w:w="1843" w:type="dxa"/>
            <w:tcBorders>
              <w:top w:val="single" w:sz="12" w:space="0" w:color="9CC2E5"/>
              <w:bottom w:val="single" w:sz="12" w:space="0" w:color="9CC2E5"/>
            </w:tcBorders>
            <w:tcPrChange w:id="734" w:author="Krasen Karagyozov" w:date="2017-11-08T15:43:00Z">
              <w:tcPr>
                <w:tcW w:w="1843" w:type="dxa"/>
                <w:gridSpan w:val="3"/>
                <w:tcBorders>
                  <w:top w:val="single" w:sz="12" w:space="0" w:color="9CC2E5"/>
                  <w:bottom w:val="single" w:sz="4" w:space="0" w:color="9CC2E5"/>
                </w:tcBorders>
              </w:tcPr>
            </w:tcPrChange>
          </w:tcPr>
          <w:p w:rsidR="001032BB" w:rsidRDefault="009905EC" w:rsidP="007D5866">
            <w:pPr>
              <w:rPr>
                <w:ins w:id="735" w:author="Krasen Karagyozov" w:date="2017-11-08T15:43:00Z"/>
                <w:noProof/>
              </w:rPr>
            </w:pPr>
            <w:ins w:id="736" w:author="Krasen Karagyozov" w:date="2018-09-12T10:32:00Z">
              <w:r>
                <w:rPr>
                  <w:noProof/>
                </w:rPr>
                <w:object w:dxaOrig="0" w:dyaOrig="0">
                  <v:shape id="_x0000_s1737" type="#_x0000_t75" style="position:absolute;margin-left:.15pt;margin-top:-38.15pt;width:76.2pt;height:49.2pt;z-index:252036608;mso-position-horizontal:absolute;mso-position-horizontal-relative:text;mso-position-vertical:absolute;mso-position-vertical-relative:text;mso-width-relative:page;mso-height-relative:page">
                    <v:imagedata r:id="rId193" o:title=""/>
                    <w10:wrap type="square"/>
                  </v:shape>
                  <o:OLEObject Type="Embed" ProgID="Package" ShapeID="_x0000_s1737" DrawAspect="Icon" ObjectID="_1632553950" r:id="rId194"/>
                </w:object>
              </w:r>
            </w:ins>
          </w:p>
        </w:tc>
      </w:tr>
      <w:tr w:rsidR="001032BB" w:rsidRPr="009E5FBF" w:rsidTr="001032BB">
        <w:tblPrEx>
          <w:tblW w:w="9640" w:type="dxa"/>
          <w:tblInd w:w="-34" w:type="dxa"/>
          <w:tblBorders>
            <w:top w:val="single" w:sz="4" w:space="0" w:color="9CC2E5"/>
            <w:left w:val="single" w:sz="4" w:space="0" w:color="9CC2E5"/>
            <w:right w:val="single" w:sz="4" w:space="0" w:color="9CC2E5"/>
            <w:insideH w:val="single" w:sz="4" w:space="0" w:color="9CC2E5"/>
            <w:insideV w:val="single" w:sz="4" w:space="0" w:color="9CC2E5"/>
          </w:tblBorders>
          <w:tblPrExChange w:id="737" w:author="Krasen Karagyozov" w:date="2017-11-08T15:44:00Z">
            <w:tblPrEx>
              <w:tblW w:w="9640" w:type="dxa"/>
              <w:tblInd w:w="-34" w:type="dxa"/>
              <w:tblBorders>
                <w:top w:val="single" w:sz="4" w:space="0" w:color="9CC2E5"/>
                <w:left w:val="single" w:sz="4" w:space="0" w:color="9CC2E5"/>
                <w:right w:val="single" w:sz="4" w:space="0" w:color="9CC2E5"/>
                <w:insideH w:val="single" w:sz="4" w:space="0" w:color="9CC2E5"/>
                <w:insideV w:val="single" w:sz="4" w:space="0" w:color="9CC2E5"/>
              </w:tblBorders>
            </w:tblPrEx>
          </w:tblPrExChange>
        </w:tblPrEx>
        <w:trPr>
          <w:trHeight w:val="2218"/>
          <w:ins w:id="738" w:author="Krasen Karagyozov" w:date="2017-11-08T15:43:00Z"/>
          <w:trPrChange w:id="739" w:author="Krasen Karagyozov" w:date="2017-11-08T15:44:00Z">
            <w:trPr>
              <w:gridBefore w:val="2"/>
              <w:trHeight w:val="2218"/>
            </w:trPr>
          </w:trPrChange>
        </w:trPr>
        <w:tc>
          <w:tcPr>
            <w:tcW w:w="1418" w:type="dxa"/>
            <w:tcBorders>
              <w:top w:val="single" w:sz="12" w:space="0" w:color="9CC2E5"/>
              <w:bottom w:val="single" w:sz="12" w:space="0" w:color="9CC2E5"/>
            </w:tcBorders>
            <w:tcPrChange w:id="740" w:author="Krasen Karagyozov" w:date="2017-11-08T15:44:00Z">
              <w:tcPr>
                <w:tcW w:w="1418" w:type="dxa"/>
                <w:gridSpan w:val="3"/>
                <w:tcBorders>
                  <w:top w:val="single" w:sz="12" w:space="0" w:color="9CC2E5"/>
                  <w:bottom w:val="single" w:sz="4" w:space="0" w:color="9CC2E5"/>
                </w:tcBorders>
              </w:tcPr>
            </w:tcPrChange>
          </w:tcPr>
          <w:p w:rsidR="001032BB" w:rsidRPr="009E5FBF" w:rsidRDefault="001032BB" w:rsidP="007D5866">
            <w:pPr>
              <w:tabs>
                <w:tab w:val="right" w:pos="2194"/>
              </w:tabs>
              <w:rPr>
                <w:ins w:id="741" w:author="Krasen Karagyozov" w:date="2017-11-08T15:43:00Z"/>
                <w:b/>
                <w:i/>
                <w:lang w:eastAsia="fr-FR"/>
              </w:rPr>
            </w:pPr>
            <w:ins w:id="742" w:author="Krasen Karagyozov" w:date="2017-11-08T15:45:00Z">
              <w:r>
                <w:rPr>
                  <w:b/>
                  <w:i/>
                  <w:lang w:eastAsia="fr-FR"/>
                </w:rPr>
                <w:t>TestCase23</w:t>
              </w:r>
            </w:ins>
          </w:p>
        </w:tc>
        <w:tc>
          <w:tcPr>
            <w:tcW w:w="4302" w:type="dxa"/>
            <w:tcBorders>
              <w:top w:val="single" w:sz="12" w:space="0" w:color="9CC2E5"/>
              <w:bottom w:val="single" w:sz="12" w:space="0" w:color="9CC2E5"/>
            </w:tcBorders>
            <w:tcPrChange w:id="743" w:author="Krasen Karagyozov" w:date="2017-11-08T15:44:00Z">
              <w:tcPr>
                <w:tcW w:w="4302" w:type="dxa"/>
                <w:gridSpan w:val="3"/>
                <w:tcBorders>
                  <w:top w:val="single" w:sz="12" w:space="0" w:color="9CC2E5"/>
                  <w:bottom w:val="single" w:sz="4" w:space="0" w:color="9CC2E5"/>
                </w:tcBorders>
              </w:tcPr>
            </w:tcPrChange>
          </w:tcPr>
          <w:p w:rsidR="00CE11E7" w:rsidRPr="009E5FBF" w:rsidRDefault="00CE11E7" w:rsidP="00CE11E7">
            <w:pPr>
              <w:rPr>
                <w:ins w:id="744" w:author="Krasen Karagyozov" w:date="2017-11-09T11:16:00Z"/>
                <w:lang w:eastAsia="fr-FR"/>
              </w:rPr>
            </w:pPr>
            <w:ins w:id="745" w:author="Krasen Karagyozov" w:date="2017-11-09T11:16:00Z">
              <w:r w:rsidRPr="009E5FBF">
                <w:rPr>
                  <w:i/>
                  <w:lang w:eastAsia="fr-FR"/>
                </w:rPr>
                <w:t>Pre-requirement</w:t>
              </w:r>
              <w:r w:rsidRPr="009E5FBF">
                <w:rPr>
                  <w:lang w:eastAsia="fr-FR"/>
                </w:rPr>
                <w:t xml:space="preserve"> – existing in AIA person with postal address and bank account.</w:t>
              </w:r>
            </w:ins>
          </w:p>
          <w:p w:rsidR="008E4D6F" w:rsidRDefault="00DE0BCB" w:rsidP="008E4D6F">
            <w:pPr>
              <w:rPr>
                <w:ins w:id="746" w:author="Krasen Karagyozov" w:date="2017-11-09T14:22:00Z"/>
                <w:lang w:eastAsia="fr-FR"/>
              </w:rPr>
            </w:pPr>
            <w:ins w:id="747" w:author="Krasen Karagyozov" w:date="2017-11-09T12:59:00Z">
              <w:r w:rsidRPr="009E5FBF">
                <w:rPr>
                  <w:i/>
                  <w:lang w:eastAsia="fr-FR"/>
                </w:rPr>
                <w:t>Test</w:t>
              </w:r>
              <w:r w:rsidR="008E4D6F">
                <w:rPr>
                  <w:lang w:eastAsia="fr-FR"/>
                </w:rPr>
                <w:t xml:space="preserve"> – creation contract with risk</w:t>
              </w:r>
              <w:r w:rsidRPr="009E5FBF">
                <w:rPr>
                  <w:lang w:eastAsia="fr-FR"/>
                </w:rPr>
                <w:t xml:space="preserve"> </w:t>
              </w:r>
              <w:r>
                <w:t>Service Easy-Protect for all insured types</w:t>
              </w:r>
              <w:r>
                <w:rPr>
                  <w:lang w:eastAsia="fr-FR"/>
                </w:rPr>
                <w:t xml:space="preserve"> – different details and </w:t>
              </w:r>
              <w:r w:rsidRPr="009E5FBF">
                <w:rPr>
                  <w:lang w:eastAsia="fr-FR"/>
                </w:rPr>
                <w:t>coverages</w:t>
              </w:r>
            </w:ins>
            <w:ins w:id="748" w:author="Krasen Karagyozov" w:date="2017-11-09T14:40:00Z">
              <w:r w:rsidR="004E4C1E">
                <w:rPr>
                  <w:lang w:eastAsia="fr-FR"/>
                </w:rPr>
                <w:t>.</w:t>
              </w:r>
            </w:ins>
            <w:ins w:id="749" w:author="Krasen Karagyozov" w:date="2017-11-09T12:59:00Z">
              <w:r w:rsidRPr="009E5FBF">
                <w:rPr>
                  <w:lang w:eastAsia="fr-FR"/>
                </w:rPr>
                <w:t xml:space="preserve"> </w:t>
              </w:r>
            </w:ins>
            <w:ins w:id="750" w:author="Krasen Karagyozov" w:date="2017-11-09T14:40:00Z">
              <w:r w:rsidR="004E4C1E">
                <w:rPr>
                  <w:lang w:eastAsia="fr-FR"/>
                </w:rPr>
                <w:t>R</w:t>
              </w:r>
            </w:ins>
            <w:ins w:id="751" w:author="Krasen Karagyozov" w:date="2017-11-09T12:59:00Z">
              <w:r w:rsidRPr="009E5FBF">
                <w:rPr>
                  <w:lang w:eastAsia="fr-FR"/>
                </w:rPr>
                <w:t>isks creation on effective</w:t>
              </w:r>
            </w:ins>
            <w:ins w:id="752" w:author="Krasen Karagyozov" w:date="2017-11-09T14:22:00Z">
              <w:r w:rsidR="008E4D6F">
                <w:rPr>
                  <w:lang w:eastAsia="fr-FR"/>
                </w:rPr>
                <w:t>.</w:t>
              </w:r>
            </w:ins>
          </w:p>
          <w:p w:rsidR="001032BB" w:rsidRPr="009E5FBF" w:rsidRDefault="008E4D6F" w:rsidP="008E4D6F">
            <w:pPr>
              <w:rPr>
                <w:ins w:id="753" w:author="Krasen Karagyozov" w:date="2017-11-08T15:43:00Z"/>
                <w:i/>
                <w:lang w:eastAsia="fr-FR"/>
              </w:rPr>
            </w:pPr>
            <w:ins w:id="754" w:author="Krasen Karagyozov" w:date="2017-11-09T14:22:00Z">
              <w:r w:rsidRPr="009E5FBF">
                <w:rPr>
                  <w:i/>
                  <w:lang w:eastAsia="fr-FR"/>
                </w:rPr>
                <w:t xml:space="preserve"> </w:t>
              </w:r>
            </w:ins>
            <w:ins w:id="755" w:author="Krasen Karagyozov" w:date="2017-11-09T12:59:00Z">
              <w:r w:rsidR="00DE0BCB" w:rsidRPr="009E5FBF">
                <w:rPr>
                  <w:i/>
                  <w:lang w:eastAsia="fr-FR"/>
                </w:rPr>
                <w:t xml:space="preserve">Expected result - </w:t>
              </w:r>
              <w:r w:rsidR="00DE0BCB" w:rsidRPr="009E5FBF">
                <w:rPr>
                  <w:rFonts w:cs="Courier"/>
                  <w:color w:val="000000"/>
                </w:rPr>
                <w:t>WM_SUCCESS</w:t>
              </w:r>
              <w:r w:rsidR="00DE0BCB" w:rsidRPr="009E5FBF">
                <w:t xml:space="preserve"> - pending activity on s</w:t>
              </w:r>
              <w:r w:rsidR="00DE0BCB">
                <w:t>tep Premium Adjustment, having 3</w:t>
              </w:r>
              <w:r w:rsidR="00DE0BCB" w:rsidRPr="009E5FBF">
                <w:t xml:space="preserve"> risks loaded.</w:t>
              </w:r>
            </w:ins>
          </w:p>
        </w:tc>
        <w:tc>
          <w:tcPr>
            <w:tcW w:w="2077" w:type="dxa"/>
            <w:tcBorders>
              <w:top w:val="single" w:sz="12" w:space="0" w:color="9CC2E5"/>
              <w:bottom w:val="single" w:sz="12" w:space="0" w:color="9CC2E5"/>
            </w:tcBorders>
            <w:tcPrChange w:id="756" w:author="Krasen Karagyozov" w:date="2017-11-08T15:44:00Z">
              <w:tcPr>
                <w:tcW w:w="2077" w:type="dxa"/>
                <w:gridSpan w:val="3"/>
                <w:tcBorders>
                  <w:top w:val="single" w:sz="12" w:space="0" w:color="9CC2E5"/>
                  <w:bottom w:val="single" w:sz="4" w:space="0" w:color="9CC2E5"/>
                </w:tcBorders>
              </w:tcPr>
            </w:tcPrChange>
          </w:tcPr>
          <w:p w:rsidR="001032BB" w:rsidRDefault="009905EC" w:rsidP="007D5866">
            <w:pPr>
              <w:rPr>
                <w:ins w:id="757" w:author="Krasen Karagyozov" w:date="2017-11-08T15:43:00Z"/>
                <w:noProof/>
              </w:rPr>
            </w:pPr>
            <w:ins w:id="758" w:author="Krasen Karagyozov" w:date="2018-09-12T10:32:00Z">
              <w:r>
                <w:rPr>
                  <w:noProof/>
                </w:rPr>
                <w:object w:dxaOrig="0" w:dyaOrig="0">
                  <v:shape id="_x0000_s1738" type="#_x0000_t75" style="position:absolute;margin-left:.15pt;margin-top:-38.15pt;width:76.2pt;height:49.2pt;z-index:252038656;mso-position-horizontal:absolute;mso-position-horizontal-relative:text;mso-position-vertical:absolute;mso-position-vertical-relative:text;mso-width-relative:page;mso-height-relative:page">
                    <v:imagedata r:id="rId195" o:title=""/>
                    <w10:wrap type="square"/>
                  </v:shape>
                  <o:OLEObject Type="Embed" ProgID="Package" ShapeID="_x0000_s1738" DrawAspect="Icon" ObjectID="_1632553951" r:id="rId196"/>
                </w:object>
              </w:r>
            </w:ins>
          </w:p>
        </w:tc>
        <w:tc>
          <w:tcPr>
            <w:tcW w:w="1843" w:type="dxa"/>
            <w:tcBorders>
              <w:top w:val="single" w:sz="12" w:space="0" w:color="9CC2E5"/>
              <w:bottom w:val="single" w:sz="12" w:space="0" w:color="9CC2E5"/>
            </w:tcBorders>
            <w:tcPrChange w:id="759" w:author="Krasen Karagyozov" w:date="2017-11-08T15:44:00Z">
              <w:tcPr>
                <w:tcW w:w="1843" w:type="dxa"/>
                <w:gridSpan w:val="3"/>
                <w:tcBorders>
                  <w:top w:val="single" w:sz="12" w:space="0" w:color="9CC2E5"/>
                  <w:bottom w:val="single" w:sz="4" w:space="0" w:color="9CC2E5"/>
                </w:tcBorders>
              </w:tcPr>
            </w:tcPrChange>
          </w:tcPr>
          <w:p w:rsidR="001032BB" w:rsidRDefault="009905EC" w:rsidP="007D5866">
            <w:pPr>
              <w:rPr>
                <w:ins w:id="760" w:author="Krasen Karagyozov" w:date="2017-11-08T15:43:00Z"/>
                <w:noProof/>
              </w:rPr>
            </w:pPr>
            <w:ins w:id="761" w:author="Krasen Karagyozov" w:date="2018-09-12T10:32:00Z">
              <w:r>
                <w:rPr>
                  <w:noProof/>
                </w:rPr>
                <w:object w:dxaOrig="0" w:dyaOrig="0">
                  <v:shape id="_x0000_s1739" type="#_x0000_t75" style="position:absolute;margin-left:.15pt;margin-top:-38.15pt;width:76.2pt;height:49.2pt;z-index:252040704;mso-position-horizontal:absolute;mso-position-horizontal-relative:text;mso-position-vertical:absolute;mso-position-vertical-relative:text;mso-width-relative:page;mso-height-relative:page">
                    <v:imagedata r:id="rId197" o:title=""/>
                    <w10:wrap type="square"/>
                  </v:shape>
                  <o:OLEObject Type="Embed" ProgID="Package" ShapeID="_x0000_s1739" DrawAspect="Icon" ObjectID="_1632553952" r:id="rId198"/>
                </w:object>
              </w:r>
            </w:ins>
          </w:p>
        </w:tc>
      </w:tr>
      <w:tr w:rsidR="001032BB" w:rsidRPr="009E5FBF" w:rsidTr="001032BB">
        <w:tblPrEx>
          <w:tblW w:w="9640" w:type="dxa"/>
          <w:tblInd w:w="-34" w:type="dxa"/>
          <w:tblBorders>
            <w:top w:val="single" w:sz="4" w:space="0" w:color="9CC2E5"/>
            <w:left w:val="single" w:sz="4" w:space="0" w:color="9CC2E5"/>
            <w:right w:val="single" w:sz="4" w:space="0" w:color="9CC2E5"/>
            <w:insideH w:val="single" w:sz="4" w:space="0" w:color="9CC2E5"/>
            <w:insideV w:val="single" w:sz="4" w:space="0" w:color="9CC2E5"/>
          </w:tblBorders>
          <w:tblPrExChange w:id="762" w:author="Krasen Karagyozov" w:date="2017-11-08T15:44:00Z">
            <w:tblPrEx>
              <w:tblW w:w="9640" w:type="dxa"/>
              <w:tblInd w:w="-34" w:type="dxa"/>
              <w:tblBorders>
                <w:top w:val="single" w:sz="4" w:space="0" w:color="9CC2E5"/>
                <w:left w:val="single" w:sz="4" w:space="0" w:color="9CC2E5"/>
                <w:right w:val="single" w:sz="4" w:space="0" w:color="9CC2E5"/>
                <w:insideH w:val="single" w:sz="4" w:space="0" w:color="9CC2E5"/>
                <w:insideV w:val="single" w:sz="4" w:space="0" w:color="9CC2E5"/>
              </w:tblBorders>
            </w:tblPrEx>
          </w:tblPrExChange>
        </w:tblPrEx>
        <w:trPr>
          <w:trHeight w:val="2218"/>
          <w:ins w:id="763" w:author="Krasen Karagyozov" w:date="2017-11-08T15:44:00Z"/>
          <w:trPrChange w:id="764" w:author="Krasen Karagyozov" w:date="2017-11-08T15:44:00Z">
            <w:trPr>
              <w:gridBefore w:val="2"/>
              <w:trHeight w:val="2218"/>
            </w:trPr>
          </w:trPrChange>
        </w:trPr>
        <w:tc>
          <w:tcPr>
            <w:tcW w:w="1418" w:type="dxa"/>
            <w:tcBorders>
              <w:top w:val="single" w:sz="12" w:space="0" w:color="9CC2E5"/>
              <w:bottom w:val="single" w:sz="12" w:space="0" w:color="9CC2E5"/>
            </w:tcBorders>
            <w:tcPrChange w:id="765" w:author="Krasen Karagyozov" w:date="2017-11-08T15:44:00Z">
              <w:tcPr>
                <w:tcW w:w="1418" w:type="dxa"/>
                <w:gridSpan w:val="3"/>
                <w:tcBorders>
                  <w:top w:val="single" w:sz="12" w:space="0" w:color="9CC2E5"/>
                  <w:bottom w:val="single" w:sz="4" w:space="0" w:color="9CC2E5"/>
                </w:tcBorders>
              </w:tcPr>
            </w:tcPrChange>
          </w:tcPr>
          <w:p w:rsidR="001032BB" w:rsidRPr="009E5FBF" w:rsidRDefault="001032BB" w:rsidP="007D5866">
            <w:pPr>
              <w:tabs>
                <w:tab w:val="right" w:pos="2194"/>
              </w:tabs>
              <w:rPr>
                <w:ins w:id="766" w:author="Krasen Karagyozov" w:date="2017-11-08T15:44:00Z"/>
                <w:b/>
                <w:i/>
                <w:lang w:eastAsia="fr-FR"/>
              </w:rPr>
            </w:pPr>
            <w:ins w:id="767" w:author="Krasen Karagyozov" w:date="2017-11-08T15:45:00Z">
              <w:r>
                <w:rPr>
                  <w:b/>
                  <w:i/>
                  <w:lang w:eastAsia="fr-FR"/>
                </w:rPr>
                <w:t>TestCase24</w:t>
              </w:r>
            </w:ins>
          </w:p>
        </w:tc>
        <w:tc>
          <w:tcPr>
            <w:tcW w:w="4302" w:type="dxa"/>
            <w:tcBorders>
              <w:top w:val="single" w:sz="12" w:space="0" w:color="9CC2E5"/>
              <w:bottom w:val="single" w:sz="12" w:space="0" w:color="9CC2E5"/>
            </w:tcBorders>
            <w:tcPrChange w:id="768" w:author="Krasen Karagyozov" w:date="2017-11-08T15:44:00Z">
              <w:tcPr>
                <w:tcW w:w="4302" w:type="dxa"/>
                <w:gridSpan w:val="3"/>
                <w:tcBorders>
                  <w:top w:val="single" w:sz="12" w:space="0" w:color="9CC2E5"/>
                  <w:bottom w:val="single" w:sz="4" w:space="0" w:color="9CC2E5"/>
                </w:tcBorders>
              </w:tcPr>
            </w:tcPrChange>
          </w:tcPr>
          <w:p w:rsidR="008E4D6F" w:rsidRPr="009E5FBF" w:rsidRDefault="008E4D6F" w:rsidP="008E4D6F">
            <w:pPr>
              <w:rPr>
                <w:ins w:id="769" w:author="Krasen Karagyozov" w:date="2017-11-09T14:21:00Z"/>
                <w:lang w:eastAsia="fr-FR"/>
              </w:rPr>
            </w:pPr>
            <w:ins w:id="770" w:author="Krasen Karagyozov" w:date="2017-11-09T14:21:00Z">
              <w:r w:rsidRPr="009E5FBF">
                <w:rPr>
                  <w:i/>
                  <w:lang w:eastAsia="fr-FR"/>
                </w:rPr>
                <w:t>Pre-requirement</w:t>
              </w:r>
              <w:r w:rsidRPr="009E5FBF">
                <w:rPr>
                  <w:lang w:eastAsia="fr-FR"/>
                </w:rPr>
                <w:t xml:space="preserve"> – existing in AIA person with postal address and bank account.</w:t>
              </w:r>
            </w:ins>
          </w:p>
          <w:p w:rsidR="008E4D6F" w:rsidRDefault="008E4D6F" w:rsidP="008E4D6F">
            <w:pPr>
              <w:rPr>
                <w:ins w:id="771" w:author="Krasen Karagyozov" w:date="2017-11-09T14:22:00Z"/>
                <w:lang w:eastAsia="fr-FR"/>
              </w:rPr>
            </w:pPr>
            <w:ins w:id="772" w:author="Krasen Karagyozov" w:date="2017-11-09T14:21:00Z">
              <w:r w:rsidRPr="009E5FBF">
                <w:rPr>
                  <w:i/>
                  <w:lang w:eastAsia="fr-FR"/>
                </w:rPr>
                <w:t>Test</w:t>
              </w:r>
              <w:r>
                <w:rPr>
                  <w:lang w:eastAsia="fr-FR"/>
                </w:rPr>
                <w:t xml:space="preserve"> – creation contract with risk</w:t>
              </w:r>
              <w:r w:rsidRPr="009E5FBF">
                <w:rPr>
                  <w:lang w:eastAsia="fr-FR"/>
                </w:rPr>
                <w:t xml:space="preserve"> </w:t>
              </w:r>
            </w:ins>
            <w:ins w:id="773" w:author="Krasen Karagyozov" w:date="2017-11-09T14:22:00Z">
              <w:r w:rsidRPr="008E4D6F">
                <w:t xml:space="preserve">Accident - insured type Accident Comfort </w:t>
              </w:r>
              <w:r>
                <w:rPr>
                  <w:lang w:eastAsia="fr-FR"/>
                </w:rPr>
                <w:t>–</w:t>
              </w:r>
            </w:ins>
            <w:ins w:id="774" w:author="Krasen Karagyozov" w:date="2017-11-09T14:21:00Z">
              <w:r>
                <w:rPr>
                  <w:lang w:eastAsia="fr-FR"/>
                </w:rPr>
                <w:t xml:space="preserve"> different details and </w:t>
              </w:r>
              <w:r w:rsidRPr="009E5FBF">
                <w:rPr>
                  <w:lang w:eastAsia="fr-FR"/>
                </w:rPr>
                <w:t>coverages</w:t>
              </w:r>
            </w:ins>
            <w:ins w:id="775" w:author="Krasen Karagyozov" w:date="2017-11-09T14:40:00Z">
              <w:r w:rsidR="004E4C1E">
                <w:rPr>
                  <w:lang w:eastAsia="fr-FR"/>
                </w:rPr>
                <w:t>.</w:t>
              </w:r>
            </w:ins>
            <w:ins w:id="776" w:author="Krasen Karagyozov" w:date="2017-11-09T14:21:00Z">
              <w:r w:rsidRPr="009E5FBF">
                <w:rPr>
                  <w:lang w:eastAsia="fr-FR"/>
                </w:rPr>
                <w:t xml:space="preserve"> </w:t>
              </w:r>
            </w:ins>
            <w:ins w:id="777" w:author="Krasen Karagyozov" w:date="2017-11-09T14:40:00Z">
              <w:r w:rsidR="004E4C1E">
                <w:rPr>
                  <w:lang w:eastAsia="fr-FR"/>
                </w:rPr>
                <w:t>R</w:t>
              </w:r>
            </w:ins>
            <w:ins w:id="778" w:author="Krasen Karagyozov" w:date="2017-11-09T14:21:00Z">
              <w:r w:rsidRPr="009E5FBF">
                <w:rPr>
                  <w:lang w:eastAsia="fr-FR"/>
                </w:rPr>
                <w:t>isks creation on effective date</w:t>
              </w:r>
            </w:ins>
            <w:ins w:id="779" w:author="Krasen Karagyozov" w:date="2017-11-09T14:22:00Z">
              <w:r>
                <w:rPr>
                  <w:lang w:eastAsia="fr-FR"/>
                </w:rPr>
                <w:t>.</w:t>
              </w:r>
            </w:ins>
          </w:p>
          <w:p w:rsidR="001032BB" w:rsidRPr="009E5FBF" w:rsidRDefault="008E4D6F" w:rsidP="008E4D6F">
            <w:pPr>
              <w:rPr>
                <w:ins w:id="780" w:author="Krasen Karagyozov" w:date="2017-11-08T15:44:00Z"/>
                <w:i/>
                <w:lang w:eastAsia="fr-FR"/>
              </w:rPr>
            </w:pPr>
            <w:ins w:id="781" w:author="Krasen Karagyozov" w:date="2017-11-09T14:21:00Z">
              <w:r w:rsidRPr="009E5FBF">
                <w:rPr>
                  <w:i/>
                  <w:lang w:eastAsia="fr-FR"/>
                </w:rPr>
                <w:t xml:space="preserve">Expected result - </w:t>
              </w:r>
              <w:r w:rsidRPr="009E5FBF">
                <w:rPr>
                  <w:rFonts w:cs="Courier"/>
                  <w:color w:val="000000"/>
                </w:rPr>
                <w:t>WM_SUCCESS</w:t>
              </w:r>
              <w:r w:rsidRPr="009E5FBF">
                <w:t xml:space="preserve"> - pending activity on s</w:t>
              </w:r>
              <w:r>
                <w:t>tep Premium Adjustment, having 4</w:t>
              </w:r>
              <w:r w:rsidRPr="009E5FBF">
                <w:t xml:space="preserve"> risks loaded.</w:t>
              </w:r>
            </w:ins>
          </w:p>
        </w:tc>
        <w:tc>
          <w:tcPr>
            <w:tcW w:w="2077" w:type="dxa"/>
            <w:tcBorders>
              <w:top w:val="single" w:sz="12" w:space="0" w:color="9CC2E5"/>
              <w:bottom w:val="single" w:sz="12" w:space="0" w:color="9CC2E5"/>
            </w:tcBorders>
            <w:tcPrChange w:id="782" w:author="Krasen Karagyozov" w:date="2017-11-08T15:44:00Z">
              <w:tcPr>
                <w:tcW w:w="2077" w:type="dxa"/>
                <w:gridSpan w:val="3"/>
                <w:tcBorders>
                  <w:top w:val="single" w:sz="12" w:space="0" w:color="9CC2E5"/>
                  <w:bottom w:val="single" w:sz="4" w:space="0" w:color="9CC2E5"/>
                </w:tcBorders>
              </w:tcPr>
            </w:tcPrChange>
          </w:tcPr>
          <w:p w:rsidR="001032BB" w:rsidRDefault="009905EC" w:rsidP="007D5866">
            <w:pPr>
              <w:rPr>
                <w:ins w:id="783" w:author="Krasen Karagyozov" w:date="2017-11-08T15:44:00Z"/>
                <w:noProof/>
              </w:rPr>
            </w:pPr>
            <w:ins w:id="784" w:author="Krasen Karagyozov" w:date="2018-09-12T10:33:00Z">
              <w:r>
                <w:rPr>
                  <w:noProof/>
                </w:rPr>
                <w:object w:dxaOrig="0" w:dyaOrig="0">
                  <v:shape id="_x0000_s1740" type="#_x0000_t75" style="position:absolute;margin-left:.15pt;margin-top:-38.15pt;width:76.2pt;height:49.2pt;z-index:252042752;mso-position-horizontal:absolute;mso-position-horizontal-relative:text;mso-position-vertical:absolute;mso-position-vertical-relative:text;mso-width-relative:page;mso-height-relative:page">
                    <v:imagedata r:id="rId199" o:title=""/>
                    <w10:wrap type="square"/>
                  </v:shape>
                  <o:OLEObject Type="Embed" ProgID="Package" ShapeID="_x0000_s1740" DrawAspect="Icon" ObjectID="_1632553953" r:id="rId200"/>
                </w:object>
              </w:r>
            </w:ins>
          </w:p>
        </w:tc>
        <w:tc>
          <w:tcPr>
            <w:tcW w:w="1843" w:type="dxa"/>
            <w:tcBorders>
              <w:top w:val="single" w:sz="12" w:space="0" w:color="9CC2E5"/>
              <w:bottom w:val="single" w:sz="12" w:space="0" w:color="9CC2E5"/>
            </w:tcBorders>
            <w:tcPrChange w:id="785" w:author="Krasen Karagyozov" w:date="2017-11-08T15:44:00Z">
              <w:tcPr>
                <w:tcW w:w="1843" w:type="dxa"/>
                <w:gridSpan w:val="3"/>
                <w:tcBorders>
                  <w:top w:val="single" w:sz="12" w:space="0" w:color="9CC2E5"/>
                  <w:bottom w:val="single" w:sz="4" w:space="0" w:color="9CC2E5"/>
                </w:tcBorders>
              </w:tcPr>
            </w:tcPrChange>
          </w:tcPr>
          <w:p w:rsidR="001032BB" w:rsidRDefault="009905EC" w:rsidP="007D5866">
            <w:pPr>
              <w:rPr>
                <w:ins w:id="786" w:author="Krasen Karagyozov" w:date="2017-11-08T15:44:00Z"/>
                <w:noProof/>
              </w:rPr>
            </w:pPr>
            <w:ins w:id="787" w:author="Krasen Karagyozov" w:date="2018-09-12T10:33:00Z">
              <w:r>
                <w:rPr>
                  <w:noProof/>
                </w:rPr>
                <w:object w:dxaOrig="0" w:dyaOrig="0">
                  <v:shape id="_x0000_s1741" type="#_x0000_t75" style="position:absolute;margin-left:.15pt;margin-top:-38.15pt;width:76.2pt;height:49.2pt;z-index:252044800;mso-position-horizontal:absolute;mso-position-horizontal-relative:text;mso-position-vertical:absolute;mso-position-vertical-relative:text;mso-width-relative:page;mso-height-relative:page">
                    <v:imagedata r:id="rId201" o:title=""/>
                    <w10:wrap type="square"/>
                  </v:shape>
                  <o:OLEObject Type="Embed" ProgID="Package" ShapeID="_x0000_s1741" DrawAspect="Icon" ObjectID="_1632553954" r:id="rId202"/>
                </w:object>
              </w:r>
            </w:ins>
          </w:p>
        </w:tc>
      </w:tr>
      <w:tr w:rsidR="001032BB" w:rsidRPr="009E5FBF" w:rsidTr="001032BB">
        <w:tblPrEx>
          <w:tblW w:w="9640" w:type="dxa"/>
          <w:tblInd w:w="-34" w:type="dxa"/>
          <w:tblBorders>
            <w:top w:val="single" w:sz="4" w:space="0" w:color="9CC2E5"/>
            <w:left w:val="single" w:sz="4" w:space="0" w:color="9CC2E5"/>
            <w:right w:val="single" w:sz="4" w:space="0" w:color="9CC2E5"/>
            <w:insideH w:val="single" w:sz="4" w:space="0" w:color="9CC2E5"/>
            <w:insideV w:val="single" w:sz="4" w:space="0" w:color="9CC2E5"/>
          </w:tblBorders>
          <w:tblPrExChange w:id="788" w:author="Krasen Karagyozov" w:date="2017-11-08T15:44:00Z">
            <w:tblPrEx>
              <w:tblW w:w="9640" w:type="dxa"/>
              <w:tblInd w:w="-34" w:type="dxa"/>
              <w:tblBorders>
                <w:top w:val="single" w:sz="4" w:space="0" w:color="9CC2E5"/>
                <w:left w:val="single" w:sz="4" w:space="0" w:color="9CC2E5"/>
                <w:right w:val="single" w:sz="4" w:space="0" w:color="9CC2E5"/>
                <w:insideH w:val="single" w:sz="4" w:space="0" w:color="9CC2E5"/>
                <w:insideV w:val="single" w:sz="4" w:space="0" w:color="9CC2E5"/>
              </w:tblBorders>
            </w:tblPrEx>
          </w:tblPrExChange>
        </w:tblPrEx>
        <w:trPr>
          <w:trHeight w:val="2218"/>
          <w:ins w:id="789" w:author="Krasen Karagyozov" w:date="2017-11-08T15:44:00Z"/>
          <w:trPrChange w:id="790" w:author="Krasen Karagyozov" w:date="2017-11-08T15:44:00Z">
            <w:trPr>
              <w:gridBefore w:val="2"/>
              <w:trHeight w:val="2218"/>
            </w:trPr>
          </w:trPrChange>
        </w:trPr>
        <w:tc>
          <w:tcPr>
            <w:tcW w:w="1418" w:type="dxa"/>
            <w:tcBorders>
              <w:top w:val="single" w:sz="12" w:space="0" w:color="9CC2E5"/>
              <w:bottom w:val="single" w:sz="12" w:space="0" w:color="9CC2E5"/>
            </w:tcBorders>
            <w:tcPrChange w:id="791" w:author="Krasen Karagyozov" w:date="2017-11-08T15:44:00Z">
              <w:tcPr>
                <w:tcW w:w="1418" w:type="dxa"/>
                <w:gridSpan w:val="3"/>
                <w:tcBorders>
                  <w:top w:val="single" w:sz="12" w:space="0" w:color="9CC2E5"/>
                  <w:bottom w:val="single" w:sz="4" w:space="0" w:color="9CC2E5"/>
                </w:tcBorders>
              </w:tcPr>
            </w:tcPrChange>
          </w:tcPr>
          <w:p w:rsidR="001032BB" w:rsidRPr="009E5FBF" w:rsidRDefault="001032BB" w:rsidP="007D5866">
            <w:pPr>
              <w:tabs>
                <w:tab w:val="right" w:pos="2194"/>
              </w:tabs>
              <w:rPr>
                <w:ins w:id="792" w:author="Krasen Karagyozov" w:date="2017-11-08T15:44:00Z"/>
                <w:b/>
                <w:i/>
                <w:lang w:eastAsia="fr-FR"/>
              </w:rPr>
            </w:pPr>
            <w:ins w:id="793" w:author="Krasen Karagyozov" w:date="2017-11-08T15:46:00Z">
              <w:r>
                <w:rPr>
                  <w:b/>
                  <w:i/>
                  <w:lang w:eastAsia="fr-FR"/>
                </w:rPr>
                <w:t>TestCase25</w:t>
              </w:r>
            </w:ins>
          </w:p>
        </w:tc>
        <w:tc>
          <w:tcPr>
            <w:tcW w:w="4302" w:type="dxa"/>
            <w:tcBorders>
              <w:top w:val="single" w:sz="12" w:space="0" w:color="9CC2E5"/>
              <w:bottom w:val="single" w:sz="12" w:space="0" w:color="9CC2E5"/>
            </w:tcBorders>
            <w:tcPrChange w:id="794" w:author="Krasen Karagyozov" w:date="2017-11-08T15:44:00Z">
              <w:tcPr>
                <w:tcW w:w="4302" w:type="dxa"/>
                <w:gridSpan w:val="3"/>
                <w:tcBorders>
                  <w:top w:val="single" w:sz="12" w:space="0" w:color="9CC2E5"/>
                  <w:bottom w:val="single" w:sz="4" w:space="0" w:color="9CC2E5"/>
                </w:tcBorders>
              </w:tcPr>
            </w:tcPrChange>
          </w:tcPr>
          <w:p w:rsidR="004E4C1E" w:rsidRPr="009E5FBF" w:rsidRDefault="004E4C1E" w:rsidP="004E4C1E">
            <w:pPr>
              <w:rPr>
                <w:ins w:id="795" w:author="Krasen Karagyozov" w:date="2017-11-09T14:40:00Z"/>
                <w:lang w:eastAsia="fr-FR"/>
              </w:rPr>
            </w:pPr>
            <w:ins w:id="796" w:author="Krasen Karagyozov" w:date="2017-11-09T14:40:00Z">
              <w:r w:rsidRPr="009E5FBF">
                <w:rPr>
                  <w:i/>
                  <w:lang w:eastAsia="fr-FR"/>
                </w:rPr>
                <w:t>Pre-requirement</w:t>
              </w:r>
              <w:r w:rsidRPr="009E5FBF">
                <w:rPr>
                  <w:lang w:eastAsia="fr-FR"/>
                </w:rPr>
                <w:t xml:space="preserve"> – existing in AIA person with postal address and bank account.</w:t>
              </w:r>
            </w:ins>
          </w:p>
          <w:p w:rsidR="004E4C1E" w:rsidRDefault="004E4C1E" w:rsidP="004E4C1E">
            <w:pPr>
              <w:rPr>
                <w:ins w:id="797" w:author="Krasen Karagyozov" w:date="2017-11-09T14:40:00Z"/>
                <w:lang w:eastAsia="fr-FR"/>
              </w:rPr>
            </w:pPr>
            <w:ins w:id="798" w:author="Krasen Karagyozov" w:date="2017-11-09T14:40:00Z">
              <w:r w:rsidRPr="009E5FBF">
                <w:rPr>
                  <w:i/>
                  <w:lang w:eastAsia="fr-FR"/>
                </w:rPr>
                <w:t>Test</w:t>
              </w:r>
              <w:r>
                <w:rPr>
                  <w:lang w:eastAsia="fr-FR"/>
                </w:rPr>
                <w:t xml:space="preserve"> – creation contract with risk</w:t>
              </w:r>
              <w:r w:rsidRPr="009E5FBF">
                <w:rPr>
                  <w:lang w:eastAsia="fr-FR"/>
                </w:rPr>
                <w:t xml:space="preserve"> </w:t>
              </w:r>
              <w:r w:rsidRPr="008E4D6F">
                <w:t xml:space="preserve">Accident - insured type Accident </w:t>
              </w:r>
              <w:r>
                <w:t>Performance</w:t>
              </w:r>
              <w:r w:rsidRPr="008E4D6F">
                <w:t xml:space="preserve"> </w:t>
              </w:r>
              <w:r>
                <w:rPr>
                  <w:lang w:eastAsia="fr-FR"/>
                </w:rPr>
                <w:t xml:space="preserve">– different details and </w:t>
              </w:r>
              <w:r w:rsidRPr="009E5FBF">
                <w:rPr>
                  <w:lang w:eastAsia="fr-FR"/>
                </w:rPr>
                <w:t>coverages</w:t>
              </w:r>
              <w:r>
                <w:rPr>
                  <w:lang w:eastAsia="fr-FR"/>
                </w:rPr>
                <w:t>.</w:t>
              </w:r>
              <w:r w:rsidRPr="009E5FBF">
                <w:rPr>
                  <w:lang w:eastAsia="fr-FR"/>
                </w:rPr>
                <w:t xml:space="preserve"> </w:t>
              </w:r>
              <w:r>
                <w:rPr>
                  <w:lang w:eastAsia="fr-FR"/>
                </w:rPr>
                <w:t>R</w:t>
              </w:r>
              <w:r w:rsidRPr="009E5FBF">
                <w:rPr>
                  <w:lang w:eastAsia="fr-FR"/>
                </w:rPr>
                <w:t>isks creation on effective date</w:t>
              </w:r>
              <w:r>
                <w:rPr>
                  <w:lang w:eastAsia="fr-FR"/>
                </w:rPr>
                <w:t>.</w:t>
              </w:r>
            </w:ins>
          </w:p>
          <w:p w:rsidR="001032BB" w:rsidRPr="009E5FBF" w:rsidRDefault="004E4C1E" w:rsidP="004E4C1E">
            <w:pPr>
              <w:rPr>
                <w:ins w:id="799" w:author="Krasen Karagyozov" w:date="2017-11-08T15:44:00Z"/>
                <w:i/>
                <w:lang w:eastAsia="fr-FR"/>
              </w:rPr>
            </w:pPr>
            <w:ins w:id="800" w:author="Krasen Karagyozov" w:date="2017-11-09T14:40:00Z">
              <w:r w:rsidRPr="009E5FBF">
                <w:rPr>
                  <w:i/>
                  <w:lang w:eastAsia="fr-FR"/>
                </w:rPr>
                <w:t xml:space="preserve">Expected result - </w:t>
              </w:r>
              <w:r w:rsidRPr="009E5FBF">
                <w:rPr>
                  <w:rFonts w:cs="Courier"/>
                  <w:color w:val="000000"/>
                </w:rPr>
                <w:t>WM_SUCCESS</w:t>
              </w:r>
              <w:r w:rsidRPr="009E5FBF">
                <w:t xml:space="preserve"> - pending activity on s</w:t>
              </w:r>
              <w:r>
                <w:t>tep Premium Adjustment, having 4</w:t>
              </w:r>
              <w:r w:rsidRPr="009E5FBF">
                <w:t xml:space="preserve"> risks loaded.</w:t>
              </w:r>
            </w:ins>
          </w:p>
        </w:tc>
        <w:tc>
          <w:tcPr>
            <w:tcW w:w="2077" w:type="dxa"/>
            <w:tcBorders>
              <w:top w:val="single" w:sz="12" w:space="0" w:color="9CC2E5"/>
              <w:bottom w:val="single" w:sz="12" w:space="0" w:color="9CC2E5"/>
            </w:tcBorders>
            <w:tcPrChange w:id="801" w:author="Krasen Karagyozov" w:date="2017-11-08T15:44:00Z">
              <w:tcPr>
                <w:tcW w:w="2077" w:type="dxa"/>
                <w:gridSpan w:val="3"/>
                <w:tcBorders>
                  <w:top w:val="single" w:sz="12" w:space="0" w:color="9CC2E5"/>
                  <w:bottom w:val="single" w:sz="4" w:space="0" w:color="9CC2E5"/>
                </w:tcBorders>
              </w:tcPr>
            </w:tcPrChange>
          </w:tcPr>
          <w:p w:rsidR="001032BB" w:rsidRDefault="009905EC" w:rsidP="007D5866">
            <w:pPr>
              <w:rPr>
                <w:ins w:id="802" w:author="Krasen Karagyozov" w:date="2017-11-08T15:44:00Z"/>
                <w:noProof/>
              </w:rPr>
            </w:pPr>
            <w:ins w:id="803" w:author="Krasen Karagyozov" w:date="2018-09-12T10:33:00Z">
              <w:r>
                <w:rPr>
                  <w:noProof/>
                </w:rPr>
                <w:object w:dxaOrig="0" w:dyaOrig="0">
                  <v:shape id="_x0000_s1742" type="#_x0000_t75" style="position:absolute;margin-left:.15pt;margin-top:-38.15pt;width:76.2pt;height:49.2pt;z-index:252046848;mso-position-horizontal:absolute;mso-position-horizontal-relative:text;mso-position-vertical:absolute;mso-position-vertical-relative:text;mso-width-relative:page;mso-height-relative:page">
                    <v:imagedata r:id="rId203" o:title=""/>
                    <w10:wrap type="square"/>
                  </v:shape>
                  <o:OLEObject Type="Embed" ProgID="Package" ShapeID="_x0000_s1742" DrawAspect="Icon" ObjectID="_1632553955" r:id="rId204"/>
                </w:object>
              </w:r>
            </w:ins>
          </w:p>
        </w:tc>
        <w:tc>
          <w:tcPr>
            <w:tcW w:w="1843" w:type="dxa"/>
            <w:tcBorders>
              <w:top w:val="single" w:sz="12" w:space="0" w:color="9CC2E5"/>
              <w:bottom w:val="single" w:sz="12" w:space="0" w:color="9CC2E5"/>
            </w:tcBorders>
            <w:tcPrChange w:id="804" w:author="Krasen Karagyozov" w:date="2017-11-08T15:44:00Z">
              <w:tcPr>
                <w:tcW w:w="1843" w:type="dxa"/>
                <w:gridSpan w:val="3"/>
                <w:tcBorders>
                  <w:top w:val="single" w:sz="12" w:space="0" w:color="9CC2E5"/>
                  <w:bottom w:val="single" w:sz="4" w:space="0" w:color="9CC2E5"/>
                </w:tcBorders>
              </w:tcPr>
            </w:tcPrChange>
          </w:tcPr>
          <w:p w:rsidR="001032BB" w:rsidRDefault="009905EC" w:rsidP="007D5866">
            <w:pPr>
              <w:rPr>
                <w:ins w:id="805" w:author="Krasen Karagyozov" w:date="2017-11-08T15:44:00Z"/>
                <w:noProof/>
              </w:rPr>
            </w:pPr>
            <w:ins w:id="806" w:author="Krasen Karagyozov" w:date="2018-09-12T10:33:00Z">
              <w:r>
                <w:rPr>
                  <w:noProof/>
                </w:rPr>
                <w:object w:dxaOrig="0" w:dyaOrig="0">
                  <v:shape id="_x0000_s1743" type="#_x0000_t75" style="position:absolute;margin-left:.15pt;margin-top:-38.15pt;width:76.2pt;height:49.2pt;z-index:252048896;mso-position-horizontal:absolute;mso-position-horizontal-relative:text;mso-position-vertical:absolute;mso-position-vertical-relative:text;mso-width-relative:page;mso-height-relative:page">
                    <v:imagedata r:id="rId205" o:title=""/>
                    <w10:wrap type="square"/>
                  </v:shape>
                  <o:OLEObject Type="Embed" ProgID="Package" ShapeID="_x0000_s1743" DrawAspect="Icon" ObjectID="_1632553956" r:id="rId206"/>
                </w:object>
              </w:r>
            </w:ins>
          </w:p>
        </w:tc>
      </w:tr>
      <w:tr w:rsidR="001032BB" w:rsidRPr="009E5FBF" w:rsidTr="00A1246A">
        <w:tblPrEx>
          <w:tblW w:w="9640" w:type="dxa"/>
          <w:tblInd w:w="-34" w:type="dxa"/>
          <w:tblBorders>
            <w:top w:val="single" w:sz="4" w:space="0" w:color="9CC2E5"/>
            <w:left w:val="single" w:sz="4" w:space="0" w:color="9CC2E5"/>
            <w:right w:val="single" w:sz="4" w:space="0" w:color="9CC2E5"/>
            <w:insideH w:val="single" w:sz="4" w:space="0" w:color="9CC2E5"/>
            <w:insideV w:val="single" w:sz="4" w:space="0" w:color="9CC2E5"/>
          </w:tblBorders>
          <w:tblPrExChange w:id="807" w:author="Petya Kaisheva" w:date="2019-10-14T04:48:00Z">
            <w:tblPrEx>
              <w:tblW w:w="9640" w:type="dxa"/>
              <w:tblInd w:w="-34" w:type="dxa"/>
              <w:tblBorders>
                <w:top w:val="single" w:sz="4" w:space="0" w:color="9CC2E5"/>
                <w:left w:val="single" w:sz="4" w:space="0" w:color="9CC2E5"/>
                <w:right w:val="single" w:sz="4" w:space="0" w:color="9CC2E5"/>
                <w:insideH w:val="single" w:sz="4" w:space="0" w:color="9CC2E5"/>
                <w:insideV w:val="single" w:sz="4" w:space="0" w:color="9CC2E5"/>
              </w:tblBorders>
            </w:tblPrEx>
          </w:tblPrExChange>
        </w:tblPrEx>
        <w:trPr>
          <w:trHeight w:val="2218"/>
          <w:ins w:id="808" w:author="Krasen Karagyozov" w:date="2017-11-08T15:44:00Z"/>
          <w:trPrChange w:id="809" w:author="Petya Kaisheva" w:date="2019-10-14T04:48:00Z">
            <w:trPr>
              <w:gridBefore w:val="1"/>
              <w:gridAfter w:val="0"/>
              <w:trHeight w:val="2218"/>
            </w:trPr>
          </w:trPrChange>
        </w:trPr>
        <w:tc>
          <w:tcPr>
            <w:tcW w:w="1418" w:type="dxa"/>
            <w:tcBorders>
              <w:top w:val="single" w:sz="12" w:space="0" w:color="9CC2E5"/>
              <w:bottom w:val="single" w:sz="12" w:space="0" w:color="9CC2E5"/>
            </w:tcBorders>
            <w:tcPrChange w:id="810" w:author="Petya Kaisheva" w:date="2019-10-14T04:48:00Z">
              <w:tcPr>
                <w:tcW w:w="1418" w:type="dxa"/>
                <w:gridSpan w:val="3"/>
                <w:tcBorders>
                  <w:top w:val="single" w:sz="12" w:space="0" w:color="9CC2E5"/>
                  <w:bottom w:val="single" w:sz="4" w:space="0" w:color="9CC2E5"/>
                </w:tcBorders>
              </w:tcPr>
            </w:tcPrChange>
          </w:tcPr>
          <w:p w:rsidR="001032BB" w:rsidRPr="009E5FBF" w:rsidRDefault="001032BB" w:rsidP="007D5866">
            <w:pPr>
              <w:tabs>
                <w:tab w:val="right" w:pos="2194"/>
              </w:tabs>
              <w:rPr>
                <w:ins w:id="811" w:author="Krasen Karagyozov" w:date="2017-11-08T15:44:00Z"/>
                <w:b/>
                <w:i/>
                <w:lang w:eastAsia="fr-FR"/>
              </w:rPr>
            </w:pPr>
            <w:ins w:id="812" w:author="Krasen Karagyozov" w:date="2017-11-08T15:46:00Z">
              <w:r>
                <w:rPr>
                  <w:b/>
                  <w:i/>
                  <w:lang w:eastAsia="fr-FR"/>
                </w:rPr>
                <w:t>TestCase26</w:t>
              </w:r>
            </w:ins>
          </w:p>
        </w:tc>
        <w:tc>
          <w:tcPr>
            <w:tcW w:w="4302" w:type="dxa"/>
            <w:tcBorders>
              <w:top w:val="single" w:sz="12" w:space="0" w:color="9CC2E5"/>
              <w:bottom w:val="single" w:sz="12" w:space="0" w:color="9CC2E5"/>
            </w:tcBorders>
            <w:tcPrChange w:id="813" w:author="Petya Kaisheva" w:date="2019-10-14T04:48:00Z">
              <w:tcPr>
                <w:tcW w:w="4302" w:type="dxa"/>
                <w:gridSpan w:val="3"/>
                <w:tcBorders>
                  <w:top w:val="single" w:sz="12" w:space="0" w:color="9CC2E5"/>
                  <w:bottom w:val="single" w:sz="4" w:space="0" w:color="9CC2E5"/>
                </w:tcBorders>
              </w:tcPr>
            </w:tcPrChange>
          </w:tcPr>
          <w:p w:rsidR="004E4C1E" w:rsidRPr="009E5FBF" w:rsidRDefault="004E4C1E" w:rsidP="004E4C1E">
            <w:pPr>
              <w:rPr>
                <w:ins w:id="814" w:author="Krasen Karagyozov" w:date="2017-11-09T14:42:00Z"/>
                <w:lang w:eastAsia="fr-FR"/>
              </w:rPr>
            </w:pPr>
            <w:ins w:id="815" w:author="Krasen Karagyozov" w:date="2017-11-09T14:42:00Z">
              <w:r w:rsidRPr="009E5FBF">
                <w:rPr>
                  <w:i/>
                  <w:lang w:eastAsia="fr-FR"/>
                </w:rPr>
                <w:t>Pre-requirement</w:t>
              </w:r>
              <w:r w:rsidRPr="009E5FBF">
                <w:rPr>
                  <w:lang w:eastAsia="fr-FR"/>
                </w:rPr>
                <w:t xml:space="preserve"> – existing in AIA person with postal address and bank account.</w:t>
              </w:r>
            </w:ins>
          </w:p>
          <w:p w:rsidR="004E4C1E" w:rsidRPr="009E5FBF" w:rsidRDefault="004E4C1E" w:rsidP="004E4C1E">
            <w:pPr>
              <w:rPr>
                <w:ins w:id="816" w:author="Krasen Karagyozov" w:date="2017-11-09T14:42:00Z"/>
                <w:lang w:eastAsia="fr-FR"/>
              </w:rPr>
            </w:pPr>
            <w:ins w:id="817" w:author="Krasen Karagyozov" w:date="2017-11-09T14:42:00Z">
              <w:r w:rsidRPr="009E5FBF">
                <w:rPr>
                  <w:i/>
                  <w:lang w:eastAsia="fr-FR"/>
                </w:rPr>
                <w:t>Test</w:t>
              </w:r>
              <w:r w:rsidRPr="009E5FBF">
                <w:rPr>
                  <w:lang w:eastAsia="fr-FR"/>
                </w:rPr>
                <w:t xml:space="preserve"> – creation contract with multiple risks – one for each of risks </w:t>
              </w:r>
              <w:r>
                <w:rPr>
                  <w:lang w:eastAsia="fr-FR"/>
                </w:rPr>
                <w:t xml:space="preserve">and insured type for risk </w:t>
              </w:r>
              <w:r w:rsidRPr="009E5FBF">
                <w:rPr>
                  <w:lang w:eastAsia="fr-FR"/>
                </w:rPr>
                <w:t>included is scope of the project</w:t>
              </w:r>
              <w:r>
                <w:rPr>
                  <w:lang w:eastAsia="fr-FR"/>
                </w:rPr>
                <w:t xml:space="preserve"> for LOT1.2</w:t>
              </w:r>
              <w:r w:rsidRPr="009E5FBF">
                <w:rPr>
                  <w:lang w:eastAsia="fr-FR"/>
                </w:rPr>
                <w:t>.</w:t>
              </w:r>
            </w:ins>
          </w:p>
          <w:p w:rsidR="004E4C1E" w:rsidRPr="00FF0E9D" w:rsidRDefault="004E4C1E" w:rsidP="004E4C1E">
            <w:pPr>
              <w:rPr>
                <w:ins w:id="818" w:author="Krasen Karagyozov" w:date="2017-11-09T14:43:00Z"/>
                <w:rFonts w:ascii="Times New Roman" w:hAnsi="Times New Roman" w:cs="Times New Roman"/>
                <w:sz w:val="24"/>
                <w:szCs w:val="24"/>
                <w:lang w:val="fr-FR"/>
              </w:rPr>
            </w:pPr>
            <w:ins w:id="819" w:author="Krasen Karagyozov" w:date="2017-11-09T14:43:00Z">
              <w:r w:rsidRPr="009E5FBF">
                <w:rPr>
                  <w:i/>
                  <w:lang w:eastAsia="fr-FR"/>
                </w:rPr>
                <w:t xml:space="preserve">Expected result - </w:t>
              </w:r>
              <w:r w:rsidRPr="009E5FBF">
                <w:rPr>
                  <w:rFonts w:cs="Courier"/>
                  <w:color w:val="000000"/>
                </w:rPr>
                <w:t>WM_SERVICE_FAILED</w:t>
              </w:r>
              <w:r w:rsidRPr="009E5FBF">
                <w:t xml:space="preserve"> -</w:t>
              </w:r>
              <w:r>
                <w:t xml:space="preserve"> message for “</w:t>
              </w:r>
              <w:r w:rsidRPr="005A71CF">
                <w:rPr>
                  <w:rFonts w:cs="Times New Roman"/>
                  <w:szCs w:val="24"/>
                  <w:lang w:val="fr-FR"/>
                </w:rPr>
                <w:t>Wrong input on the risk coefficients</w:t>
              </w:r>
              <w:r>
                <w:rPr>
                  <w:rFonts w:cs="Times New Roman"/>
                  <w:szCs w:val="24"/>
                  <w:lang w:val="fr-FR"/>
                </w:rPr>
                <w:t> »</w:t>
              </w:r>
            </w:ins>
          </w:p>
          <w:p w:rsidR="001032BB" w:rsidRPr="004E4C1E" w:rsidRDefault="004E4C1E" w:rsidP="0077680F">
            <w:pPr>
              <w:rPr>
                <w:ins w:id="820" w:author="Krasen Karagyozov" w:date="2017-11-08T15:44:00Z"/>
                <w:lang w:val="en-US"/>
                <w:rPrChange w:id="821" w:author="Krasen Karagyozov" w:date="2017-11-09T14:43:00Z">
                  <w:rPr>
                    <w:ins w:id="822" w:author="Krasen Karagyozov" w:date="2017-11-08T15:44:00Z"/>
                    <w:i/>
                    <w:lang w:eastAsia="fr-FR"/>
                  </w:rPr>
                </w:rPrChange>
              </w:rPr>
            </w:pPr>
            <w:ins w:id="823" w:author="Krasen Karagyozov" w:date="2017-11-09T14:43:00Z">
              <w:r>
                <w:t>Risk described in risk 1 loaded, risk described in risk 2 – trigger fatal and left pending activity in Create Risk secondary activity, on task Coverages. Risk described in Risk 3 and 4 – not loaded at all</w:t>
              </w:r>
              <w:r>
                <w:rPr>
                  <w:lang w:val="en-US"/>
                </w:rPr>
                <w:t>.</w:t>
              </w:r>
            </w:ins>
          </w:p>
        </w:tc>
        <w:tc>
          <w:tcPr>
            <w:tcW w:w="2077" w:type="dxa"/>
            <w:tcBorders>
              <w:top w:val="single" w:sz="12" w:space="0" w:color="9CC2E5"/>
              <w:bottom w:val="single" w:sz="12" w:space="0" w:color="9CC2E5"/>
            </w:tcBorders>
            <w:tcPrChange w:id="824" w:author="Petya Kaisheva" w:date="2019-10-14T04:48:00Z">
              <w:tcPr>
                <w:tcW w:w="2077" w:type="dxa"/>
                <w:gridSpan w:val="3"/>
                <w:tcBorders>
                  <w:top w:val="single" w:sz="12" w:space="0" w:color="9CC2E5"/>
                  <w:bottom w:val="single" w:sz="4" w:space="0" w:color="9CC2E5"/>
                </w:tcBorders>
              </w:tcPr>
            </w:tcPrChange>
          </w:tcPr>
          <w:p w:rsidR="001032BB" w:rsidRDefault="009905EC" w:rsidP="007D5866">
            <w:pPr>
              <w:rPr>
                <w:ins w:id="825" w:author="Krasen Karagyozov" w:date="2017-11-08T15:44:00Z"/>
                <w:noProof/>
              </w:rPr>
            </w:pPr>
            <w:ins w:id="826" w:author="Krasen Karagyozov" w:date="2018-09-12T10:33:00Z">
              <w:r>
                <w:rPr>
                  <w:noProof/>
                </w:rPr>
                <w:object w:dxaOrig="0" w:dyaOrig="0">
                  <v:shape id="_x0000_s1744" type="#_x0000_t75" style="position:absolute;margin-left:.15pt;margin-top:-38.15pt;width:76.3pt;height:49.25pt;z-index:252050944;mso-position-horizontal:absolute;mso-position-horizontal-relative:text;mso-position-vertical:absolute;mso-position-vertical-relative:text;mso-width-relative:page;mso-height-relative:page">
                    <v:imagedata r:id="rId207" o:title=""/>
                    <w10:wrap type="square"/>
                  </v:shape>
                  <o:OLEObject Type="Embed" ProgID="Package" ShapeID="_x0000_s1744" DrawAspect="Icon" ObjectID="_1632553957" r:id="rId208"/>
                </w:object>
              </w:r>
            </w:ins>
          </w:p>
        </w:tc>
        <w:tc>
          <w:tcPr>
            <w:tcW w:w="1843" w:type="dxa"/>
            <w:tcBorders>
              <w:top w:val="single" w:sz="12" w:space="0" w:color="9CC2E5"/>
              <w:bottom w:val="single" w:sz="12" w:space="0" w:color="9CC2E5"/>
            </w:tcBorders>
            <w:tcPrChange w:id="827" w:author="Petya Kaisheva" w:date="2019-10-14T04:48:00Z">
              <w:tcPr>
                <w:tcW w:w="1843" w:type="dxa"/>
                <w:gridSpan w:val="3"/>
                <w:tcBorders>
                  <w:top w:val="single" w:sz="12" w:space="0" w:color="9CC2E5"/>
                  <w:bottom w:val="single" w:sz="4" w:space="0" w:color="9CC2E5"/>
                </w:tcBorders>
              </w:tcPr>
            </w:tcPrChange>
          </w:tcPr>
          <w:p w:rsidR="001032BB" w:rsidRDefault="009905EC" w:rsidP="007D5866">
            <w:pPr>
              <w:rPr>
                <w:ins w:id="828" w:author="Krasen Karagyozov" w:date="2017-11-08T15:44:00Z"/>
                <w:noProof/>
              </w:rPr>
            </w:pPr>
            <w:ins w:id="829" w:author="Krasen Karagyozov" w:date="2018-09-12T10:33:00Z">
              <w:r>
                <w:rPr>
                  <w:noProof/>
                </w:rPr>
                <w:object w:dxaOrig="0" w:dyaOrig="0">
                  <v:shape id="_x0000_s1745" type="#_x0000_t75" style="position:absolute;margin-left:.15pt;margin-top:-38.15pt;width:76.2pt;height:49.2pt;z-index:252052992;mso-position-horizontal:absolute;mso-position-horizontal-relative:text;mso-position-vertical:absolute;mso-position-vertical-relative:text;mso-width-relative:page;mso-height-relative:page">
                    <v:imagedata r:id="rId209" o:title=""/>
                    <w10:wrap type="square"/>
                  </v:shape>
                  <o:OLEObject Type="Embed" ProgID="Package" ShapeID="_x0000_s1745" DrawAspect="Icon" ObjectID="_1632553958" r:id="rId210"/>
                </w:object>
              </w:r>
            </w:ins>
          </w:p>
        </w:tc>
      </w:tr>
      <w:tr w:rsidR="00A1246A" w:rsidRPr="009E5FBF" w:rsidTr="004E7F07">
        <w:tblPrEx>
          <w:tblW w:w="9640" w:type="dxa"/>
          <w:tblInd w:w="-34" w:type="dxa"/>
          <w:tblBorders>
            <w:top w:val="single" w:sz="4" w:space="0" w:color="9CC2E5"/>
            <w:left w:val="single" w:sz="4" w:space="0" w:color="9CC2E5"/>
            <w:right w:val="single" w:sz="4" w:space="0" w:color="9CC2E5"/>
            <w:insideH w:val="single" w:sz="4" w:space="0" w:color="9CC2E5"/>
            <w:insideV w:val="single" w:sz="4" w:space="0" w:color="9CC2E5"/>
          </w:tblBorders>
          <w:tblPrExChange w:id="830" w:author="Petya Kaisheva" w:date="2019-10-14T05:53:00Z">
            <w:tblPrEx>
              <w:tblW w:w="9640" w:type="dxa"/>
              <w:tblInd w:w="-34" w:type="dxa"/>
              <w:tblBorders>
                <w:top w:val="single" w:sz="4" w:space="0" w:color="9CC2E5"/>
                <w:left w:val="single" w:sz="4" w:space="0" w:color="9CC2E5"/>
                <w:right w:val="single" w:sz="4" w:space="0" w:color="9CC2E5"/>
                <w:insideH w:val="single" w:sz="4" w:space="0" w:color="9CC2E5"/>
                <w:insideV w:val="single" w:sz="4" w:space="0" w:color="9CC2E5"/>
              </w:tblBorders>
            </w:tblPrEx>
          </w:tblPrExChange>
        </w:tblPrEx>
        <w:trPr>
          <w:trHeight w:val="2218"/>
          <w:ins w:id="831" w:author="Petya Kaisheva" w:date="2019-10-14T04:48:00Z"/>
          <w:trPrChange w:id="832" w:author="Petya Kaisheva" w:date="2019-10-14T05:53:00Z">
            <w:trPr>
              <w:gridBefore w:val="1"/>
              <w:gridAfter w:val="0"/>
              <w:trHeight w:val="2218"/>
            </w:trPr>
          </w:trPrChange>
        </w:trPr>
        <w:tc>
          <w:tcPr>
            <w:tcW w:w="1418" w:type="dxa"/>
            <w:tcBorders>
              <w:top w:val="single" w:sz="12" w:space="0" w:color="9CC2E5"/>
              <w:bottom w:val="single" w:sz="12" w:space="0" w:color="9CC2E5"/>
            </w:tcBorders>
            <w:tcPrChange w:id="833" w:author="Petya Kaisheva" w:date="2019-10-14T05:53:00Z">
              <w:tcPr>
                <w:tcW w:w="1418" w:type="dxa"/>
                <w:gridSpan w:val="3"/>
                <w:tcBorders>
                  <w:top w:val="single" w:sz="12" w:space="0" w:color="9CC2E5"/>
                  <w:bottom w:val="single" w:sz="4" w:space="0" w:color="9CC2E5"/>
                </w:tcBorders>
              </w:tcPr>
            </w:tcPrChange>
          </w:tcPr>
          <w:p w:rsidR="00A1246A" w:rsidRDefault="00A1246A">
            <w:pPr>
              <w:tabs>
                <w:tab w:val="right" w:pos="2194"/>
              </w:tabs>
              <w:rPr>
                <w:ins w:id="834" w:author="Petya Kaisheva" w:date="2019-10-14T04:48:00Z"/>
                <w:b/>
                <w:i/>
                <w:lang w:eastAsia="fr-FR"/>
              </w:rPr>
            </w:pPr>
            <w:ins w:id="835" w:author="Petya Kaisheva" w:date="2019-10-14T04:49:00Z">
              <w:r>
                <w:rPr>
                  <w:b/>
                  <w:i/>
                  <w:lang w:eastAsia="fr-FR"/>
                </w:rPr>
                <w:lastRenderedPageBreak/>
                <w:t>TestCase27</w:t>
              </w:r>
            </w:ins>
          </w:p>
        </w:tc>
        <w:tc>
          <w:tcPr>
            <w:tcW w:w="4302" w:type="dxa"/>
            <w:tcBorders>
              <w:top w:val="single" w:sz="12" w:space="0" w:color="9CC2E5"/>
              <w:bottom w:val="single" w:sz="12" w:space="0" w:color="9CC2E5"/>
            </w:tcBorders>
            <w:tcPrChange w:id="836" w:author="Petya Kaisheva" w:date="2019-10-14T05:53:00Z">
              <w:tcPr>
                <w:tcW w:w="4302" w:type="dxa"/>
                <w:gridSpan w:val="3"/>
                <w:tcBorders>
                  <w:top w:val="single" w:sz="12" w:space="0" w:color="9CC2E5"/>
                  <w:bottom w:val="single" w:sz="4" w:space="0" w:color="9CC2E5"/>
                </w:tcBorders>
              </w:tcPr>
            </w:tcPrChange>
          </w:tcPr>
          <w:p w:rsidR="00A1246A" w:rsidRPr="009E5FBF" w:rsidRDefault="00A1246A" w:rsidP="00A1246A">
            <w:pPr>
              <w:rPr>
                <w:ins w:id="837" w:author="Petya Kaisheva" w:date="2019-10-14T04:48:00Z"/>
                <w:lang w:eastAsia="fr-FR"/>
              </w:rPr>
            </w:pPr>
            <w:ins w:id="838" w:author="Petya Kaisheva" w:date="2019-10-14T04:48:00Z">
              <w:r w:rsidRPr="009E5FBF">
                <w:rPr>
                  <w:i/>
                  <w:lang w:eastAsia="fr-FR"/>
                </w:rPr>
                <w:t>Pre-requirement</w:t>
              </w:r>
              <w:r w:rsidRPr="009E5FBF">
                <w:rPr>
                  <w:lang w:eastAsia="fr-FR"/>
                </w:rPr>
                <w:t xml:space="preserve"> – existing in AIA person with postal address and bank account.</w:t>
              </w:r>
            </w:ins>
          </w:p>
          <w:p w:rsidR="00A1246A" w:rsidRPr="009E5FBF" w:rsidRDefault="00A1246A" w:rsidP="00A1246A">
            <w:pPr>
              <w:rPr>
                <w:ins w:id="839" w:author="Petya Kaisheva" w:date="2019-10-14T04:48:00Z"/>
                <w:lang w:eastAsia="fr-FR"/>
              </w:rPr>
            </w:pPr>
            <w:ins w:id="840" w:author="Petya Kaisheva" w:date="2019-10-14T04:48:00Z">
              <w:r w:rsidRPr="009E5FBF">
                <w:rPr>
                  <w:i/>
                  <w:lang w:eastAsia="fr-FR"/>
                </w:rPr>
                <w:t>Test</w:t>
              </w:r>
              <w:r w:rsidRPr="009E5FBF">
                <w:rPr>
                  <w:lang w:eastAsia="fr-FR"/>
                </w:rPr>
                <w:t xml:space="preserve"> – creation contract with multiple risks – one for each of risks </w:t>
              </w:r>
            </w:ins>
            <w:ins w:id="841" w:author="Petya Kaisheva" w:date="2019-10-14T05:05:00Z">
              <w:r w:rsidR="00677B34">
                <w:rPr>
                  <w:lang w:eastAsia="fr-FR"/>
                </w:rPr>
                <w:t>– Automobile, Camping Car, Civil Liability (</w:t>
              </w:r>
            </w:ins>
            <w:ins w:id="842" w:author="Petya Kaisheva" w:date="2019-10-14T05:06:00Z">
              <w:r w:rsidR="00677B34">
                <w:rPr>
                  <w:lang w:eastAsia="fr-FR"/>
                </w:rPr>
                <w:t xml:space="preserve">Family) and </w:t>
              </w:r>
            </w:ins>
            <w:ins w:id="843" w:author="Petya Kaisheva" w:date="2019-10-14T05:55:00Z">
              <w:r w:rsidR="003835C4">
                <w:rPr>
                  <w:lang w:eastAsia="fr-FR"/>
                </w:rPr>
                <w:t>S</w:t>
              </w:r>
            </w:ins>
            <w:ins w:id="844" w:author="Petya Kaisheva" w:date="2019-10-14T05:06:00Z">
              <w:r w:rsidR="00677B34">
                <w:rPr>
                  <w:lang w:eastAsia="fr-FR"/>
                </w:rPr>
                <w:t>e</w:t>
              </w:r>
            </w:ins>
            <w:ins w:id="845" w:author="Petya Kaisheva" w:date="2019-10-14T05:07:00Z">
              <w:r w:rsidR="00677B34">
                <w:rPr>
                  <w:lang w:eastAsia="fr-FR"/>
                </w:rPr>
                <w:t>r</w:t>
              </w:r>
            </w:ins>
            <w:ins w:id="846" w:author="Petya Kaisheva" w:date="2019-10-14T05:06:00Z">
              <w:r w:rsidR="00677B34">
                <w:rPr>
                  <w:lang w:eastAsia="fr-FR"/>
                </w:rPr>
                <w:t>vices EASYPROTECT (Integral Legal Protection)</w:t>
              </w:r>
            </w:ins>
            <w:ins w:id="847" w:author="Petya Kaisheva" w:date="2019-10-14T04:48:00Z">
              <w:r w:rsidRPr="009E5FBF">
                <w:rPr>
                  <w:lang w:eastAsia="fr-FR"/>
                </w:rPr>
                <w:t>.</w:t>
              </w:r>
            </w:ins>
            <w:ins w:id="848" w:author="Petya Kaisheva" w:date="2019-10-14T05:07:00Z">
              <w:r w:rsidR="00677B34">
                <w:rPr>
                  <w:lang w:eastAsia="fr-FR"/>
                </w:rPr>
                <w:t xml:space="preserve"> For each of the risks</w:t>
              </w:r>
            </w:ins>
            <w:ins w:id="849" w:author="Petya Kaisheva" w:date="2019-10-14T05:53:00Z">
              <w:r w:rsidR="00F24E7C">
                <w:rPr>
                  <w:lang w:eastAsia="fr-FR"/>
                </w:rPr>
                <w:t xml:space="preserve"> define minimum required data and</w:t>
              </w:r>
            </w:ins>
            <w:ins w:id="850" w:author="Petya Kaisheva" w:date="2019-10-14T05:07:00Z">
              <w:r w:rsidR="00677B34">
                <w:rPr>
                  <w:lang w:eastAsia="fr-FR"/>
                </w:rPr>
                <w:t xml:space="preserve"> select the new coverages</w:t>
              </w:r>
            </w:ins>
            <w:ins w:id="851" w:author="Petya Kaisheva" w:date="2019-10-14T05:52:00Z">
              <w:r w:rsidR="00BA3035">
                <w:rPr>
                  <w:lang w:eastAsia="fr-FR"/>
                </w:rPr>
                <w:t xml:space="preserve">(with </w:t>
              </w:r>
            </w:ins>
            <w:ins w:id="852" w:author="Petya Kaisheva" w:date="2019-10-14T05:54:00Z">
              <w:r w:rsidR="00F24E7C">
                <w:rPr>
                  <w:lang w:eastAsia="fr-FR"/>
                </w:rPr>
                <w:t>extensions</w:t>
              </w:r>
            </w:ins>
            <w:ins w:id="853" w:author="Petya Kaisheva" w:date="2019-10-14T05:52:00Z">
              <w:r w:rsidR="00BA3035">
                <w:rPr>
                  <w:lang w:eastAsia="fr-FR"/>
                </w:rPr>
                <w:t>)</w:t>
              </w:r>
            </w:ins>
            <w:ins w:id="854" w:author="Petya Kaisheva" w:date="2019-10-14T05:07:00Z">
              <w:r w:rsidR="00677B34">
                <w:rPr>
                  <w:lang w:eastAsia="fr-FR"/>
                </w:rPr>
                <w:t xml:space="preserve"> – Integral Legal Protection</w:t>
              </w:r>
            </w:ins>
            <w:ins w:id="855" w:author="Petya Kaisheva" w:date="2019-10-14T06:01:00Z">
              <w:r w:rsidR="00BE7EEA">
                <w:rPr>
                  <w:lang w:eastAsia="fr-FR"/>
                </w:rPr>
                <w:t xml:space="preserve">. For risk </w:t>
              </w:r>
            </w:ins>
            <w:ins w:id="856" w:author="Petya Kaisheva" w:date="2019-10-14T06:08:00Z">
              <w:r w:rsidR="00A04471">
                <w:rPr>
                  <w:lang w:eastAsia="fr-FR"/>
                </w:rPr>
                <w:t>Services EASYPROTECT (Integral Legal Protection) select all available coverages except the one with Risk Code = E0165.</w:t>
              </w:r>
            </w:ins>
            <w:ins w:id="857" w:author="Petya Kaisheva" w:date="2019-10-14T06:10:00Z">
              <w:r w:rsidR="00A02608">
                <w:rPr>
                  <w:lang w:eastAsia="fr-FR"/>
                </w:rPr>
                <w:t xml:space="preserve"> For Ref Element </w:t>
              </w:r>
              <w:r w:rsidR="00A02608" w:rsidRPr="00A02608">
                <w:rPr>
                  <w:lang w:eastAsia="fr-FR"/>
                </w:rPr>
                <w:t>"PJ_intgrl"</w:t>
              </w:r>
              <w:r w:rsidR="00A02608">
                <w:rPr>
                  <w:lang w:eastAsia="fr-FR"/>
                </w:rPr>
                <w:t>, on coverage E0160, select on</w:t>
              </w:r>
            </w:ins>
            <w:ins w:id="858" w:author="Petya Kaisheva" w:date="2019-10-14T06:11:00Z">
              <w:r w:rsidR="00A02608">
                <w:rPr>
                  <w:lang w:eastAsia="fr-FR"/>
                </w:rPr>
                <w:t>e</w:t>
              </w:r>
            </w:ins>
            <w:ins w:id="859" w:author="Petya Kaisheva" w:date="2019-10-14T06:10:00Z">
              <w:r w:rsidR="00A02608">
                <w:rPr>
                  <w:lang w:eastAsia="fr-FR"/>
                </w:rPr>
                <w:t xml:space="preserve"> of the 2 applicable values </w:t>
              </w:r>
            </w:ins>
            <w:ins w:id="860" w:author="Petya Kaisheva" w:date="2019-10-14T06:11:00Z">
              <w:r w:rsidR="00A02608">
                <w:rPr>
                  <w:lang w:eastAsia="fr-FR"/>
                </w:rPr>
                <w:t>–</w:t>
              </w:r>
            </w:ins>
            <w:ins w:id="861" w:author="Petya Kaisheva" w:date="2019-10-14T06:10:00Z">
              <w:r w:rsidR="00A02608">
                <w:rPr>
                  <w:lang w:eastAsia="fr-FR"/>
                </w:rPr>
                <w:t xml:space="preserve"> </w:t>
              </w:r>
            </w:ins>
            <w:ins w:id="862" w:author="Petya Kaisheva" w:date="2019-10-14T06:11:00Z">
              <w:r w:rsidR="00A02608">
                <w:rPr>
                  <w:lang w:eastAsia="fr-FR"/>
                </w:rPr>
                <w:t>(</w:t>
              </w:r>
              <w:r w:rsidR="00A02608" w:rsidRPr="00A02608">
                <w:rPr>
                  <w:lang w:eastAsia="fr-FR"/>
                </w:rPr>
                <w:t>1764.7</w:t>
              </w:r>
              <w:r w:rsidR="00A02608">
                <w:rPr>
                  <w:lang w:eastAsia="fr-FR"/>
                </w:rPr>
                <w:t xml:space="preserve">0; </w:t>
              </w:r>
              <w:r w:rsidR="00A02608" w:rsidRPr="00A02608">
                <w:rPr>
                  <w:lang w:eastAsia="fr-FR"/>
                </w:rPr>
                <w:t>5882.35</w:t>
              </w:r>
              <w:r w:rsidR="00A02608">
                <w:rPr>
                  <w:lang w:eastAsia="fr-FR"/>
                </w:rPr>
                <w:t>)</w:t>
              </w:r>
            </w:ins>
          </w:p>
          <w:p w:rsidR="00A1246A" w:rsidRPr="009E5FBF" w:rsidRDefault="00A1246A" w:rsidP="00A1246A">
            <w:pPr>
              <w:rPr>
                <w:ins w:id="863" w:author="Petya Kaisheva" w:date="2019-10-14T04:48:00Z"/>
                <w:i/>
                <w:lang w:eastAsia="fr-FR"/>
              </w:rPr>
            </w:pPr>
            <w:ins w:id="864" w:author="Petya Kaisheva" w:date="2019-10-14T04:48:00Z">
              <w:r w:rsidRPr="009E5FBF">
                <w:rPr>
                  <w:i/>
                  <w:lang w:eastAsia="fr-FR"/>
                </w:rPr>
                <w:t xml:space="preserve">Expected result - </w:t>
              </w:r>
              <w:r w:rsidRPr="009E5FBF">
                <w:t>WM_SUCCESS – pending activity for New Business.</w:t>
              </w:r>
            </w:ins>
          </w:p>
        </w:tc>
        <w:tc>
          <w:tcPr>
            <w:tcW w:w="2077" w:type="dxa"/>
            <w:tcBorders>
              <w:top w:val="single" w:sz="12" w:space="0" w:color="9CC2E5"/>
              <w:bottom w:val="single" w:sz="12" w:space="0" w:color="9CC2E5"/>
            </w:tcBorders>
            <w:tcPrChange w:id="865" w:author="Petya Kaisheva" w:date="2019-10-14T05:53:00Z">
              <w:tcPr>
                <w:tcW w:w="2077" w:type="dxa"/>
                <w:gridSpan w:val="3"/>
                <w:tcBorders>
                  <w:top w:val="single" w:sz="12" w:space="0" w:color="9CC2E5"/>
                  <w:bottom w:val="single" w:sz="4" w:space="0" w:color="9CC2E5"/>
                </w:tcBorders>
              </w:tcPr>
            </w:tcPrChange>
          </w:tcPr>
          <w:p w:rsidR="00EE401C" w:rsidRDefault="00EE401C" w:rsidP="007D5866">
            <w:pPr>
              <w:rPr>
                <w:ins w:id="866" w:author="Petya Kaisheva" w:date="2019-10-14T09:17:00Z"/>
                <w:noProof/>
              </w:rPr>
            </w:pPr>
          </w:p>
          <w:p w:rsidR="00EE401C" w:rsidRDefault="00EE401C" w:rsidP="007D5866">
            <w:pPr>
              <w:rPr>
                <w:ins w:id="867" w:author="Petya Kaisheva" w:date="2019-10-14T09:17:00Z"/>
                <w:noProof/>
              </w:rPr>
            </w:pPr>
          </w:p>
          <w:p w:rsidR="00EE401C" w:rsidRDefault="00EE401C" w:rsidP="007D5866">
            <w:pPr>
              <w:rPr>
                <w:ins w:id="868" w:author="Petya Kaisheva" w:date="2019-10-14T09:17:00Z"/>
                <w:noProof/>
              </w:rPr>
            </w:pPr>
          </w:p>
          <w:p w:rsidR="00A1246A" w:rsidRDefault="00084781" w:rsidP="007D5866">
            <w:pPr>
              <w:rPr>
                <w:ins w:id="869" w:author="Petya Kaisheva" w:date="2019-10-14T04:48:00Z"/>
                <w:noProof/>
              </w:rPr>
            </w:pPr>
            <w:ins w:id="870" w:author="Petya Kaisheva" w:date="2019-10-14T09:22:00Z">
              <w:r>
                <w:rPr>
                  <w:noProof/>
                </w:rPr>
                <w:object w:dxaOrig="225" w:dyaOrig="225">
                  <v:shape id="_x0000_s1752" type="#_x0000_t75" style="position:absolute;margin-left:1.2pt;margin-top:-38.25pt;width:77.25pt;height:50.25pt;z-index:252061184;mso-position-horizontal:absolute;mso-position-horizontal-relative:text;mso-position-vertical:absolute;mso-position-vertical-relative:text;mso-width-relative:page;mso-height-relative:page" wrapcoords="9017 322 7969 645 7130 2901 7340 9349 8179 10639 -210 11606 -210 14507 10695 15797 9856 15797 8808 17409 8808 18376 12583 18376 12792 17409 11744 15797 10695 15797 20971 14507 20971 11606 11953 10639 13421 7737 13212 5481 14050 2901 13421 1612 11115 322 9017 322">
                    <v:imagedata r:id="rId211" o:title=""/>
                    <w10:wrap type="tight"/>
                  </v:shape>
                  <o:OLEObject Type="Embed" ProgID="Package" ShapeID="_x0000_s1752" DrawAspect="Icon" ObjectID="_1632553959" r:id="rId212"/>
                </w:object>
              </w:r>
            </w:ins>
          </w:p>
        </w:tc>
        <w:tc>
          <w:tcPr>
            <w:tcW w:w="1843" w:type="dxa"/>
            <w:tcBorders>
              <w:top w:val="single" w:sz="12" w:space="0" w:color="9CC2E5"/>
              <w:bottom w:val="single" w:sz="12" w:space="0" w:color="9CC2E5"/>
            </w:tcBorders>
            <w:tcPrChange w:id="871" w:author="Petya Kaisheva" w:date="2019-10-14T05:53:00Z">
              <w:tcPr>
                <w:tcW w:w="1843" w:type="dxa"/>
                <w:gridSpan w:val="3"/>
                <w:tcBorders>
                  <w:top w:val="single" w:sz="12" w:space="0" w:color="9CC2E5"/>
                  <w:bottom w:val="single" w:sz="4" w:space="0" w:color="9CC2E5"/>
                </w:tcBorders>
              </w:tcPr>
            </w:tcPrChange>
          </w:tcPr>
          <w:p w:rsidR="00EE401C" w:rsidRDefault="00EE401C" w:rsidP="007D5866">
            <w:pPr>
              <w:rPr>
                <w:ins w:id="872" w:author="Petya Kaisheva" w:date="2019-10-14T09:17:00Z"/>
                <w:noProof/>
              </w:rPr>
            </w:pPr>
          </w:p>
          <w:p w:rsidR="00EE401C" w:rsidRDefault="00EE401C" w:rsidP="007D5866">
            <w:pPr>
              <w:rPr>
                <w:ins w:id="873" w:author="Petya Kaisheva" w:date="2019-10-14T09:17:00Z"/>
                <w:noProof/>
              </w:rPr>
            </w:pPr>
          </w:p>
          <w:p w:rsidR="00EE401C" w:rsidRDefault="00EE401C" w:rsidP="007D5866">
            <w:pPr>
              <w:rPr>
                <w:ins w:id="874" w:author="Petya Kaisheva" w:date="2019-10-14T09:17:00Z"/>
                <w:noProof/>
              </w:rPr>
            </w:pPr>
          </w:p>
          <w:p w:rsidR="00A1246A" w:rsidRDefault="00084781" w:rsidP="007D5866">
            <w:pPr>
              <w:rPr>
                <w:ins w:id="875" w:author="Petya Kaisheva" w:date="2019-10-14T04:48:00Z"/>
                <w:noProof/>
              </w:rPr>
            </w:pPr>
            <w:ins w:id="876" w:author="Petya Kaisheva" w:date="2019-10-14T09:22:00Z">
              <w:r>
                <w:rPr>
                  <w:noProof/>
                </w:rPr>
                <w:object w:dxaOrig="225" w:dyaOrig="225">
                  <v:shape id="_x0000_s1753" type="#_x0000_t75" style="position:absolute;margin-left:0;margin-top:0;width:77.25pt;height:50.25pt;z-index:252063232;mso-position-horizontal:left;mso-position-horizontal-relative:margin;mso-position-vertical:top;mso-position-vertical-relative:margin">
                    <v:imagedata r:id="rId213" o:title=""/>
                    <w10:wrap type="square" anchorx="margin" anchory="margin"/>
                  </v:shape>
                  <o:OLEObject Type="Embed" ProgID="Package" ShapeID="_x0000_s1753" DrawAspect="Icon" ObjectID="_1632553960" r:id="rId214"/>
                </w:object>
              </w:r>
            </w:ins>
          </w:p>
        </w:tc>
      </w:tr>
      <w:tr w:rsidR="004E7F07" w:rsidRPr="009E5FBF" w:rsidTr="003835C4">
        <w:tblPrEx>
          <w:tblW w:w="9640" w:type="dxa"/>
          <w:tblInd w:w="-34" w:type="dxa"/>
          <w:tblBorders>
            <w:top w:val="single" w:sz="4" w:space="0" w:color="9CC2E5"/>
            <w:left w:val="single" w:sz="4" w:space="0" w:color="9CC2E5"/>
            <w:right w:val="single" w:sz="4" w:space="0" w:color="9CC2E5"/>
            <w:insideH w:val="single" w:sz="4" w:space="0" w:color="9CC2E5"/>
            <w:insideV w:val="single" w:sz="4" w:space="0" w:color="9CC2E5"/>
          </w:tblBorders>
          <w:tblPrExChange w:id="877" w:author="Petya Kaisheva" w:date="2019-10-14T05:55:00Z">
            <w:tblPrEx>
              <w:tblW w:w="9640" w:type="dxa"/>
              <w:tblInd w:w="-34" w:type="dxa"/>
              <w:tblBorders>
                <w:top w:val="single" w:sz="4" w:space="0" w:color="9CC2E5"/>
                <w:left w:val="single" w:sz="4" w:space="0" w:color="9CC2E5"/>
                <w:right w:val="single" w:sz="4" w:space="0" w:color="9CC2E5"/>
                <w:insideH w:val="single" w:sz="4" w:space="0" w:color="9CC2E5"/>
                <w:insideV w:val="single" w:sz="4" w:space="0" w:color="9CC2E5"/>
              </w:tblBorders>
            </w:tblPrEx>
          </w:tblPrExChange>
        </w:tblPrEx>
        <w:trPr>
          <w:trHeight w:val="2218"/>
          <w:ins w:id="878" w:author="Petya Kaisheva" w:date="2019-10-14T05:53:00Z"/>
          <w:trPrChange w:id="879" w:author="Petya Kaisheva" w:date="2019-10-14T05:55:00Z">
            <w:trPr>
              <w:gridBefore w:val="1"/>
              <w:gridAfter w:val="0"/>
              <w:trHeight w:val="2218"/>
            </w:trPr>
          </w:trPrChange>
        </w:trPr>
        <w:tc>
          <w:tcPr>
            <w:tcW w:w="1418" w:type="dxa"/>
            <w:tcBorders>
              <w:top w:val="single" w:sz="12" w:space="0" w:color="9CC2E5"/>
              <w:bottom w:val="single" w:sz="12" w:space="0" w:color="9CC2E5"/>
            </w:tcBorders>
            <w:tcPrChange w:id="880" w:author="Petya Kaisheva" w:date="2019-10-14T05:55:00Z">
              <w:tcPr>
                <w:tcW w:w="1418" w:type="dxa"/>
                <w:gridSpan w:val="3"/>
                <w:tcBorders>
                  <w:top w:val="single" w:sz="12" w:space="0" w:color="9CC2E5"/>
                  <w:bottom w:val="single" w:sz="4" w:space="0" w:color="9CC2E5"/>
                </w:tcBorders>
              </w:tcPr>
            </w:tcPrChange>
          </w:tcPr>
          <w:p w:rsidR="004E7F07" w:rsidRDefault="003835C4" w:rsidP="00A1246A">
            <w:pPr>
              <w:tabs>
                <w:tab w:val="right" w:pos="2194"/>
              </w:tabs>
              <w:rPr>
                <w:ins w:id="881" w:author="Petya Kaisheva" w:date="2019-10-14T05:53:00Z"/>
                <w:b/>
                <w:i/>
                <w:lang w:eastAsia="fr-FR"/>
              </w:rPr>
            </w:pPr>
            <w:ins w:id="882" w:author="Petya Kaisheva" w:date="2019-10-14T05:55:00Z">
              <w:r>
                <w:rPr>
                  <w:b/>
                  <w:i/>
                  <w:lang w:eastAsia="fr-FR"/>
                </w:rPr>
                <w:t>TestCase28</w:t>
              </w:r>
            </w:ins>
          </w:p>
        </w:tc>
        <w:tc>
          <w:tcPr>
            <w:tcW w:w="4302" w:type="dxa"/>
            <w:tcBorders>
              <w:top w:val="single" w:sz="12" w:space="0" w:color="9CC2E5"/>
              <w:bottom w:val="single" w:sz="12" w:space="0" w:color="9CC2E5"/>
            </w:tcBorders>
            <w:tcPrChange w:id="883" w:author="Petya Kaisheva" w:date="2019-10-14T05:55:00Z">
              <w:tcPr>
                <w:tcW w:w="4302" w:type="dxa"/>
                <w:gridSpan w:val="3"/>
                <w:tcBorders>
                  <w:top w:val="single" w:sz="12" w:space="0" w:color="9CC2E5"/>
                  <w:bottom w:val="single" w:sz="4" w:space="0" w:color="9CC2E5"/>
                </w:tcBorders>
              </w:tcPr>
            </w:tcPrChange>
          </w:tcPr>
          <w:p w:rsidR="003835C4" w:rsidRPr="009E5FBF" w:rsidRDefault="003835C4" w:rsidP="003835C4">
            <w:pPr>
              <w:rPr>
                <w:ins w:id="884" w:author="Petya Kaisheva" w:date="2019-10-14T05:55:00Z"/>
                <w:lang w:eastAsia="fr-FR"/>
              </w:rPr>
            </w:pPr>
            <w:ins w:id="885" w:author="Petya Kaisheva" w:date="2019-10-14T05:55:00Z">
              <w:r w:rsidRPr="009E5FBF">
                <w:rPr>
                  <w:i/>
                  <w:lang w:eastAsia="fr-FR"/>
                </w:rPr>
                <w:t>Pre-requirement</w:t>
              </w:r>
              <w:r w:rsidRPr="009E5FBF">
                <w:rPr>
                  <w:lang w:eastAsia="fr-FR"/>
                </w:rPr>
                <w:t xml:space="preserve"> – existing in AIA person with postal address and bank account.</w:t>
              </w:r>
            </w:ins>
          </w:p>
          <w:p w:rsidR="003835C4" w:rsidRPr="009E5FBF" w:rsidRDefault="003835C4" w:rsidP="003835C4">
            <w:pPr>
              <w:rPr>
                <w:ins w:id="886" w:author="Petya Kaisheva" w:date="2019-10-14T05:55:00Z"/>
                <w:lang w:eastAsia="fr-FR"/>
              </w:rPr>
            </w:pPr>
            <w:ins w:id="887" w:author="Petya Kaisheva" w:date="2019-10-14T05:55:00Z">
              <w:r w:rsidRPr="009E5FBF">
                <w:rPr>
                  <w:i/>
                  <w:lang w:eastAsia="fr-FR"/>
                </w:rPr>
                <w:t>Test</w:t>
              </w:r>
              <w:r w:rsidRPr="009E5FBF">
                <w:rPr>
                  <w:lang w:eastAsia="fr-FR"/>
                </w:rPr>
                <w:t xml:space="preserve"> – creation contract with </w:t>
              </w:r>
              <w:r>
                <w:rPr>
                  <w:lang w:eastAsia="fr-FR"/>
                </w:rPr>
                <w:t>risk Services EASYPROTECT (Integral Legal Protection)</w:t>
              </w:r>
              <w:r w:rsidRPr="009E5FBF">
                <w:rPr>
                  <w:lang w:eastAsia="fr-FR"/>
                </w:rPr>
                <w:t>.</w:t>
              </w:r>
              <w:r>
                <w:rPr>
                  <w:lang w:eastAsia="fr-FR"/>
                </w:rPr>
                <w:t xml:space="preserve"> </w:t>
              </w:r>
            </w:ins>
            <w:ins w:id="888" w:author="Petya Kaisheva" w:date="2019-10-14T05:58:00Z">
              <w:r>
                <w:rPr>
                  <w:lang w:eastAsia="fr-FR"/>
                </w:rPr>
                <w:t xml:space="preserve">Set parameter </w:t>
              </w:r>
              <w:r w:rsidRPr="003835C4">
                <w:rPr>
                  <w:b/>
                  <w:lang w:eastAsia="fr-FR"/>
                  <w:rPrChange w:id="889" w:author="Petya Kaisheva" w:date="2019-10-14T05:59:00Z">
                    <w:rPr>
                      <w:lang w:eastAsia="fr-FR"/>
                    </w:rPr>
                  </w:rPrChange>
                </w:rPr>
                <w:t>Client with RC Familiale = No</w:t>
              </w:r>
            </w:ins>
            <w:ins w:id="890" w:author="Petya Kaisheva" w:date="2019-10-14T05:59:00Z">
              <w:r w:rsidR="00BE7EEA" w:rsidRPr="00BE7EEA">
                <w:rPr>
                  <w:lang w:eastAsia="fr-FR"/>
                  <w:rPrChange w:id="891" w:author="Petya Kaisheva" w:date="2019-10-14T05:59:00Z">
                    <w:rPr>
                      <w:b/>
                      <w:lang w:eastAsia="fr-FR"/>
                    </w:rPr>
                  </w:rPrChange>
                </w:rPr>
                <w:t>.</w:t>
              </w:r>
            </w:ins>
            <w:ins w:id="892" w:author="Petya Kaisheva" w:date="2019-10-14T05:55:00Z">
              <w:r>
                <w:rPr>
                  <w:lang w:eastAsia="fr-FR"/>
                </w:rPr>
                <w:t xml:space="preserve"> </w:t>
              </w:r>
            </w:ins>
            <w:ins w:id="893" w:author="Petya Kaisheva" w:date="2019-10-14T06:00:00Z">
              <w:r w:rsidR="00BE7EEA">
                <w:rPr>
                  <w:lang w:eastAsia="fr-FR"/>
                </w:rPr>
                <w:t>Select all coverage except the one with Risk</w:t>
              </w:r>
            </w:ins>
            <w:ins w:id="894" w:author="Petya Kaisheva" w:date="2019-10-14T06:01:00Z">
              <w:r w:rsidR="00BE7EEA">
                <w:rPr>
                  <w:lang w:eastAsia="fr-FR"/>
                </w:rPr>
                <w:t xml:space="preserve"> </w:t>
              </w:r>
            </w:ins>
            <w:ins w:id="895" w:author="Petya Kaisheva" w:date="2019-10-14T06:00:00Z">
              <w:r w:rsidR="00BE7EEA">
                <w:rPr>
                  <w:lang w:eastAsia="fr-FR"/>
                </w:rPr>
                <w:t xml:space="preserve">Code = </w:t>
              </w:r>
              <w:r w:rsidR="00BE7EEA" w:rsidRPr="00BE7EEA">
                <w:rPr>
                  <w:lang w:eastAsia="fr-FR"/>
                </w:rPr>
                <w:t>E0160</w:t>
              </w:r>
              <w:r w:rsidR="00BE7EEA">
                <w:rPr>
                  <w:lang w:eastAsia="fr-FR"/>
                </w:rPr>
                <w:t xml:space="preserve">. No Input data for Reference elements is required. </w:t>
              </w:r>
            </w:ins>
          </w:p>
          <w:p w:rsidR="004E7F07" w:rsidRPr="009E5FBF" w:rsidRDefault="003835C4" w:rsidP="003835C4">
            <w:pPr>
              <w:rPr>
                <w:ins w:id="896" w:author="Petya Kaisheva" w:date="2019-10-14T05:53:00Z"/>
                <w:i/>
                <w:lang w:eastAsia="fr-FR"/>
              </w:rPr>
            </w:pPr>
            <w:ins w:id="897" w:author="Petya Kaisheva" w:date="2019-10-14T05:55:00Z">
              <w:r w:rsidRPr="009E5FBF">
                <w:rPr>
                  <w:i/>
                  <w:lang w:eastAsia="fr-FR"/>
                </w:rPr>
                <w:t xml:space="preserve">Expected result - </w:t>
              </w:r>
              <w:r w:rsidRPr="009E5FBF">
                <w:t>WM_SUCCESS – pending activity for New Business.</w:t>
              </w:r>
            </w:ins>
          </w:p>
        </w:tc>
        <w:tc>
          <w:tcPr>
            <w:tcW w:w="2077" w:type="dxa"/>
            <w:tcBorders>
              <w:top w:val="single" w:sz="12" w:space="0" w:color="9CC2E5"/>
              <w:bottom w:val="single" w:sz="12" w:space="0" w:color="9CC2E5"/>
            </w:tcBorders>
            <w:tcPrChange w:id="898" w:author="Petya Kaisheva" w:date="2019-10-14T05:55:00Z">
              <w:tcPr>
                <w:tcW w:w="2077" w:type="dxa"/>
                <w:gridSpan w:val="3"/>
                <w:tcBorders>
                  <w:top w:val="single" w:sz="12" w:space="0" w:color="9CC2E5"/>
                  <w:bottom w:val="single" w:sz="4" w:space="0" w:color="9CC2E5"/>
                </w:tcBorders>
              </w:tcPr>
            </w:tcPrChange>
          </w:tcPr>
          <w:p w:rsidR="004E7F07" w:rsidRDefault="004E7F07" w:rsidP="007D5866">
            <w:pPr>
              <w:rPr>
                <w:ins w:id="899" w:author="Petya Kaisheva" w:date="2019-10-14T09:17:00Z"/>
                <w:noProof/>
              </w:rPr>
            </w:pPr>
          </w:p>
          <w:p w:rsidR="00EE401C" w:rsidRDefault="00EE401C" w:rsidP="007D5866">
            <w:pPr>
              <w:rPr>
                <w:ins w:id="900" w:author="Petya Kaisheva" w:date="2019-10-14T09:17:00Z"/>
                <w:noProof/>
              </w:rPr>
            </w:pPr>
          </w:p>
          <w:p w:rsidR="00EE401C" w:rsidRDefault="00EE401C" w:rsidP="007D5866">
            <w:pPr>
              <w:rPr>
                <w:ins w:id="901" w:author="Petya Kaisheva" w:date="2019-10-14T09:17:00Z"/>
                <w:noProof/>
              </w:rPr>
            </w:pPr>
          </w:p>
          <w:p w:rsidR="00EE401C" w:rsidRDefault="00084781" w:rsidP="007D5866">
            <w:pPr>
              <w:rPr>
                <w:ins w:id="902" w:author="Petya Kaisheva" w:date="2019-10-14T05:53:00Z"/>
                <w:noProof/>
              </w:rPr>
            </w:pPr>
            <w:ins w:id="903" w:author="Petya Kaisheva" w:date="2019-10-14T09:22:00Z">
              <w:r>
                <w:rPr>
                  <w:noProof/>
                </w:rPr>
                <w:object w:dxaOrig="225" w:dyaOrig="225">
                  <v:shape id="_x0000_s1754" type="#_x0000_t75" style="position:absolute;margin-left:0;margin-top:0;width:77.25pt;height:50.25pt;z-index:252065280;mso-position-horizontal:left;mso-position-horizontal-relative:margin;mso-position-vertical:top;mso-position-vertical-relative:margin">
                    <v:imagedata r:id="rId215" o:title=""/>
                    <w10:wrap type="square" anchorx="margin" anchory="margin"/>
                  </v:shape>
                  <o:OLEObject Type="Embed" ProgID="Package" ShapeID="_x0000_s1754" DrawAspect="Icon" ObjectID="_1632553961" r:id="rId216"/>
                </w:object>
              </w:r>
            </w:ins>
          </w:p>
        </w:tc>
        <w:tc>
          <w:tcPr>
            <w:tcW w:w="1843" w:type="dxa"/>
            <w:tcBorders>
              <w:top w:val="single" w:sz="12" w:space="0" w:color="9CC2E5"/>
              <w:bottom w:val="single" w:sz="12" w:space="0" w:color="9CC2E5"/>
            </w:tcBorders>
            <w:tcPrChange w:id="904" w:author="Petya Kaisheva" w:date="2019-10-14T05:55:00Z">
              <w:tcPr>
                <w:tcW w:w="1843" w:type="dxa"/>
                <w:gridSpan w:val="3"/>
                <w:tcBorders>
                  <w:top w:val="single" w:sz="12" w:space="0" w:color="9CC2E5"/>
                  <w:bottom w:val="single" w:sz="4" w:space="0" w:color="9CC2E5"/>
                </w:tcBorders>
              </w:tcPr>
            </w:tcPrChange>
          </w:tcPr>
          <w:p w:rsidR="004E7F07" w:rsidRDefault="004E7F07" w:rsidP="007D5866">
            <w:pPr>
              <w:rPr>
                <w:ins w:id="905" w:author="Petya Kaisheva" w:date="2019-10-14T09:17:00Z"/>
                <w:noProof/>
              </w:rPr>
            </w:pPr>
          </w:p>
          <w:p w:rsidR="00EE401C" w:rsidRDefault="00EE401C" w:rsidP="007D5866">
            <w:pPr>
              <w:rPr>
                <w:ins w:id="906" w:author="Petya Kaisheva" w:date="2019-10-14T09:17:00Z"/>
                <w:noProof/>
              </w:rPr>
            </w:pPr>
          </w:p>
          <w:p w:rsidR="00EE401C" w:rsidRDefault="00EE401C" w:rsidP="007D5866">
            <w:pPr>
              <w:rPr>
                <w:ins w:id="907" w:author="Petya Kaisheva" w:date="2019-10-14T09:17:00Z"/>
                <w:noProof/>
              </w:rPr>
            </w:pPr>
          </w:p>
          <w:p w:rsidR="00EE401C" w:rsidRDefault="00084781" w:rsidP="007D5866">
            <w:pPr>
              <w:rPr>
                <w:ins w:id="908" w:author="Petya Kaisheva" w:date="2019-10-14T05:53:00Z"/>
                <w:noProof/>
              </w:rPr>
            </w:pPr>
            <w:ins w:id="909" w:author="Petya Kaisheva" w:date="2019-10-14T09:22:00Z">
              <w:r>
                <w:rPr>
                  <w:noProof/>
                </w:rPr>
                <w:object w:dxaOrig="225" w:dyaOrig="225">
                  <v:shape id="_x0000_s1755" type="#_x0000_t75" style="position:absolute;margin-left:0;margin-top:0;width:77.25pt;height:50.25pt;z-index:252067328;mso-position-horizontal:left;mso-position-horizontal-relative:margin;mso-position-vertical:top;mso-position-vertical-relative:margin">
                    <v:imagedata r:id="rId217" o:title=""/>
                    <w10:wrap type="square" anchorx="margin" anchory="margin"/>
                  </v:shape>
                  <o:OLEObject Type="Embed" ProgID="Package" ShapeID="_x0000_s1755" DrawAspect="Icon" ObjectID="_1632553962" r:id="rId218"/>
                </w:object>
              </w:r>
            </w:ins>
          </w:p>
        </w:tc>
      </w:tr>
      <w:tr w:rsidR="003835C4" w:rsidRPr="009E5FBF" w:rsidTr="00021AFF">
        <w:tblPrEx>
          <w:tblW w:w="9640" w:type="dxa"/>
          <w:tblInd w:w="-34" w:type="dxa"/>
          <w:tblBorders>
            <w:top w:val="single" w:sz="4" w:space="0" w:color="9CC2E5"/>
            <w:left w:val="single" w:sz="4" w:space="0" w:color="9CC2E5"/>
            <w:right w:val="single" w:sz="4" w:space="0" w:color="9CC2E5"/>
            <w:insideH w:val="single" w:sz="4" w:space="0" w:color="9CC2E5"/>
            <w:insideV w:val="single" w:sz="4" w:space="0" w:color="9CC2E5"/>
          </w:tblBorders>
          <w:tblPrExChange w:id="910" w:author="Petya Kaisheva" w:date="2019-10-14T06:25:00Z">
            <w:tblPrEx>
              <w:tblW w:w="9640" w:type="dxa"/>
              <w:tblInd w:w="-34" w:type="dxa"/>
              <w:tblBorders>
                <w:top w:val="single" w:sz="4" w:space="0" w:color="9CC2E5"/>
                <w:left w:val="single" w:sz="4" w:space="0" w:color="9CC2E5"/>
                <w:right w:val="single" w:sz="4" w:space="0" w:color="9CC2E5"/>
                <w:insideH w:val="single" w:sz="4" w:space="0" w:color="9CC2E5"/>
                <w:insideV w:val="single" w:sz="4" w:space="0" w:color="9CC2E5"/>
              </w:tblBorders>
            </w:tblPrEx>
          </w:tblPrExChange>
        </w:tblPrEx>
        <w:trPr>
          <w:trHeight w:val="2218"/>
          <w:ins w:id="911" w:author="Petya Kaisheva" w:date="2019-10-14T05:55:00Z"/>
          <w:trPrChange w:id="912" w:author="Petya Kaisheva" w:date="2019-10-14T06:25:00Z">
            <w:trPr>
              <w:gridBefore w:val="1"/>
              <w:gridAfter w:val="0"/>
              <w:trHeight w:val="2218"/>
            </w:trPr>
          </w:trPrChange>
        </w:trPr>
        <w:tc>
          <w:tcPr>
            <w:tcW w:w="1418" w:type="dxa"/>
            <w:tcBorders>
              <w:top w:val="single" w:sz="12" w:space="0" w:color="9CC2E5"/>
              <w:bottom w:val="single" w:sz="12" w:space="0" w:color="9CC2E5"/>
            </w:tcBorders>
            <w:tcPrChange w:id="913" w:author="Petya Kaisheva" w:date="2019-10-14T06:25:00Z">
              <w:tcPr>
                <w:tcW w:w="1418" w:type="dxa"/>
                <w:gridSpan w:val="3"/>
                <w:tcBorders>
                  <w:top w:val="single" w:sz="12" w:space="0" w:color="9CC2E5"/>
                  <w:bottom w:val="single" w:sz="4" w:space="0" w:color="9CC2E5"/>
                </w:tcBorders>
              </w:tcPr>
            </w:tcPrChange>
          </w:tcPr>
          <w:p w:rsidR="003835C4" w:rsidRDefault="003835C4" w:rsidP="00A1246A">
            <w:pPr>
              <w:tabs>
                <w:tab w:val="right" w:pos="2194"/>
              </w:tabs>
              <w:rPr>
                <w:ins w:id="914" w:author="Petya Kaisheva" w:date="2019-10-14T05:55:00Z"/>
                <w:b/>
                <w:i/>
                <w:lang w:eastAsia="fr-FR"/>
              </w:rPr>
            </w:pPr>
            <w:ins w:id="915" w:author="Petya Kaisheva" w:date="2019-10-14T05:55:00Z">
              <w:r>
                <w:rPr>
                  <w:b/>
                  <w:i/>
                  <w:lang w:eastAsia="fr-FR"/>
                </w:rPr>
                <w:t>TestCase29</w:t>
              </w:r>
            </w:ins>
          </w:p>
        </w:tc>
        <w:tc>
          <w:tcPr>
            <w:tcW w:w="4302" w:type="dxa"/>
            <w:tcBorders>
              <w:top w:val="single" w:sz="12" w:space="0" w:color="9CC2E5"/>
              <w:bottom w:val="single" w:sz="12" w:space="0" w:color="9CC2E5"/>
            </w:tcBorders>
            <w:tcPrChange w:id="916" w:author="Petya Kaisheva" w:date="2019-10-14T06:25:00Z">
              <w:tcPr>
                <w:tcW w:w="4302" w:type="dxa"/>
                <w:gridSpan w:val="3"/>
                <w:tcBorders>
                  <w:top w:val="single" w:sz="12" w:space="0" w:color="9CC2E5"/>
                  <w:bottom w:val="single" w:sz="4" w:space="0" w:color="9CC2E5"/>
                </w:tcBorders>
              </w:tcPr>
            </w:tcPrChange>
          </w:tcPr>
          <w:p w:rsidR="00F86CA7" w:rsidRPr="009E5FBF" w:rsidRDefault="00F86CA7" w:rsidP="00F86CA7">
            <w:pPr>
              <w:rPr>
                <w:ins w:id="917" w:author="Petya Kaisheva" w:date="2019-10-14T06:12:00Z"/>
                <w:lang w:eastAsia="fr-FR"/>
              </w:rPr>
            </w:pPr>
            <w:ins w:id="918" w:author="Petya Kaisheva" w:date="2019-10-14T06:12:00Z">
              <w:r w:rsidRPr="009E5FBF">
                <w:rPr>
                  <w:i/>
                  <w:lang w:eastAsia="fr-FR"/>
                </w:rPr>
                <w:t>Pre-requirement</w:t>
              </w:r>
              <w:r w:rsidRPr="009E5FBF">
                <w:rPr>
                  <w:lang w:eastAsia="fr-FR"/>
                </w:rPr>
                <w:t xml:space="preserve"> – existing in AIA person with postal address and bank account.</w:t>
              </w:r>
            </w:ins>
          </w:p>
          <w:p w:rsidR="00F86CA7" w:rsidRPr="009E5FBF" w:rsidRDefault="00F86CA7" w:rsidP="00F86CA7">
            <w:pPr>
              <w:rPr>
                <w:ins w:id="919" w:author="Petya Kaisheva" w:date="2019-10-14T06:12:00Z"/>
                <w:lang w:eastAsia="fr-FR"/>
              </w:rPr>
            </w:pPr>
            <w:ins w:id="920" w:author="Petya Kaisheva" w:date="2019-10-14T06:12:00Z">
              <w:r w:rsidRPr="009E5FBF">
                <w:rPr>
                  <w:i/>
                  <w:lang w:eastAsia="fr-FR"/>
                </w:rPr>
                <w:t>Test</w:t>
              </w:r>
              <w:r w:rsidRPr="009E5FBF">
                <w:rPr>
                  <w:lang w:eastAsia="fr-FR"/>
                </w:rPr>
                <w:t xml:space="preserve"> – creation contract with </w:t>
              </w:r>
              <w:r>
                <w:rPr>
                  <w:lang w:eastAsia="fr-FR"/>
                </w:rPr>
                <w:t>risk Automobile. Define minimum required data for the risk a</w:t>
              </w:r>
              <w:r w:rsidR="002C0BCD">
                <w:rPr>
                  <w:lang w:eastAsia="fr-FR"/>
                </w:rPr>
                <w:t xml:space="preserve">nd select all coverages </w:t>
              </w:r>
            </w:ins>
            <w:ins w:id="921" w:author="Petya Kaisheva" w:date="2019-10-14T06:14:00Z">
              <w:r w:rsidR="002C0BCD">
                <w:rPr>
                  <w:lang w:eastAsia="fr-FR"/>
                </w:rPr>
                <w:t xml:space="preserve">“Legal Protection” and “Integral </w:t>
              </w:r>
            </w:ins>
            <w:ins w:id="922" w:author="Petya Kaisheva" w:date="2019-10-14T06:21:00Z">
              <w:r w:rsidR="001B0139">
                <w:rPr>
                  <w:lang w:eastAsia="fr-FR"/>
                </w:rPr>
                <w:t xml:space="preserve">Car </w:t>
              </w:r>
            </w:ins>
            <w:ins w:id="923" w:author="Petya Kaisheva" w:date="2019-10-14T06:14:00Z">
              <w:r w:rsidR="002C0BCD">
                <w:rPr>
                  <w:lang w:eastAsia="fr-FR"/>
                </w:rPr>
                <w:t>Legal Protection”</w:t>
              </w:r>
            </w:ins>
            <w:ins w:id="924" w:author="Petya Kaisheva" w:date="2019-10-14T06:12:00Z">
              <w:r>
                <w:rPr>
                  <w:lang w:eastAsia="fr-FR"/>
                </w:rPr>
                <w:t xml:space="preserve"> </w:t>
              </w:r>
            </w:ins>
          </w:p>
          <w:p w:rsidR="003835C4" w:rsidRPr="009E5FBF" w:rsidRDefault="00F86CA7" w:rsidP="00F86CA7">
            <w:pPr>
              <w:rPr>
                <w:ins w:id="925" w:author="Petya Kaisheva" w:date="2019-10-14T05:55:00Z"/>
                <w:i/>
                <w:lang w:eastAsia="fr-FR"/>
              </w:rPr>
            </w:pPr>
            <w:ins w:id="926" w:author="Petya Kaisheva" w:date="2019-10-14T06:12:00Z">
              <w:r w:rsidRPr="009E5FBF">
                <w:rPr>
                  <w:i/>
                  <w:lang w:eastAsia="fr-FR"/>
                </w:rPr>
                <w:t xml:space="preserve">Expected result - </w:t>
              </w:r>
            </w:ins>
            <w:ins w:id="927" w:author="Petya Kaisheva" w:date="2019-10-14T06:14:00Z">
              <w:r w:rsidR="002C0BCD" w:rsidRPr="009E5FBF">
                <w:rPr>
                  <w:rFonts w:cs="Courier"/>
                  <w:color w:val="000000"/>
                </w:rPr>
                <w:t>WM_SERVICE_FAILED</w:t>
              </w:r>
              <w:r w:rsidR="002C0BCD" w:rsidRPr="009E5FBF">
                <w:t xml:space="preserve"> </w:t>
              </w:r>
            </w:ins>
            <w:ins w:id="928" w:author="Petya Kaisheva" w:date="2019-10-14T06:12:00Z">
              <w:r w:rsidRPr="009E5FBF">
                <w:t>– pending activity for New Business</w:t>
              </w:r>
            </w:ins>
            <w:ins w:id="929" w:author="Petya Kaisheva" w:date="2019-10-14T06:18:00Z">
              <w:r w:rsidR="00B95150">
                <w:t xml:space="preserve"> on step “Coverages” with message saying both coverages are excluded</w:t>
              </w:r>
            </w:ins>
            <w:ins w:id="930" w:author="Petya Kaisheva" w:date="2019-10-14T06:12:00Z">
              <w:r w:rsidRPr="009E5FBF">
                <w:t>.</w:t>
              </w:r>
            </w:ins>
          </w:p>
        </w:tc>
        <w:tc>
          <w:tcPr>
            <w:tcW w:w="2077" w:type="dxa"/>
            <w:tcBorders>
              <w:top w:val="single" w:sz="12" w:space="0" w:color="9CC2E5"/>
              <w:bottom w:val="single" w:sz="12" w:space="0" w:color="9CC2E5"/>
            </w:tcBorders>
            <w:tcPrChange w:id="931" w:author="Petya Kaisheva" w:date="2019-10-14T06:25:00Z">
              <w:tcPr>
                <w:tcW w:w="2077" w:type="dxa"/>
                <w:gridSpan w:val="3"/>
                <w:tcBorders>
                  <w:top w:val="single" w:sz="12" w:space="0" w:color="9CC2E5"/>
                  <w:bottom w:val="single" w:sz="4" w:space="0" w:color="9CC2E5"/>
                </w:tcBorders>
              </w:tcPr>
            </w:tcPrChange>
          </w:tcPr>
          <w:p w:rsidR="003835C4" w:rsidRDefault="003835C4" w:rsidP="007D5866">
            <w:pPr>
              <w:rPr>
                <w:ins w:id="932" w:author="Petya Kaisheva" w:date="2019-10-14T09:17:00Z"/>
                <w:noProof/>
              </w:rPr>
            </w:pPr>
          </w:p>
          <w:p w:rsidR="00EE401C" w:rsidRDefault="00EE401C" w:rsidP="007D5866">
            <w:pPr>
              <w:rPr>
                <w:ins w:id="933" w:author="Petya Kaisheva" w:date="2019-10-14T09:17:00Z"/>
                <w:noProof/>
              </w:rPr>
            </w:pPr>
          </w:p>
          <w:p w:rsidR="00EE401C" w:rsidRDefault="00EE401C" w:rsidP="007D5866">
            <w:pPr>
              <w:rPr>
                <w:ins w:id="934" w:author="Petya Kaisheva" w:date="2019-10-14T09:17:00Z"/>
                <w:noProof/>
              </w:rPr>
            </w:pPr>
          </w:p>
          <w:p w:rsidR="00EE401C" w:rsidRDefault="00084781" w:rsidP="007D5866">
            <w:pPr>
              <w:rPr>
                <w:ins w:id="935" w:author="Petya Kaisheva" w:date="2019-10-14T05:55:00Z"/>
                <w:noProof/>
              </w:rPr>
            </w:pPr>
            <w:ins w:id="936" w:author="Petya Kaisheva" w:date="2019-10-14T09:22:00Z">
              <w:r>
                <w:rPr>
                  <w:noProof/>
                </w:rPr>
                <w:object w:dxaOrig="225" w:dyaOrig="225">
                  <v:shape id="_x0000_s1756" type="#_x0000_t75" style="position:absolute;margin-left:0;margin-top:0;width:77.25pt;height:50.25pt;z-index:252069376;mso-position-horizontal:left;mso-position-horizontal-relative:margin;mso-position-vertical:top;mso-position-vertical-relative:margin">
                    <v:imagedata r:id="rId219" o:title=""/>
                    <w10:wrap type="square" anchorx="margin" anchory="margin"/>
                  </v:shape>
                  <o:OLEObject Type="Embed" ProgID="Package" ShapeID="_x0000_s1756" DrawAspect="Icon" ObjectID="_1632553963" r:id="rId220"/>
                </w:object>
              </w:r>
            </w:ins>
          </w:p>
        </w:tc>
        <w:tc>
          <w:tcPr>
            <w:tcW w:w="1843" w:type="dxa"/>
            <w:tcBorders>
              <w:top w:val="single" w:sz="12" w:space="0" w:color="9CC2E5"/>
              <w:bottom w:val="single" w:sz="12" w:space="0" w:color="9CC2E5"/>
            </w:tcBorders>
            <w:tcPrChange w:id="937" w:author="Petya Kaisheva" w:date="2019-10-14T06:25:00Z">
              <w:tcPr>
                <w:tcW w:w="1843" w:type="dxa"/>
                <w:gridSpan w:val="3"/>
                <w:tcBorders>
                  <w:top w:val="single" w:sz="12" w:space="0" w:color="9CC2E5"/>
                  <w:bottom w:val="single" w:sz="4" w:space="0" w:color="9CC2E5"/>
                </w:tcBorders>
              </w:tcPr>
            </w:tcPrChange>
          </w:tcPr>
          <w:p w:rsidR="003835C4" w:rsidRDefault="003835C4" w:rsidP="007D5866">
            <w:pPr>
              <w:rPr>
                <w:ins w:id="938" w:author="Petya Kaisheva" w:date="2019-10-14T09:18:00Z"/>
                <w:noProof/>
              </w:rPr>
            </w:pPr>
          </w:p>
          <w:p w:rsidR="00DB154F" w:rsidRDefault="00DB154F" w:rsidP="007D5866">
            <w:pPr>
              <w:rPr>
                <w:ins w:id="939" w:author="Petya Kaisheva" w:date="2019-10-14T09:18:00Z"/>
                <w:noProof/>
              </w:rPr>
            </w:pPr>
          </w:p>
          <w:p w:rsidR="00DB154F" w:rsidRDefault="00DB154F" w:rsidP="007D5866">
            <w:pPr>
              <w:rPr>
                <w:ins w:id="940" w:author="Petya Kaisheva" w:date="2019-10-14T09:18:00Z"/>
                <w:noProof/>
              </w:rPr>
            </w:pPr>
          </w:p>
          <w:p w:rsidR="00DB154F" w:rsidRDefault="00084781" w:rsidP="007D5866">
            <w:pPr>
              <w:rPr>
                <w:ins w:id="941" w:author="Petya Kaisheva" w:date="2019-10-14T05:55:00Z"/>
                <w:noProof/>
              </w:rPr>
            </w:pPr>
            <w:ins w:id="942" w:author="Petya Kaisheva" w:date="2019-10-14T09:22:00Z">
              <w:r>
                <w:rPr>
                  <w:noProof/>
                </w:rPr>
                <w:object w:dxaOrig="225" w:dyaOrig="225">
                  <v:shape id="_x0000_s1757" type="#_x0000_t75" style="position:absolute;margin-left:0;margin-top:0;width:77.25pt;height:50.25pt;z-index:252071424;mso-position-horizontal:left;mso-position-horizontal-relative:margin;mso-position-vertical:top;mso-position-vertical-relative:margin">
                    <v:imagedata r:id="rId221" o:title=""/>
                    <w10:wrap type="square" anchorx="margin" anchory="margin"/>
                  </v:shape>
                  <o:OLEObject Type="Embed" ProgID="Package" ShapeID="_x0000_s1757" DrawAspect="Icon" ObjectID="_1632553964" r:id="rId222"/>
                </w:object>
              </w:r>
            </w:ins>
          </w:p>
        </w:tc>
      </w:tr>
      <w:tr w:rsidR="00021AFF" w:rsidRPr="009E5FBF" w:rsidTr="00730BF5">
        <w:tblPrEx>
          <w:tblW w:w="9640" w:type="dxa"/>
          <w:tblInd w:w="-34" w:type="dxa"/>
          <w:tblBorders>
            <w:top w:val="single" w:sz="4" w:space="0" w:color="9CC2E5"/>
            <w:left w:val="single" w:sz="4" w:space="0" w:color="9CC2E5"/>
            <w:right w:val="single" w:sz="4" w:space="0" w:color="9CC2E5"/>
            <w:insideH w:val="single" w:sz="4" w:space="0" w:color="9CC2E5"/>
            <w:insideV w:val="single" w:sz="4" w:space="0" w:color="9CC2E5"/>
          </w:tblBorders>
          <w:tblPrExChange w:id="943" w:author="Petya Kaisheva" w:date="2019-10-14T06:29:00Z">
            <w:tblPrEx>
              <w:tblW w:w="9640" w:type="dxa"/>
              <w:tblInd w:w="-34" w:type="dxa"/>
              <w:tblBorders>
                <w:top w:val="single" w:sz="4" w:space="0" w:color="9CC2E5"/>
                <w:left w:val="single" w:sz="4" w:space="0" w:color="9CC2E5"/>
                <w:right w:val="single" w:sz="4" w:space="0" w:color="9CC2E5"/>
                <w:insideH w:val="single" w:sz="4" w:space="0" w:color="9CC2E5"/>
                <w:insideV w:val="single" w:sz="4" w:space="0" w:color="9CC2E5"/>
              </w:tblBorders>
            </w:tblPrEx>
          </w:tblPrExChange>
        </w:tblPrEx>
        <w:trPr>
          <w:trHeight w:val="2218"/>
          <w:ins w:id="944" w:author="Petya Kaisheva" w:date="2019-10-14T06:25:00Z"/>
          <w:trPrChange w:id="945" w:author="Petya Kaisheva" w:date="2019-10-14T06:29:00Z">
            <w:trPr>
              <w:gridBefore w:val="1"/>
              <w:gridAfter w:val="0"/>
              <w:trHeight w:val="2218"/>
            </w:trPr>
          </w:trPrChange>
        </w:trPr>
        <w:tc>
          <w:tcPr>
            <w:tcW w:w="1418" w:type="dxa"/>
            <w:tcBorders>
              <w:top w:val="single" w:sz="12" w:space="0" w:color="9CC2E5"/>
              <w:bottom w:val="single" w:sz="12" w:space="0" w:color="9CC2E5"/>
            </w:tcBorders>
            <w:tcPrChange w:id="946" w:author="Petya Kaisheva" w:date="2019-10-14T06:29:00Z">
              <w:tcPr>
                <w:tcW w:w="1418" w:type="dxa"/>
                <w:gridSpan w:val="3"/>
                <w:tcBorders>
                  <w:top w:val="single" w:sz="12" w:space="0" w:color="9CC2E5"/>
                  <w:bottom w:val="single" w:sz="4" w:space="0" w:color="9CC2E5"/>
                </w:tcBorders>
              </w:tcPr>
            </w:tcPrChange>
          </w:tcPr>
          <w:p w:rsidR="00021AFF" w:rsidRDefault="00021AFF" w:rsidP="00A1246A">
            <w:pPr>
              <w:tabs>
                <w:tab w:val="right" w:pos="2194"/>
              </w:tabs>
              <w:rPr>
                <w:ins w:id="947" w:author="Petya Kaisheva" w:date="2019-10-14T06:25:00Z"/>
                <w:b/>
                <w:i/>
                <w:lang w:eastAsia="fr-FR"/>
              </w:rPr>
            </w:pPr>
            <w:ins w:id="948" w:author="Petya Kaisheva" w:date="2019-10-14T06:26:00Z">
              <w:r>
                <w:rPr>
                  <w:b/>
                  <w:i/>
                  <w:lang w:eastAsia="fr-FR"/>
                </w:rPr>
                <w:t>TestCase30</w:t>
              </w:r>
            </w:ins>
          </w:p>
        </w:tc>
        <w:tc>
          <w:tcPr>
            <w:tcW w:w="4302" w:type="dxa"/>
            <w:tcBorders>
              <w:top w:val="single" w:sz="12" w:space="0" w:color="9CC2E5"/>
              <w:bottom w:val="single" w:sz="12" w:space="0" w:color="9CC2E5"/>
            </w:tcBorders>
            <w:tcPrChange w:id="949" w:author="Petya Kaisheva" w:date="2019-10-14T06:29:00Z">
              <w:tcPr>
                <w:tcW w:w="4302" w:type="dxa"/>
                <w:gridSpan w:val="3"/>
                <w:tcBorders>
                  <w:top w:val="single" w:sz="12" w:space="0" w:color="9CC2E5"/>
                  <w:bottom w:val="single" w:sz="4" w:space="0" w:color="9CC2E5"/>
                </w:tcBorders>
              </w:tcPr>
            </w:tcPrChange>
          </w:tcPr>
          <w:p w:rsidR="00021AFF" w:rsidRPr="009E5FBF" w:rsidRDefault="00021AFF" w:rsidP="00021AFF">
            <w:pPr>
              <w:rPr>
                <w:ins w:id="950" w:author="Petya Kaisheva" w:date="2019-10-14T06:25:00Z"/>
                <w:lang w:eastAsia="fr-FR"/>
              </w:rPr>
            </w:pPr>
            <w:ins w:id="951" w:author="Petya Kaisheva" w:date="2019-10-14T06:25:00Z">
              <w:r w:rsidRPr="009E5FBF">
                <w:rPr>
                  <w:i/>
                  <w:lang w:eastAsia="fr-FR"/>
                </w:rPr>
                <w:t>Pre-requirement</w:t>
              </w:r>
              <w:r w:rsidRPr="009E5FBF">
                <w:rPr>
                  <w:lang w:eastAsia="fr-FR"/>
                </w:rPr>
                <w:t xml:space="preserve"> – existing in AIA person with postal address and bank account.</w:t>
              </w:r>
            </w:ins>
          </w:p>
          <w:p w:rsidR="00021AFF" w:rsidRPr="009E5FBF" w:rsidRDefault="00021AFF" w:rsidP="00021AFF">
            <w:pPr>
              <w:rPr>
                <w:ins w:id="952" w:author="Petya Kaisheva" w:date="2019-10-14T06:25:00Z"/>
                <w:lang w:eastAsia="fr-FR"/>
              </w:rPr>
            </w:pPr>
            <w:ins w:id="953" w:author="Petya Kaisheva" w:date="2019-10-14T06:25:00Z">
              <w:r w:rsidRPr="009E5FBF">
                <w:rPr>
                  <w:i/>
                  <w:lang w:eastAsia="fr-FR"/>
                </w:rPr>
                <w:t>Test</w:t>
              </w:r>
              <w:r w:rsidRPr="009E5FBF">
                <w:rPr>
                  <w:lang w:eastAsia="fr-FR"/>
                </w:rPr>
                <w:t xml:space="preserve"> – creation contract with </w:t>
              </w:r>
              <w:r>
                <w:rPr>
                  <w:lang w:eastAsia="fr-FR"/>
                </w:rPr>
                <w:t xml:space="preserve">risk </w:t>
              </w:r>
            </w:ins>
            <w:ins w:id="954" w:author="Petya Kaisheva" w:date="2019-10-14T06:26:00Z">
              <w:r>
                <w:rPr>
                  <w:lang w:eastAsia="fr-FR"/>
                </w:rPr>
                <w:t>Camping Car</w:t>
              </w:r>
            </w:ins>
            <w:ins w:id="955" w:author="Petya Kaisheva" w:date="2019-10-14T06:25:00Z">
              <w:r>
                <w:rPr>
                  <w:lang w:eastAsia="fr-FR"/>
                </w:rPr>
                <w:t xml:space="preserve">. Define minimum required data for the risk and select all coverages “Legal Protection” and “Integral Car Legal Protection” </w:t>
              </w:r>
            </w:ins>
          </w:p>
          <w:p w:rsidR="00021AFF" w:rsidRPr="009E5FBF" w:rsidRDefault="00021AFF" w:rsidP="00021AFF">
            <w:pPr>
              <w:rPr>
                <w:ins w:id="956" w:author="Petya Kaisheva" w:date="2019-10-14T06:25:00Z"/>
                <w:i/>
                <w:lang w:eastAsia="fr-FR"/>
              </w:rPr>
            </w:pPr>
            <w:ins w:id="957" w:author="Petya Kaisheva" w:date="2019-10-14T06:25:00Z">
              <w:r w:rsidRPr="009E5FBF">
                <w:rPr>
                  <w:i/>
                  <w:lang w:eastAsia="fr-FR"/>
                </w:rPr>
                <w:t xml:space="preserve">Expected result - </w:t>
              </w:r>
              <w:r w:rsidRPr="009E5FBF">
                <w:rPr>
                  <w:rFonts w:cs="Courier"/>
                  <w:color w:val="000000"/>
                </w:rPr>
                <w:t>WM_SERVICE_FAILED</w:t>
              </w:r>
              <w:r w:rsidRPr="009E5FBF">
                <w:t xml:space="preserve"> – pending activity for New Business</w:t>
              </w:r>
              <w:r>
                <w:t xml:space="preserve"> on step “Coverages” with message saying both coverages are excluded</w:t>
              </w:r>
              <w:r w:rsidRPr="009E5FBF">
                <w:t>.</w:t>
              </w:r>
            </w:ins>
          </w:p>
        </w:tc>
        <w:tc>
          <w:tcPr>
            <w:tcW w:w="2077" w:type="dxa"/>
            <w:tcBorders>
              <w:top w:val="single" w:sz="12" w:space="0" w:color="9CC2E5"/>
              <w:bottom w:val="single" w:sz="12" w:space="0" w:color="9CC2E5"/>
            </w:tcBorders>
            <w:tcPrChange w:id="958" w:author="Petya Kaisheva" w:date="2019-10-14T06:29:00Z">
              <w:tcPr>
                <w:tcW w:w="2077" w:type="dxa"/>
                <w:gridSpan w:val="3"/>
                <w:tcBorders>
                  <w:top w:val="single" w:sz="12" w:space="0" w:color="9CC2E5"/>
                  <w:bottom w:val="single" w:sz="4" w:space="0" w:color="9CC2E5"/>
                </w:tcBorders>
              </w:tcPr>
            </w:tcPrChange>
          </w:tcPr>
          <w:p w:rsidR="00021AFF" w:rsidRDefault="00021AFF" w:rsidP="007D5866">
            <w:pPr>
              <w:rPr>
                <w:ins w:id="959" w:author="Petya Kaisheva" w:date="2019-10-14T09:19:00Z"/>
                <w:noProof/>
              </w:rPr>
            </w:pPr>
          </w:p>
          <w:p w:rsidR="00CE3C65" w:rsidRDefault="00CE3C65" w:rsidP="007D5866">
            <w:pPr>
              <w:rPr>
                <w:ins w:id="960" w:author="Petya Kaisheva" w:date="2019-10-14T09:19:00Z"/>
                <w:noProof/>
              </w:rPr>
            </w:pPr>
          </w:p>
          <w:p w:rsidR="00CE3C65" w:rsidRDefault="00CE3C65" w:rsidP="007D5866">
            <w:pPr>
              <w:rPr>
                <w:ins w:id="961" w:author="Petya Kaisheva" w:date="2019-10-14T09:19:00Z"/>
                <w:noProof/>
              </w:rPr>
            </w:pPr>
          </w:p>
          <w:p w:rsidR="00CE3C65" w:rsidRDefault="00084781" w:rsidP="007D5866">
            <w:pPr>
              <w:rPr>
                <w:ins w:id="962" w:author="Petya Kaisheva" w:date="2019-10-14T06:25:00Z"/>
                <w:noProof/>
              </w:rPr>
            </w:pPr>
            <w:ins w:id="963" w:author="Petya Kaisheva" w:date="2019-10-14T09:22:00Z">
              <w:r>
                <w:rPr>
                  <w:noProof/>
                </w:rPr>
                <w:object w:dxaOrig="225" w:dyaOrig="225">
                  <v:shape id="_x0000_s1758" type="#_x0000_t75" style="position:absolute;margin-left:0;margin-top:0;width:77.25pt;height:50.25pt;z-index:252073472;mso-position-horizontal:left;mso-position-horizontal-relative:margin;mso-position-vertical:top;mso-position-vertical-relative:margin">
                    <v:imagedata r:id="rId223" o:title=""/>
                    <w10:wrap type="square" anchorx="margin" anchory="margin"/>
                  </v:shape>
                  <o:OLEObject Type="Embed" ProgID="Package" ShapeID="_x0000_s1758" DrawAspect="Icon" ObjectID="_1632553965" r:id="rId224"/>
                </w:object>
              </w:r>
            </w:ins>
          </w:p>
        </w:tc>
        <w:tc>
          <w:tcPr>
            <w:tcW w:w="1843" w:type="dxa"/>
            <w:tcBorders>
              <w:top w:val="single" w:sz="12" w:space="0" w:color="9CC2E5"/>
              <w:bottom w:val="single" w:sz="12" w:space="0" w:color="9CC2E5"/>
            </w:tcBorders>
            <w:tcPrChange w:id="964" w:author="Petya Kaisheva" w:date="2019-10-14T06:29:00Z">
              <w:tcPr>
                <w:tcW w:w="1843" w:type="dxa"/>
                <w:gridSpan w:val="3"/>
                <w:tcBorders>
                  <w:top w:val="single" w:sz="12" w:space="0" w:color="9CC2E5"/>
                  <w:bottom w:val="single" w:sz="4" w:space="0" w:color="9CC2E5"/>
                </w:tcBorders>
              </w:tcPr>
            </w:tcPrChange>
          </w:tcPr>
          <w:p w:rsidR="00021AFF" w:rsidRDefault="00021AFF" w:rsidP="007D5866">
            <w:pPr>
              <w:rPr>
                <w:ins w:id="965" w:author="Petya Kaisheva" w:date="2019-10-14T09:19:00Z"/>
                <w:noProof/>
              </w:rPr>
            </w:pPr>
          </w:p>
          <w:p w:rsidR="00CE3C65" w:rsidRDefault="00CE3C65" w:rsidP="007D5866">
            <w:pPr>
              <w:rPr>
                <w:ins w:id="966" w:author="Petya Kaisheva" w:date="2019-10-14T09:19:00Z"/>
                <w:noProof/>
              </w:rPr>
            </w:pPr>
          </w:p>
          <w:p w:rsidR="00CE3C65" w:rsidRDefault="00CE3C65" w:rsidP="007D5866">
            <w:pPr>
              <w:rPr>
                <w:ins w:id="967" w:author="Petya Kaisheva" w:date="2019-10-14T09:19:00Z"/>
                <w:noProof/>
              </w:rPr>
            </w:pPr>
          </w:p>
          <w:p w:rsidR="00CE3C65" w:rsidRDefault="00084781" w:rsidP="007D5866">
            <w:pPr>
              <w:rPr>
                <w:ins w:id="968" w:author="Petya Kaisheva" w:date="2019-10-14T06:25:00Z"/>
                <w:noProof/>
              </w:rPr>
            </w:pPr>
            <w:ins w:id="969" w:author="Petya Kaisheva" w:date="2019-10-14T09:23:00Z">
              <w:r>
                <w:rPr>
                  <w:noProof/>
                </w:rPr>
                <w:object w:dxaOrig="225" w:dyaOrig="225">
                  <v:shape id="_x0000_s1759" type="#_x0000_t75" style="position:absolute;margin-left:0;margin-top:0;width:77.25pt;height:50.25pt;z-index:252075520;mso-position-horizontal:left;mso-position-horizontal-relative:margin;mso-position-vertical:top;mso-position-vertical-relative:margin">
                    <v:imagedata r:id="rId225" o:title=""/>
                    <w10:wrap type="square" anchorx="margin" anchory="margin"/>
                  </v:shape>
                  <o:OLEObject Type="Embed" ProgID="Package" ShapeID="_x0000_s1759" DrawAspect="Icon" ObjectID="_1632553966" r:id="rId226"/>
                </w:object>
              </w:r>
            </w:ins>
          </w:p>
        </w:tc>
      </w:tr>
      <w:tr w:rsidR="00730BF5" w:rsidRPr="009E5FBF" w:rsidTr="007D5866">
        <w:trPr>
          <w:trHeight w:val="2218"/>
          <w:ins w:id="970" w:author="Petya Kaisheva" w:date="2019-10-14T06:29:00Z"/>
        </w:trPr>
        <w:tc>
          <w:tcPr>
            <w:tcW w:w="1418" w:type="dxa"/>
            <w:tcBorders>
              <w:top w:val="single" w:sz="12" w:space="0" w:color="9CC2E5"/>
              <w:bottom w:val="single" w:sz="4" w:space="0" w:color="9CC2E5"/>
            </w:tcBorders>
          </w:tcPr>
          <w:p w:rsidR="00730BF5" w:rsidRDefault="00562AC2" w:rsidP="00A1246A">
            <w:pPr>
              <w:tabs>
                <w:tab w:val="right" w:pos="2194"/>
              </w:tabs>
              <w:rPr>
                <w:ins w:id="971" w:author="Petya Kaisheva" w:date="2019-10-14T06:29:00Z"/>
                <w:b/>
                <w:i/>
                <w:lang w:eastAsia="fr-FR"/>
              </w:rPr>
            </w:pPr>
            <w:ins w:id="972" w:author="Petya Kaisheva" w:date="2019-10-14T06:30:00Z">
              <w:r>
                <w:rPr>
                  <w:b/>
                  <w:i/>
                  <w:lang w:eastAsia="fr-FR"/>
                </w:rPr>
                <w:lastRenderedPageBreak/>
                <w:t>TestCase3</w:t>
              </w:r>
            </w:ins>
            <w:ins w:id="973" w:author="Petya Kaisheva" w:date="2019-10-14T06:31:00Z">
              <w:r>
                <w:rPr>
                  <w:b/>
                  <w:i/>
                  <w:lang w:eastAsia="fr-FR"/>
                </w:rPr>
                <w:t>1</w:t>
              </w:r>
            </w:ins>
          </w:p>
        </w:tc>
        <w:tc>
          <w:tcPr>
            <w:tcW w:w="4302" w:type="dxa"/>
            <w:tcBorders>
              <w:top w:val="single" w:sz="12" w:space="0" w:color="9CC2E5"/>
              <w:bottom w:val="single" w:sz="4" w:space="0" w:color="9CC2E5"/>
            </w:tcBorders>
          </w:tcPr>
          <w:p w:rsidR="00730BF5" w:rsidRPr="009E5FBF" w:rsidRDefault="00730BF5" w:rsidP="00730BF5">
            <w:pPr>
              <w:rPr>
                <w:ins w:id="974" w:author="Petya Kaisheva" w:date="2019-10-14T06:29:00Z"/>
                <w:lang w:eastAsia="fr-FR"/>
              </w:rPr>
            </w:pPr>
            <w:ins w:id="975" w:author="Petya Kaisheva" w:date="2019-10-14T06:29:00Z">
              <w:r w:rsidRPr="009E5FBF">
                <w:rPr>
                  <w:i/>
                  <w:lang w:eastAsia="fr-FR"/>
                </w:rPr>
                <w:t>Pre-requirement</w:t>
              </w:r>
              <w:r w:rsidRPr="009E5FBF">
                <w:rPr>
                  <w:lang w:eastAsia="fr-FR"/>
                </w:rPr>
                <w:t xml:space="preserve"> – existing in AIA person with postal address and bank account.</w:t>
              </w:r>
            </w:ins>
          </w:p>
          <w:p w:rsidR="00730BF5" w:rsidRPr="009E5FBF" w:rsidRDefault="00730BF5" w:rsidP="00730BF5">
            <w:pPr>
              <w:rPr>
                <w:ins w:id="976" w:author="Petya Kaisheva" w:date="2019-10-14T06:29:00Z"/>
                <w:lang w:eastAsia="fr-FR"/>
              </w:rPr>
            </w:pPr>
            <w:ins w:id="977" w:author="Petya Kaisheva" w:date="2019-10-14T06:29:00Z">
              <w:r w:rsidRPr="009E5FBF">
                <w:rPr>
                  <w:i/>
                  <w:lang w:eastAsia="fr-FR"/>
                </w:rPr>
                <w:t>Test</w:t>
              </w:r>
              <w:r w:rsidRPr="009E5FBF">
                <w:rPr>
                  <w:lang w:eastAsia="fr-FR"/>
                </w:rPr>
                <w:t xml:space="preserve"> – creation contract with </w:t>
              </w:r>
              <w:r>
                <w:rPr>
                  <w:lang w:eastAsia="fr-FR"/>
                </w:rPr>
                <w:t xml:space="preserve">risk </w:t>
              </w:r>
            </w:ins>
            <w:ins w:id="978" w:author="Petya Kaisheva" w:date="2019-10-14T06:30:00Z">
              <w:r>
                <w:rPr>
                  <w:lang w:eastAsia="fr-FR"/>
                </w:rPr>
                <w:t>Civil Liability (Family)</w:t>
              </w:r>
            </w:ins>
            <w:ins w:id="979" w:author="Petya Kaisheva" w:date="2019-10-14T06:29:00Z">
              <w:r>
                <w:rPr>
                  <w:lang w:eastAsia="fr-FR"/>
                </w:rPr>
                <w:t>. Define minimum required data for the risk and select all coverages “Legal Protection” and “</w:t>
              </w:r>
            </w:ins>
            <w:ins w:id="980" w:author="Petya Kaisheva" w:date="2019-10-14T06:30:00Z">
              <w:r>
                <w:rPr>
                  <w:lang w:eastAsia="fr-FR"/>
                </w:rPr>
                <w:t>Family</w:t>
              </w:r>
            </w:ins>
            <w:ins w:id="981" w:author="Petya Kaisheva" w:date="2019-10-14T06:29:00Z">
              <w:r>
                <w:rPr>
                  <w:lang w:eastAsia="fr-FR"/>
                </w:rPr>
                <w:t xml:space="preserve"> Legal Protection” </w:t>
              </w:r>
            </w:ins>
          </w:p>
          <w:p w:rsidR="00730BF5" w:rsidRPr="009E5FBF" w:rsidRDefault="00730BF5" w:rsidP="00730BF5">
            <w:pPr>
              <w:rPr>
                <w:ins w:id="982" w:author="Petya Kaisheva" w:date="2019-10-14T06:29:00Z"/>
                <w:i/>
                <w:lang w:eastAsia="fr-FR"/>
              </w:rPr>
            </w:pPr>
            <w:ins w:id="983" w:author="Petya Kaisheva" w:date="2019-10-14T06:29:00Z">
              <w:r w:rsidRPr="009E5FBF">
                <w:rPr>
                  <w:i/>
                  <w:lang w:eastAsia="fr-FR"/>
                </w:rPr>
                <w:t xml:space="preserve">Expected result - </w:t>
              </w:r>
              <w:r w:rsidRPr="009E5FBF">
                <w:rPr>
                  <w:rFonts w:cs="Courier"/>
                  <w:color w:val="000000"/>
                </w:rPr>
                <w:t>WM_SERVICE_FAILED</w:t>
              </w:r>
              <w:r w:rsidRPr="009E5FBF">
                <w:t xml:space="preserve"> – pending activity for New Business</w:t>
              </w:r>
              <w:r>
                <w:t xml:space="preserve"> on step “Coverages” with message saying both coverages are excluded</w:t>
              </w:r>
              <w:r w:rsidRPr="009E5FBF">
                <w:t>.</w:t>
              </w:r>
            </w:ins>
          </w:p>
        </w:tc>
        <w:tc>
          <w:tcPr>
            <w:tcW w:w="2077" w:type="dxa"/>
            <w:tcBorders>
              <w:top w:val="single" w:sz="12" w:space="0" w:color="9CC2E5"/>
              <w:bottom w:val="single" w:sz="4" w:space="0" w:color="9CC2E5"/>
            </w:tcBorders>
          </w:tcPr>
          <w:p w:rsidR="00730BF5" w:rsidRDefault="00730BF5" w:rsidP="007D5866">
            <w:pPr>
              <w:rPr>
                <w:ins w:id="984" w:author="Petya Kaisheva" w:date="2019-10-14T09:19:00Z"/>
                <w:noProof/>
              </w:rPr>
            </w:pPr>
          </w:p>
          <w:p w:rsidR="00CE3C65" w:rsidRDefault="00CE3C65" w:rsidP="007D5866">
            <w:pPr>
              <w:rPr>
                <w:ins w:id="985" w:author="Petya Kaisheva" w:date="2019-10-14T09:19:00Z"/>
                <w:noProof/>
              </w:rPr>
            </w:pPr>
          </w:p>
          <w:p w:rsidR="00CE3C65" w:rsidRDefault="00CE3C65" w:rsidP="007D5866">
            <w:pPr>
              <w:rPr>
                <w:ins w:id="986" w:author="Petya Kaisheva" w:date="2019-10-14T09:19:00Z"/>
                <w:noProof/>
              </w:rPr>
            </w:pPr>
          </w:p>
          <w:p w:rsidR="00CE3C65" w:rsidRDefault="00084781" w:rsidP="007D5866">
            <w:pPr>
              <w:rPr>
                <w:ins w:id="987" w:author="Petya Kaisheva" w:date="2019-10-14T06:29:00Z"/>
                <w:noProof/>
              </w:rPr>
            </w:pPr>
            <w:bookmarkStart w:id="988" w:name="_GoBack"/>
            <w:bookmarkEnd w:id="988"/>
            <w:ins w:id="989" w:author="Petya Kaisheva" w:date="2019-10-14T09:23:00Z">
              <w:r>
                <w:rPr>
                  <w:noProof/>
                </w:rPr>
                <w:object w:dxaOrig="225" w:dyaOrig="225">
                  <v:shape id="_x0000_s1760" type="#_x0000_t75" style="position:absolute;margin-left:0;margin-top:0;width:77.25pt;height:50.25pt;z-index:252077568;mso-position-horizontal:left;mso-position-horizontal-relative:margin;mso-position-vertical:top;mso-position-vertical-relative:margin">
                    <v:imagedata r:id="rId227" o:title=""/>
                    <w10:wrap type="square" anchorx="margin" anchory="margin"/>
                  </v:shape>
                  <o:OLEObject Type="Embed" ProgID="Package" ShapeID="_x0000_s1760" DrawAspect="Icon" ObjectID="_1632553967" r:id="rId228"/>
                </w:object>
              </w:r>
            </w:ins>
          </w:p>
        </w:tc>
        <w:tc>
          <w:tcPr>
            <w:tcW w:w="1843" w:type="dxa"/>
            <w:tcBorders>
              <w:top w:val="single" w:sz="12" w:space="0" w:color="9CC2E5"/>
              <w:bottom w:val="single" w:sz="4" w:space="0" w:color="9CC2E5"/>
            </w:tcBorders>
          </w:tcPr>
          <w:p w:rsidR="00730BF5" w:rsidRDefault="00730BF5" w:rsidP="007D5866">
            <w:pPr>
              <w:rPr>
                <w:ins w:id="990" w:author="Petya Kaisheva" w:date="2019-10-14T09:19:00Z"/>
                <w:noProof/>
              </w:rPr>
            </w:pPr>
          </w:p>
          <w:p w:rsidR="00CE3C65" w:rsidRDefault="00CE3C65" w:rsidP="007D5866">
            <w:pPr>
              <w:rPr>
                <w:ins w:id="991" w:author="Petya Kaisheva" w:date="2019-10-14T09:19:00Z"/>
                <w:noProof/>
              </w:rPr>
            </w:pPr>
          </w:p>
          <w:p w:rsidR="00CE3C65" w:rsidRDefault="00CE3C65" w:rsidP="007D5866">
            <w:pPr>
              <w:rPr>
                <w:ins w:id="992" w:author="Petya Kaisheva" w:date="2019-10-14T09:19:00Z"/>
                <w:noProof/>
              </w:rPr>
            </w:pPr>
          </w:p>
          <w:p w:rsidR="00CE3C65" w:rsidRDefault="00084781" w:rsidP="007D5866">
            <w:pPr>
              <w:rPr>
                <w:ins w:id="993" w:author="Petya Kaisheva" w:date="2019-10-14T06:29:00Z"/>
                <w:noProof/>
              </w:rPr>
            </w:pPr>
            <w:ins w:id="994" w:author="Petya Kaisheva" w:date="2019-10-14T09:23:00Z">
              <w:r>
                <w:rPr>
                  <w:noProof/>
                </w:rPr>
                <w:object w:dxaOrig="225" w:dyaOrig="225">
                  <v:shape id="_x0000_s1761" type="#_x0000_t75" style="position:absolute;margin-left:0;margin-top:0;width:77.25pt;height:50.25pt;z-index:252079616;mso-position-horizontal:left;mso-position-horizontal-relative:margin;mso-position-vertical:top;mso-position-vertical-relative:margin">
                    <v:imagedata r:id="rId229" o:title=""/>
                    <w10:wrap type="square" anchorx="margin" anchory="margin"/>
                  </v:shape>
                  <o:OLEObject Type="Embed" ProgID="Package" ShapeID="_x0000_s1761" DrawAspect="Icon" ObjectID="_1632553968" r:id="rId230"/>
                </w:object>
              </w:r>
            </w:ins>
          </w:p>
        </w:tc>
      </w:tr>
    </w:tbl>
    <w:p w:rsidR="00283E2A" w:rsidRPr="009E5FBF" w:rsidRDefault="00283E2A" w:rsidP="00283E2A">
      <w:pPr>
        <w:pStyle w:val="Body"/>
      </w:pPr>
    </w:p>
    <w:p w:rsidR="00894C33" w:rsidRPr="009E5FBF" w:rsidRDefault="00894C33" w:rsidP="009C6982">
      <w:pPr>
        <w:pStyle w:val="Title1"/>
      </w:pPr>
      <w:bookmarkStart w:id="995" w:name="_Toc487791918"/>
      <w:bookmarkStart w:id="996" w:name="_Toc21928489"/>
      <w:r w:rsidRPr="009E5FBF">
        <w:lastRenderedPageBreak/>
        <w:t xml:space="preserve">Business Activity – </w:t>
      </w:r>
      <w:r w:rsidR="00D60692" w:rsidRPr="009E5FBF">
        <w:t>“New Business”</w:t>
      </w:r>
      <w:bookmarkEnd w:id="995"/>
      <w:bookmarkEnd w:id="996"/>
    </w:p>
    <w:p w:rsidR="00CD7A37" w:rsidRPr="009E5FBF" w:rsidRDefault="00CD7A37" w:rsidP="000759AB">
      <w:pPr>
        <w:pStyle w:val="ListParagraph"/>
        <w:keepNext/>
        <w:numPr>
          <w:ilvl w:val="0"/>
          <w:numId w:val="23"/>
        </w:numPr>
        <w:spacing w:before="0" w:line="540" w:lineRule="exact"/>
        <w:ind w:right="0"/>
        <w:contextualSpacing w:val="0"/>
        <w:jc w:val="left"/>
        <w:outlineLvl w:val="1"/>
        <w:rPr>
          <w:b/>
          <w:vanish/>
          <w:color w:val="000080"/>
          <w:sz w:val="24"/>
          <w:szCs w:val="20"/>
        </w:rPr>
      </w:pPr>
      <w:bookmarkStart w:id="997" w:name="_Toc491176391"/>
      <w:bookmarkStart w:id="998" w:name="_Toc491176555"/>
      <w:bookmarkStart w:id="999" w:name="_Toc491176896"/>
      <w:bookmarkStart w:id="1000" w:name="_Toc491177342"/>
      <w:bookmarkStart w:id="1001" w:name="_Toc491177986"/>
      <w:bookmarkStart w:id="1002" w:name="_Toc491178167"/>
      <w:bookmarkStart w:id="1003" w:name="_Toc491178969"/>
      <w:bookmarkStart w:id="1004" w:name="_Toc491179211"/>
      <w:bookmarkStart w:id="1005" w:name="_Toc491179361"/>
      <w:bookmarkStart w:id="1006" w:name="_Toc491179418"/>
      <w:bookmarkStart w:id="1007" w:name="_Toc491179532"/>
      <w:bookmarkStart w:id="1008" w:name="_Toc491183051"/>
      <w:bookmarkStart w:id="1009" w:name="_Toc491183180"/>
      <w:bookmarkStart w:id="1010" w:name="_Toc495566672"/>
      <w:bookmarkStart w:id="1011" w:name="_Toc498075214"/>
      <w:bookmarkStart w:id="1012" w:name="_Toc21928490"/>
      <w:bookmarkStart w:id="1013" w:name="_Toc124242334"/>
      <w:bookmarkStart w:id="1014" w:name="_Toc126389299"/>
      <w:bookmarkStart w:id="1015" w:name="_Toc126389387"/>
      <w:bookmarkStart w:id="1016" w:name="_Toc126389468"/>
      <w:bookmarkStart w:id="1017" w:name="_Toc126389533"/>
      <w:bookmarkStart w:id="1018" w:name="_Toc126389589"/>
      <w:bookmarkStart w:id="1019" w:name="_Toc126389678"/>
      <w:bookmarkStart w:id="1020" w:name="_Toc126389739"/>
      <w:bookmarkStart w:id="1021" w:name="_Toc126389809"/>
      <w:bookmarkStart w:id="1022" w:name="_Toc126390341"/>
      <w:bookmarkStart w:id="1023" w:name="_Toc126391074"/>
      <w:bookmarkStart w:id="1024" w:name="_Toc430248868"/>
      <w:bookmarkStart w:id="1025" w:name="_Toc430248953"/>
      <w:bookmarkEnd w:id="574"/>
      <w:bookmarkEnd w:id="575"/>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p>
    <w:p w:rsidR="00CD7A37" w:rsidRPr="009E5FBF" w:rsidRDefault="00CD7A37" w:rsidP="000759AB">
      <w:pPr>
        <w:pStyle w:val="ListParagraph"/>
        <w:keepNext/>
        <w:numPr>
          <w:ilvl w:val="0"/>
          <w:numId w:val="23"/>
        </w:numPr>
        <w:spacing w:before="0" w:line="540" w:lineRule="exact"/>
        <w:ind w:right="0"/>
        <w:contextualSpacing w:val="0"/>
        <w:jc w:val="left"/>
        <w:outlineLvl w:val="1"/>
        <w:rPr>
          <w:b/>
          <w:vanish/>
          <w:color w:val="000080"/>
          <w:sz w:val="24"/>
          <w:szCs w:val="20"/>
        </w:rPr>
      </w:pPr>
      <w:bookmarkStart w:id="1026" w:name="_Toc491176392"/>
      <w:bookmarkStart w:id="1027" w:name="_Toc491176556"/>
      <w:bookmarkStart w:id="1028" w:name="_Toc491176897"/>
      <w:bookmarkStart w:id="1029" w:name="_Toc491177343"/>
      <w:bookmarkStart w:id="1030" w:name="_Toc491177987"/>
      <w:bookmarkStart w:id="1031" w:name="_Toc491178168"/>
      <w:bookmarkStart w:id="1032" w:name="_Toc491178970"/>
      <w:bookmarkStart w:id="1033" w:name="_Toc491179212"/>
      <w:bookmarkStart w:id="1034" w:name="_Toc491179362"/>
      <w:bookmarkStart w:id="1035" w:name="_Toc491179419"/>
      <w:bookmarkStart w:id="1036" w:name="_Toc491179533"/>
      <w:bookmarkStart w:id="1037" w:name="_Toc491183052"/>
      <w:bookmarkStart w:id="1038" w:name="_Toc491183181"/>
      <w:bookmarkStart w:id="1039" w:name="_Toc495566673"/>
      <w:bookmarkStart w:id="1040" w:name="_Toc498075215"/>
      <w:bookmarkStart w:id="1041" w:name="_Toc21928491"/>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p>
    <w:p w:rsidR="00AF7327" w:rsidRPr="009E5FBF" w:rsidRDefault="00AF7327" w:rsidP="00B13371">
      <w:pPr>
        <w:pStyle w:val="Title2"/>
      </w:pPr>
      <w:bookmarkStart w:id="1042" w:name="_Toc430248879"/>
      <w:bookmarkStart w:id="1043" w:name="_Toc430248964"/>
      <w:bookmarkStart w:id="1044" w:name="_Toc487791925"/>
      <w:bookmarkStart w:id="1045" w:name="_Toc21928492"/>
      <w:bookmarkStart w:id="1046" w:name="_Toc124242341"/>
      <w:bookmarkStart w:id="1047" w:name="_Toc126389306"/>
      <w:bookmarkStart w:id="1048" w:name="_Toc126389394"/>
      <w:bookmarkStart w:id="1049" w:name="_Toc126389475"/>
      <w:bookmarkStart w:id="1050" w:name="_Toc126389540"/>
      <w:bookmarkStart w:id="1051" w:name="_Toc126389596"/>
      <w:bookmarkStart w:id="1052" w:name="_Toc126389685"/>
      <w:bookmarkStart w:id="1053" w:name="_Toc126389746"/>
      <w:bookmarkStart w:id="1054" w:name="_Toc126389816"/>
      <w:bookmarkStart w:id="1055" w:name="_Toc126390348"/>
      <w:bookmarkStart w:id="1056" w:name="_Toc126391081"/>
      <w:bookmarkEnd w:id="1013"/>
      <w:bookmarkEnd w:id="1014"/>
      <w:bookmarkEnd w:id="1015"/>
      <w:bookmarkEnd w:id="1016"/>
      <w:bookmarkEnd w:id="1017"/>
      <w:bookmarkEnd w:id="1018"/>
      <w:bookmarkEnd w:id="1019"/>
      <w:bookmarkEnd w:id="1020"/>
      <w:bookmarkEnd w:id="1021"/>
      <w:bookmarkEnd w:id="1022"/>
      <w:bookmarkEnd w:id="1023"/>
      <w:bookmarkEnd w:id="1024"/>
      <w:bookmarkEnd w:id="1025"/>
      <w:r w:rsidRPr="009E5FBF">
        <w:t>Steps</w:t>
      </w:r>
      <w:bookmarkEnd w:id="1042"/>
      <w:bookmarkEnd w:id="1043"/>
      <w:bookmarkEnd w:id="1044"/>
      <w:bookmarkEnd w:id="1045"/>
    </w:p>
    <w:p w:rsidR="00AF7327" w:rsidRPr="009E5FBF" w:rsidRDefault="00AF7327" w:rsidP="006074AB">
      <w:pPr>
        <w:pStyle w:val="Title3"/>
      </w:pPr>
      <w:bookmarkStart w:id="1057" w:name="_Toc430248884"/>
      <w:bookmarkStart w:id="1058" w:name="_Toc430248969"/>
      <w:bookmarkStart w:id="1059" w:name="_Toc487791926"/>
      <w:bookmarkStart w:id="1060" w:name="_Toc21928493"/>
      <w:bookmarkEnd w:id="1046"/>
      <w:bookmarkEnd w:id="1047"/>
      <w:bookmarkEnd w:id="1048"/>
      <w:bookmarkEnd w:id="1049"/>
      <w:bookmarkEnd w:id="1050"/>
      <w:bookmarkEnd w:id="1051"/>
      <w:bookmarkEnd w:id="1052"/>
      <w:bookmarkEnd w:id="1053"/>
      <w:bookmarkEnd w:id="1054"/>
      <w:bookmarkEnd w:id="1055"/>
      <w:bookmarkEnd w:id="1056"/>
      <w:r w:rsidRPr="009E5FBF">
        <w:t>Step « </w:t>
      </w:r>
      <w:r w:rsidR="00D64654" w:rsidRPr="009E5FBF">
        <w:t>Activity Request</w:t>
      </w:r>
      <w:r w:rsidRPr="009E5FBF">
        <w:t>»</w:t>
      </w:r>
      <w:bookmarkEnd w:id="1057"/>
      <w:bookmarkEnd w:id="1058"/>
      <w:bookmarkEnd w:id="1059"/>
      <w:bookmarkEnd w:id="1060"/>
    </w:p>
    <w:p w:rsidR="00AF7327" w:rsidRPr="009E5FBF" w:rsidRDefault="00AF7327" w:rsidP="006074AB">
      <w:pPr>
        <w:pStyle w:val="Heading4"/>
      </w:pPr>
      <w:bookmarkStart w:id="1061" w:name="_Toc430248885"/>
      <w:bookmarkStart w:id="1062" w:name="_Toc430248970"/>
      <w:bookmarkStart w:id="1063" w:name="_Toc487791927"/>
      <w:bookmarkStart w:id="1064" w:name="_Toc21928494"/>
      <w:r w:rsidRPr="009E5FBF">
        <w:t>Description</w:t>
      </w:r>
      <w:bookmarkEnd w:id="1061"/>
      <w:bookmarkEnd w:id="1062"/>
      <w:bookmarkEnd w:id="1063"/>
      <w:bookmarkEnd w:id="1064"/>
    </w:p>
    <w:p w:rsidR="007147A5" w:rsidRPr="009E5FBF" w:rsidRDefault="004B664C" w:rsidP="001D533A">
      <w:pPr>
        <w:spacing w:line="276" w:lineRule="auto"/>
        <w:ind w:left="360"/>
        <w:rPr>
          <w:color w:val="000000"/>
        </w:rPr>
      </w:pPr>
      <w:r w:rsidRPr="009E5FBF">
        <w:rPr>
          <w:color w:val="000000"/>
        </w:rPr>
        <w:t>Activity request task in context of web service is used to initiate the corresponding business activity as web service.</w:t>
      </w:r>
      <w:r w:rsidR="00EA1FFB" w:rsidRPr="009E5FBF">
        <w:rPr>
          <w:color w:val="000000"/>
        </w:rPr>
        <w:t xml:space="preserve"> On this step distributor, product and contract owner must be selected.</w:t>
      </w:r>
    </w:p>
    <w:p w:rsidR="00AF7327" w:rsidRPr="009E5FBF" w:rsidRDefault="00AC6E91" w:rsidP="006074AB">
      <w:pPr>
        <w:pStyle w:val="Heading4"/>
      </w:pPr>
      <w:bookmarkStart w:id="1065" w:name="_Toc487791928"/>
      <w:bookmarkStart w:id="1066" w:name="_Toc21928495"/>
      <w:r w:rsidRPr="009E5FBF">
        <w:t>Updates</w:t>
      </w:r>
      <w:bookmarkEnd w:id="1065"/>
      <w:bookmarkEnd w:id="1066"/>
    </w:p>
    <w:p w:rsidR="00CA368E" w:rsidRPr="009E5FBF" w:rsidRDefault="00CA368E" w:rsidP="00CA368E">
      <w:pPr>
        <w:pStyle w:val="Body"/>
        <w:ind w:left="360"/>
      </w:pPr>
      <w:r w:rsidRPr="009E5FBF">
        <w:t>Description of classes, methods and fields updated as part of current implementation</w:t>
      </w:r>
    </w:p>
    <w:p w:rsidR="00CA368E" w:rsidRPr="009E5FBF" w:rsidRDefault="00CA368E" w:rsidP="00CA368E">
      <w:pPr>
        <w:pStyle w:val="Body"/>
        <w:ind w:left="360"/>
      </w:pPr>
    </w:p>
    <w:tbl>
      <w:tblPr>
        <w:tblW w:w="5000" w:type="pct"/>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Layout w:type="fixed"/>
        <w:tblLook w:val="04A0" w:firstRow="1" w:lastRow="0" w:firstColumn="1" w:lastColumn="0" w:noHBand="0" w:noVBand="1"/>
      </w:tblPr>
      <w:tblGrid>
        <w:gridCol w:w="4531"/>
        <w:gridCol w:w="852"/>
        <w:gridCol w:w="1361"/>
        <w:gridCol w:w="1160"/>
        <w:gridCol w:w="1156"/>
      </w:tblGrid>
      <w:tr w:rsidR="006F69AE" w:rsidRPr="009E5FBF" w:rsidTr="0014496E">
        <w:tc>
          <w:tcPr>
            <w:tcW w:w="2501" w:type="pct"/>
            <w:tcBorders>
              <w:top w:val="single" w:sz="4" w:space="0" w:color="BDD6EE"/>
              <w:left w:val="single" w:sz="4" w:space="0" w:color="BDD6EE"/>
              <w:bottom w:val="single" w:sz="4" w:space="0" w:color="BDD6EE"/>
              <w:right w:val="single" w:sz="4" w:space="0" w:color="BDD6EE"/>
            </w:tcBorders>
            <w:vAlign w:val="center"/>
            <w:hideMark/>
          </w:tcPr>
          <w:p w:rsidR="006F69AE" w:rsidRPr="009E5FBF" w:rsidRDefault="006F69AE" w:rsidP="00587099">
            <w:pPr>
              <w:widowControl w:val="0"/>
              <w:tabs>
                <w:tab w:val="left" w:pos="330"/>
              </w:tabs>
              <w:autoSpaceDE w:val="0"/>
              <w:autoSpaceDN w:val="0"/>
              <w:adjustRightInd w:val="0"/>
              <w:spacing w:line="240" w:lineRule="auto"/>
              <w:jc w:val="center"/>
              <w:rPr>
                <w:b/>
                <w:sz w:val="18"/>
                <w:szCs w:val="18"/>
              </w:rPr>
            </w:pPr>
            <w:r w:rsidRPr="009E5FBF">
              <w:rPr>
                <w:b/>
                <w:bCs/>
                <w:sz w:val="18"/>
                <w:szCs w:val="18"/>
              </w:rPr>
              <w:t>Element name</w:t>
            </w:r>
          </w:p>
        </w:tc>
        <w:tc>
          <w:tcPr>
            <w:tcW w:w="470" w:type="pct"/>
            <w:tcBorders>
              <w:top w:val="single" w:sz="4" w:space="0" w:color="BDD6EE"/>
              <w:left w:val="single" w:sz="4" w:space="0" w:color="BDD6EE"/>
              <w:bottom w:val="single" w:sz="4" w:space="0" w:color="BDD6EE"/>
              <w:right w:val="single" w:sz="4" w:space="0" w:color="BDD6EE"/>
            </w:tcBorders>
            <w:vAlign w:val="center"/>
            <w:hideMark/>
          </w:tcPr>
          <w:p w:rsidR="006F69AE" w:rsidRPr="009E5FBF" w:rsidRDefault="006F69AE" w:rsidP="00587099">
            <w:pPr>
              <w:widowControl w:val="0"/>
              <w:autoSpaceDE w:val="0"/>
              <w:autoSpaceDN w:val="0"/>
              <w:adjustRightInd w:val="0"/>
              <w:spacing w:line="240" w:lineRule="auto"/>
              <w:jc w:val="center"/>
              <w:rPr>
                <w:b/>
                <w:sz w:val="18"/>
                <w:szCs w:val="18"/>
              </w:rPr>
            </w:pPr>
            <w:r w:rsidRPr="009E5FBF">
              <w:rPr>
                <w:b/>
                <w:bCs/>
                <w:sz w:val="18"/>
                <w:szCs w:val="18"/>
              </w:rPr>
              <w:t>Type</w:t>
            </w:r>
          </w:p>
        </w:tc>
        <w:tc>
          <w:tcPr>
            <w:tcW w:w="751" w:type="pct"/>
            <w:tcBorders>
              <w:top w:val="single" w:sz="4" w:space="0" w:color="BDD6EE"/>
              <w:left w:val="single" w:sz="4" w:space="0" w:color="BDD6EE"/>
              <w:bottom w:val="single" w:sz="4" w:space="0" w:color="BDD6EE"/>
              <w:right w:val="single" w:sz="4" w:space="0" w:color="BDD6EE"/>
            </w:tcBorders>
            <w:vAlign w:val="center"/>
            <w:hideMark/>
          </w:tcPr>
          <w:p w:rsidR="006F69AE" w:rsidRPr="009E5FBF" w:rsidRDefault="006F69AE" w:rsidP="00587099">
            <w:pPr>
              <w:widowControl w:val="0"/>
              <w:autoSpaceDE w:val="0"/>
              <w:autoSpaceDN w:val="0"/>
              <w:adjustRightInd w:val="0"/>
              <w:spacing w:line="240" w:lineRule="auto"/>
              <w:jc w:val="center"/>
              <w:rPr>
                <w:b/>
                <w:bCs/>
                <w:sz w:val="18"/>
                <w:szCs w:val="18"/>
              </w:rPr>
            </w:pPr>
            <w:r w:rsidRPr="009E5FBF">
              <w:rPr>
                <w:b/>
                <w:bCs/>
                <w:sz w:val="18"/>
                <w:szCs w:val="18"/>
              </w:rPr>
              <w:t>Update/New</w:t>
            </w:r>
          </w:p>
        </w:tc>
        <w:tc>
          <w:tcPr>
            <w:tcW w:w="640"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587099">
            <w:pPr>
              <w:widowControl w:val="0"/>
              <w:autoSpaceDE w:val="0"/>
              <w:autoSpaceDN w:val="0"/>
              <w:adjustRightInd w:val="0"/>
              <w:spacing w:line="240" w:lineRule="auto"/>
              <w:jc w:val="center"/>
              <w:rPr>
                <w:b/>
                <w:bCs/>
                <w:sz w:val="18"/>
                <w:szCs w:val="18"/>
              </w:rPr>
            </w:pPr>
            <w:r w:rsidRPr="009E5FBF">
              <w:rPr>
                <w:b/>
                <w:bCs/>
                <w:sz w:val="18"/>
                <w:szCs w:val="18"/>
              </w:rPr>
              <w:t>Comments</w:t>
            </w:r>
          </w:p>
        </w:tc>
        <w:tc>
          <w:tcPr>
            <w:tcW w:w="63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6F69AE" w:rsidP="00587099">
            <w:pPr>
              <w:widowControl w:val="0"/>
              <w:autoSpaceDE w:val="0"/>
              <w:autoSpaceDN w:val="0"/>
              <w:adjustRightInd w:val="0"/>
              <w:spacing w:line="240" w:lineRule="auto"/>
              <w:jc w:val="center"/>
              <w:rPr>
                <w:b/>
                <w:bCs/>
                <w:sz w:val="18"/>
                <w:szCs w:val="18"/>
              </w:rPr>
            </w:pPr>
            <w:r w:rsidRPr="009E5FBF">
              <w:rPr>
                <w:b/>
                <w:bCs/>
                <w:sz w:val="18"/>
                <w:szCs w:val="18"/>
              </w:rPr>
              <w:t>Standard/</w:t>
            </w:r>
          </w:p>
          <w:p w:rsidR="006F69AE" w:rsidRPr="009E5FBF" w:rsidRDefault="006F69AE" w:rsidP="00587099">
            <w:pPr>
              <w:widowControl w:val="0"/>
              <w:autoSpaceDE w:val="0"/>
              <w:autoSpaceDN w:val="0"/>
              <w:adjustRightInd w:val="0"/>
              <w:spacing w:line="240" w:lineRule="auto"/>
              <w:jc w:val="center"/>
              <w:rPr>
                <w:b/>
                <w:bCs/>
                <w:sz w:val="18"/>
                <w:szCs w:val="18"/>
              </w:rPr>
            </w:pPr>
            <w:r w:rsidRPr="009E5FBF">
              <w:rPr>
                <w:b/>
                <w:bCs/>
                <w:sz w:val="18"/>
                <w:szCs w:val="18"/>
              </w:rPr>
              <w:t>Specific</w:t>
            </w:r>
          </w:p>
        </w:tc>
      </w:tr>
      <w:tr w:rsidR="006F69AE" w:rsidRPr="009E5FBF" w:rsidTr="0014496E">
        <w:tc>
          <w:tcPr>
            <w:tcW w:w="2501"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6F69AE" w:rsidRPr="009E5FBF" w:rsidRDefault="006F69AE" w:rsidP="00587099">
            <w:pPr>
              <w:widowControl w:val="0"/>
              <w:autoSpaceDE w:val="0"/>
              <w:autoSpaceDN w:val="0"/>
              <w:adjustRightInd w:val="0"/>
              <w:spacing w:before="166" w:line="240" w:lineRule="auto"/>
              <w:ind w:left="142"/>
              <w:rPr>
                <w:sz w:val="18"/>
                <w:szCs w:val="18"/>
              </w:rPr>
            </w:pPr>
            <w:r w:rsidRPr="009E5FBF">
              <w:rPr>
                <w:sz w:val="18"/>
                <w:szCs w:val="18"/>
              </w:rPr>
              <w:t>$service:cc_new_business_cmpnnt</w:t>
            </w:r>
          </w:p>
        </w:tc>
        <w:tc>
          <w:tcPr>
            <w:tcW w:w="470"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6F69AE" w:rsidRPr="009E5FBF" w:rsidRDefault="006F69AE" w:rsidP="00587099">
            <w:pPr>
              <w:widowControl w:val="0"/>
              <w:autoSpaceDE w:val="0"/>
              <w:autoSpaceDN w:val="0"/>
              <w:adjustRightInd w:val="0"/>
              <w:spacing w:line="240" w:lineRule="auto"/>
              <w:rPr>
                <w:sz w:val="18"/>
                <w:szCs w:val="18"/>
              </w:rPr>
            </w:pPr>
            <w:r w:rsidRPr="009E5FBF">
              <w:rPr>
                <w:sz w:val="18"/>
                <w:szCs w:val="18"/>
              </w:rPr>
              <w:t>Class</w:t>
            </w:r>
          </w:p>
        </w:tc>
        <w:tc>
          <w:tcPr>
            <w:tcW w:w="751"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6F69AE" w:rsidRPr="009E5FBF" w:rsidRDefault="006F69AE" w:rsidP="00587099">
            <w:pPr>
              <w:widowControl w:val="0"/>
              <w:autoSpaceDE w:val="0"/>
              <w:autoSpaceDN w:val="0"/>
              <w:adjustRightInd w:val="0"/>
              <w:spacing w:line="240" w:lineRule="auto"/>
              <w:rPr>
                <w:sz w:val="18"/>
                <w:szCs w:val="18"/>
              </w:rPr>
            </w:pPr>
            <w:r w:rsidRPr="009E5FBF">
              <w:rPr>
                <w:sz w:val="18"/>
                <w:szCs w:val="18"/>
              </w:rPr>
              <w:t>New</w:t>
            </w:r>
          </w:p>
        </w:tc>
        <w:tc>
          <w:tcPr>
            <w:tcW w:w="640"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6F69AE" w:rsidRPr="009E5FBF" w:rsidRDefault="006F69AE" w:rsidP="00587099">
            <w:pPr>
              <w:widowControl w:val="0"/>
              <w:autoSpaceDE w:val="0"/>
              <w:autoSpaceDN w:val="0"/>
              <w:adjustRightInd w:val="0"/>
              <w:spacing w:line="240" w:lineRule="auto"/>
              <w:rPr>
                <w:sz w:val="18"/>
                <w:szCs w:val="18"/>
              </w:rPr>
            </w:pPr>
            <w:r w:rsidRPr="009E5FBF">
              <w:rPr>
                <w:sz w:val="18"/>
                <w:szCs w:val="18"/>
              </w:rPr>
              <w:t>Generated</w:t>
            </w:r>
          </w:p>
        </w:tc>
        <w:tc>
          <w:tcPr>
            <w:tcW w:w="639"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6F69AE" w:rsidRPr="009E5FBF" w:rsidRDefault="006F69AE" w:rsidP="00587099">
            <w:pPr>
              <w:widowControl w:val="0"/>
              <w:autoSpaceDE w:val="0"/>
              <w:autoSpaceDN w:val="0"/>
              <w:adjustRightInd w:val="0"/>
              <w:spacing w:line="240" w:lineRule="auto"/>
              <w:rPr>
                <w:sz w:val="18"/>
                <w:szCs w:val="18"/>
              </w:rPr>
            </w:pPr>
          </w:p>
        </w:tc>
      </w:tr>
      <w:tr w:rsidR="006F69AE" w:rsidRPr="009E5FBF" w:rsidTr="0014496E">
        <w:trPr>
          <w:trHeight w:val="165"/>
        </w:trPr>
        <w:tc>
          <w:tcPr>
            <w:tcW w:w="2501"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587099">
            <w:pPr>
              <w:widowControl w:val="0"/>
              <w:autoSpaceDE w:val="0"/>
              <w:autoSpaceDN w:val="0"/>
              <w:adjustRightInd w:val="0"/>
              <w:spacing w:before="166" w:line="240" w:lineRule="auto"/>
              <w:ind w:left="270" w:firstLine="14"/>
              <w:rPr>
                <w:sz w:val="18"/>
                <w:szCs w:val="18"/>
              </w:rPr>
            </w:pPr>
            <w:r w:rsidRPr="009E5FBF">
              <w:rPr>
                <w:sz w:val="18"/>
                <w:szCs w:val="18"/>
              </w:rPr>
              <w:t>describe_input/2</w:t>
            </w:r>
          </w:p>
        </w:tc>
        <w:tc>
          <w:tcPr>
            <w:tcW w:w="470"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587099">
            <w:pPr>
              <w:pStyle w:val="Body"/>
              <w:tabs>
                <w:tab w:val="clear" w:pos="780"/>
                <w:tab w:val="decimal" w:pos="0"/>
              </w:tabs>
              <w:rPr>
                <w:rFonts w:cs="Arial"/>
                <w:color w:val="auto"/>
                <w:sz w:val="18"/>
                <w:szCs w:val="18"/>
              </w:rPr>
            </w:pPr>
            <w:r w:rsidRPr="009E5FBF">
              <w:rPr>
                <w:rFonts w:cs="Arial"/>
                <w:color w:val="auto"/>
                <w:sz w:val="18"/>
                <w:szCs w:val="18"/>
              </w:rPr>
              <w:t>Method</w:t>
            </w:r>
          </w:p>
        </w:tc>
        <w:tc>
          <w:tcPr>
            <w:tcW w:w="751"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587099">
            <w:pPr>
              <w:rPr>
                <w:sz w:val="18"/>
                <w:szCs w:val="18"/>
              </w:rPr>
            </w:pPr>
            <w:r w:rsidRPr="009E5FBF">
              <w:rPr>
                <w:sz w:val="18"/>
                <w:szCs w:val="18"/>
              </w:rPr>
              <w:t>New</w:t>
            </w:r>
          </w:p>
        </w:tc>
        <w:tc>
          <w:tcPr>
            <w:tcW w:w="640"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587099">
            <w:pPr>
              <w:rPr>
                <w:sz w:val="18"/>
                <w:szCs w:val="18"/>
              </w:rPr>
            </w:pPr>
            <w:r w:rsidRPr="009E5FBF">
              <w:rPr>
                <w:sz w:val="18"/>
                <w:szCs w:val="18"/>
              </w:rPr>
              <w:t>Generated</w:t>
            </w:r>
          </w:p>
        </w:tc>
        <w:tc>
          <w:tcPr>
            <w:tcW w:w="639"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587099">
            <w:pPr>
              <w:rPr>
                <w:sz w:val="18"/>
                <w:szCs w:val="18"/>
              </w:rPr>
            </w:pPr>
          </w:p>
        </w:tc>
      </w:tr>
      <w:tr w:rsidR="006F69AE" w:rsidRPr="009E5FBF" w:rsidTr="0014496E">
        <w:tc>
          <w:tcPr>
            <w:tcW w:w="2501"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587099">
            <w:pPr>
              <w:widowControl w:val="0"/>
              <w:autoSpaceDE w:val="0"/>
              <w:autoSpaceDN w:val="0"/>
              <w:adjustRightInd w:val="0"/>
              <w:spacing w:before="166" w:line="240" w:lineRule="auto"/>
              <w:ind w:left="270" w:firstLine="14"/>
              <w:rPr>
                <w:sz w:val="18"/>
                <w:szCs w:val="18"/>
              </w:rPr>
            </w:pPr>
            <w:r w:rsidRPr="009E5FBF">
              <w:rPr>
                <w:sz w:val="18"/>
                <w:szCs w:val="18"/>
              </w:rPr>
              <w:t>describe_xml/2</w:t>
            </w:r>
          </w:p>
        </w:tc>
        <w:tc>
          <w:tcPr>
            <w:tcW w:w="470"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587099">
            <w:pPr>
              <w:widowControl w:val="0"/>
              <w:autoSpaceDE w:val="0"/>
              <w:autoSpaceDN w:val="0"/>
              <w:adjustRightInd w:val="0"/>
              <w:spacing w:line="240" w:lineRule="auto"/>
              <w:rPr>
                <w:sz w:val="18"/>
                <w:szCs w:val="18"/>
              </w:rPr>
            </w:pPr>
            <w:r w:rsidRPr="009E5FBF">
              <w:rPr>
                <w:sz w:val="18"/>
                <w:szCs w:val="18"/>
              </w:rPr>
              <w:t>Method</w:t>
            </w:r>
          </w:p>
        </w:tc>
        <w:tc>
          <w:tcPr>
            <w:tcW w:w="751"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587099">
            <w:pPr>
              <w:rPr>
                <w:sz w:val="18"/>
                <w:szCs w:val="18"/>
              </w:rPr>
            </w:pPr>
            <w:r w:rsidRPr="009E5FBF">
              <w:rPr>
                <w:sz w:val="18"/>
                <w:szCs w:val="18"/>
              </w:rPr>
              <w:t>New</w:t>
            </w:r>
          </w:p>
        </w:tc>
        <w:tc>
          <w:tcPr>
            <w:tcW w:w="640"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587099">
            <w:pPr>
              <w:rPr>
                <w:sz w:val="18"/>
                <w:szCs w:val="18"/>
              </w:rPr>
            </w:pPr>
            <w:r w:rsidRPr="009E5FBF">
              <w:rPr>
                <w:sz w:val="18"/>
                <w:szCs w:val="18"/>
              </w:rPr>
              <w:t>Generated</w:t>
            </w:r>
          </w:p>
        </w:tc>
        <w:tc>
          <w:tcPr>
            <w:tcW w:w="639"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587099">
            <w:pPr>
              <w:rPr>
                <w:sz w:val="18"/>
                <w:szCs w:val="18"/>
              </w:rPr>
            </w:pPr>
          </w:p>
        </w:tc>
      </w:tr>
      <w:tr w:rsidR="006F69AE" w:rsidRPr="009E5FBF" w:rsidTr="0014496E">
        <w:tc>
          <w:tcPr>
            <w:tcW w:w="2501"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6F69AE" w:rsidRPr="009E5FBF" w:rsidRDefault="006F69AE" w:rsidP="000A20AE">
            <w:pPr>
              <w:widowControl w:val="0"/>
              <w:autoSpaceDE w:val="0"/>
              <w:autoSpaceDN w:val="0"/>
              <w:adjustRightInd w:val="0"/>
              <w:spacing w:before="166" w:line="240" w:lineRule="auto"/>
              <w:ind w:left="142"/>
              <w:rPr>
                <w:sz w:val="18"/>
                <w:szCs w:val="18"/>
              </w:rPr>
            </w:pPr>
            <w:r w:rsidRPr="009E5FBF">
              <w:rPr>
                <w:sz w:val="18"/>
                <w:szCs w:val="18"/>
              </w:rPr>
              <w:t>$banewbus:cc_new_business_cmpnnt</w:t>
            </w:r>
          </w:p>
        </w:tc>
        <w:tc>
          <w:tcPr>
            <w:tcW w:w="470"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6F69AE" w:rsidRPr="009E5FBF" w:rsidRDefault="006F69AE" w:rsidP="000A20AE">
            <w:pPr>
              <w:widowControl w:val="0"/>
              <w:autoSpaceDE w:val="0"/>
              <w:autoSpaceDN w:val="0"/>
              <w:adjustRightInd w:val="0"/>
              <w:spacing w:line="240" w:lineRule="auto"/>
              <w:rPr>
                <w:sz w:val="18"/>
                <w:szCs w:val="18"/>
              </w:rPr>
            </w:pPr>
            <w:r w:rsidRPr="009E5FBF">
              <w:rPr>
                <w:sz w:val="18"/>
                <w:szCs w:val="18"/>
              </w:rPr>
              <w:t>Class</w:t>
            </w:r>
          </w:p>
        </w:tc>
        <w:tc>
          <w:tcPr>
            <w:tcW w:w="751"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6F69AE" w:rsidRPr="009E5FBF" w:rsidRDefault="007721E0" w:rsidP="000A20AE">
            <w:pPr>
              <w:widowControl w:val="0"/>
              <w:autoSpaceDE w:val="0"/>
              <w:autoSpaceDN w:val="0"/>
              <w:adjustRightInd w:val="0"/>
              <w:spacing w:line="240" w:lineRule="auto"/>
              <w:rPr>
                <w:sz w:val="18"/>
                <w:szCs w:val="18"/>
              </w:rPr>
            </w:pPr>
            <w:r>
              <w:rPr>
                <w:sz w:val="18"/>
                <w:szCs w:val="18"/>
              </w:rPr>
              <w:t>U</w:t>
            </w:r>
            <w:r w:rsidR="006F69AE" w:rsidRPr="009E5FBF">
              <w:rPr>
                <w:sz w:val="18"/>
                <w:szCs w:val="18"/>
              </w:rPr>
              <w:t>pdate</w:t>
            </w:r>
          </w:p>
        </w:tc>
        <w:tc>
          <w:tcPr>
            <w:tcW w:w="640"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6F69AE" w:rsidRPr="009E5FBF" w:rsidRDefault="006F69AE" w:rsidP="000A20AE">
            <w:pPr>
              <w:widowControl w:val="0"/>
              <w:autoSpaceDE w:val="0"/>
              <w:autoSpaceDN w:val="0"/>
              <w:adjustRightInd w:val="0"/>
              <w:spacing w:line="240" w:lineRule="auto"/>
              <w:rPr>
                <w:sz w:val="18"/>
                <w:szCs w:val="18"/>
              </w:rPr>
            </w:pPr>
          </w:p>
        </w:tc>
        <w:tc>
          <w:tcPr>
            <w:tcW w:w="639"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6F69AE" w:rsidRPr="009E5FBF" w:rsidRDefault="00F82939" w:rsidP="000A20AE">
            <w:pPr>
              <w:widowControl w:val="0"/>
              <w:autoSpaceDE w:val="0"/>
              <w:autoSpaceDN w:val="0"/>
              <w:adjustRightInd w:val="0"/>
              <w:spacing w:line="240" w:lineRule="auto"/>
              <w:rPr>
                <w:sz w:val="18"/>
                <w:szCs w:val="18"/>
              </w:rPr>
            </w:pPr>
            <w:r>
              <w:rPr>
                <w:sz w:val="18"/>
                <w:szCs w:val="18"/>
              </w:rPr>
              <w:t>Specific</w:t>
            </w:r>
          </w:p>
        </w:tc>
      </w:tr>
      <w:tr w:rsidR="006F69AE" w:rsidRPr="009E5FBF" w:rsidTr="0014496E">
        <w:tc>
          <w:tcPr>
            <w:tcW w:w="2501"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0A20AE">
            <w:pPr>
              <w:widowControl w:val="0"/>
              <w:autoSpaceDE w:val="0"/>
              <w:autoSpaceDN w:val="0"/>
              <w:adjustRightInd w:val="0"/>
              <w:spacing w:before="166" w:line="240" w:lineRule="auto"/>
              <w:ind w:left="284"/>
              <w:rPr>
                <w:sz w:val="18"/>
                <w:szCs w:val="18"/>
              </w:rPr>
            </w:pPr>
            <w:r w:rsidRPr="009E5FBF">
              <w:rPr>
                <w:sz w:val="18"/>
                <w:szCs w:val="18"/>
              </w:rPr>
              <w:t>describe_in/2</w:t>
            </w:r>
          </w:p>
        </w:tc>
        <w:tc>
          <w:tcPr>
            <w:tcW w:w="470"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0A20AE">
            <w:pPr>
              <w:widowControl w:val="0"/>
              <w:autoSpaceDE w:val="0"/>
              <w:autoSpaceDN w:val="0"/>
              <w:adjustRightInd w:val="0"/>
              <w:spacing w:line="240" w:lineRule="auto"/>
              <w:rPr>
                <w:sz w:val="18"/>
                <w:szCs w:val="18"/>
              </w:rPr>
            </w:pPr>
            <w:r w:rsidRPr="009E5FBF">
              <w:rPr>
                <w:sz w:val="18"/>
                <w:szCs w:val="18"/>
              </w:rPr>
              <w:t>Method</w:t>
            </w:r>
          </w:p>
        </w:tc>
        <w:tc>
          <w:tcPr>
            <w:tcW w:w="751"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0A20AE">
            <w:pPr>
              <w:widowControl w:val="0"/>
              <w:autoSpaceDE w:val="0"/>
              <w:autoSpaceDN w:val="0"/>
              <w:adjustRightInd w:val="0"/>
              <w:spacing w:line="240" w:lineRule="auto"/>
              <w:rPr>
                <w:sz w:val="18"/>
                <w:szCs w:val="18"/>
              </w:rPr>
            </w:pPr>
            <w:r w:rsidRPr="009E5FBF">
              <w:rPr>
                <w:sz w:val="18"/>
                <w:szCs w:val="18"/>
              </w:rPr>
              <w:t>Update</w:t>
            </w:r>
          </w:p>
        </w:tc>
        <w:tc>
          <w:tcPr>
            <w:tcW w:w="640"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0A20AE">
            <w:pPr>
              <w:widowControl w:val="0"/>
              <w:autoSpaceDE w:val="0"/>
              <w:autoSpaceDN w:val="0"/>
              <w:adjustRightInd w:val="0"/>
              <w:spacing w:line="240" w:lineRule="auto"/>
              <w:rPr>
                <w:sz w:val="18"/>
                <w:szCs w:val="18"/>
              </w:rPr>
            </w:pPr>
            <w:r w:rsidRPr="009E5FBF">
              <w:rPr>
                <w:sz w:val="18"/>
                <w:szCs w:val="18"/>
              </w:rPr>
              <w:t>Generated</w:t>
            </w:r>
          </w:p>
        </w:tc>
        <w:tc>
          <w:tcPr>
            <w:tcW w:w="639"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01484C" w:rsidP="000A20AE">
            <w:pPr>
              <w:widowControl w:val="0"/>
              <w:autoSpaceDE w:val="0"/>
              <w:autoSpaceDN w:val="0"/>
              <w:adjustRightInd w:val="0"/>
              <w:spacing w:line="240" w:lineRule="auto"/>
              <w:rPr>
                <w:sz w:val="18"/>
                <w:szCs w:val="18"/>
              </w:rPr>
            </w:pPr>
            <w:r>
              <w:rPr>
                <w:sz w:val="18"/>
                <w:szCs w:val="18"/>
              </w:rPr>
              <w:t>Standard</w:t>
            </w:r>
          </w:p>
        </w:tc>
      </w:tr>
      <w:tr w:rsidR="006F69AE" w:rsidRPr="009E5FBF" w:rsidTr="0014496E">
        <w:tc>
          <w:tcPr>
            <w:tcW w:w="2501"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0A20AE">
            <w:pPr>
              <w:widowControl w:val="0"/>
              <w:autoSpaceDE w:val="0"/>
              <w:autoSpaceDN w:val="0"/>
              <w:adjustRightInd w:val="0"/>
              <w:spacing w:before="166" w:line="240" w:lineRule="auto"/>
              <w:ind w:left="284"/>
              <w:rPr>
                <w:sz w:val="18"/>
                <w:szCs w:val="18"/>
              </w:rPr>
            </w:pPr>
            <w:r w:rsidRPr="009E5FBF">
              <w:rPr>
                <w:sz w:val="18"/>
                <w:szCs w:val="18"/>
              </w:rPr>
              <w:t>describe_xml/2</w:t>
            </w:r>
          </w:p>
        </w:tc>
        <w:tc>
          <w:tcPr>
            <w:tcW w:w="470"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0A20AE">
            <w:pPr>
              <w:widowControl w:val="0"/>
              <w:autoSpaceDE w:val="0"/>
              <w:autoSpaceDN w:val="0"/>
              <w:adjustRightInd w:val="0"/>
              <w:spacing w:line="240" w:lineRule="auto"/>
              <w:rPr>
                <w:sz w:val="18"/>
                <w:szCs w:val="18"/>
              </w:rPr>
            </w:pPr>
            <w:r w:rsidRPr="009E5FBF">
              <w:rPr>
                <w:sz w:val="18"/>
                <w:szCs w:val="18"/>
              </w:rPr>
              <w:t>Method</w:t>
            </w:r>
          </w:p>
        </w:tc>
        <w:tc>
          <w:tcPr>
            <w:tcW w:w="751"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0A20AE">
            <w:pPr>
              <w:widowControl w:val="0"/>
              <w:autoSpaceDE w:val="0"/>
              <w:autoSpaceDN w:val="0"/>
              <w:adjustRightInd w:val="0"/>
              <w:spacing w:line="240" w:lineRule="auto"/>
              <w:rPr>
                <w:sz w:val="18"/>
                <w:szCs w:val="18"/>
              </w:rPr>
            </w:pPr>
            <w:r w:rsidRPr="009E5FBF">
              <w:rPr>
                <w:sz w:val="18"/>
                <w:szCs w:val="18"/>
              </w:rPr>
              <w:t>New</w:t>
            </w:r>
          </w:p>
        </w:tc>
        <w:tc>
          <w:tcPr>
            <w:tcW w:w="640"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0A20AE">
            <w:pPr>
              <w:widowControl w:val="0"/>
              <w:autoSpaceDE w:val="0"/>
              <w:autoSpaceDN w:val="0"/>
              <w:adjustRightInd w:val="0"/>
              <w:spacing w:line="240" w:lineRule="auto"/>
              <w:rPr>
                <w:sz w:val="18"/>
                <w:szCs w:val="18"/>
              </w:rPr>
            </w:pPr>
            <w:r w:rsidRPr="009E5FBF">
              <w:rPr>
                <w:sz w:val="18"/>
                <w:szCs w:val="18"/>
              </w:rPr>
              <w:t>Generated</w:t>
            </w:r>
          </w:p>
        </w:tc>
        <w:tc>
          <w:tcPr>
            <w:tcW w:w="639"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0A20AE">
            <w:pPr>
              <w:widowControl w:val="0"/>
              <w:autoSpaceDE w:val="0"/>
              <w:autoSpaceDN w:val="0"/>
              <w:adjustRightInd w:val="0"/>
              <w:spacing w:line="240" w:lineRule="auto"/>
              <w:rPr>
                <w:sz w:val="18"/>
                <w:szCs w:val="18"/>
              </w:rPr>
            </w:pPr>
          </w:p>
        </w:tc>
      </w:tr>
      <w:tr w:rsidR="006F69AE" w:rsidRPr="009E5FBF" w:rsidTr="0014496E">
        <w:tc>
          <w:tcPr>
            <w:tcW w:w="2501"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0A20AE">
            <w:pPr>
              <w:widowControl w:val="0"/>
              <w:autoSpaceDE w:val="0"/>
              <w:autoSpaceDN w:val="0"/>
              <w:adjustRightInd w:val="0"/>
              <w:spacing w:before="166" w:line="240" w:lineRule="auto"/>
              <w:ind w:left="284"/>
              <w:rPr>
                <w:sz w:val="18"/>
                <w:szCs w:val="18"/>
              </w:rPr>
            </w:pPr>
            <w:r w:rsidRPr="009E5FBF">
              <w:rPr>
                <w:sz w:val="18"/>
                <w:szCs w:val="18"/>
              </w:rPr>
              <w:t>get_business_service_class/2</w:t>
            </w:r>
          </w:p>
        </w:tc>
        <w:tc>
          <w:tcPr>
            <w:tcW w:w="470"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0A20AE">
            <w:pPr>
              <w:widowControl w:val="0"/>
              <w:autoSpaceDE w:val="0"/>
              <w:autoSpaceDN w:val="0"/>
              <w:adjustRightInd w:val="0"/>
              <w:spacing w:line="240" w:lineRule="auto"/>
              <w:rPr>
                <w:sz w:val="18"/>
                <w:szCs w:val="18"/>
              </w:rPr>
            </w:pPr>
            <w:r w:rsidRPr="009E5FBF">
              <w:rPr>
                <w:sz w:val="18"/>
                <w:szCs w:val="18"/>
              </w:rPr>
              <w:t>Method</w:t>
            </w:r>
          </w:p>
        </w:tc>
        <w:tc>
          <w:tcPr>
            <w:tcW w:w="751"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0A20AE">
            <w:pPr>
              <w:widowControl w:val="0"/>
              <w:autoSpaceDE w:val="0"/>
              <w:autoSpaceDN w:val="0"/>
              <w:adjustRightInd w:val="0"/>
              <w:spacing w:line="240" w:lineRule="auto"/>
              <w:rPr>
                <w:sz w:val="18"/>
                <w:szCs w:val="18"/>
              </w:rPr>
            </w:pPr>
            <w:r w:rsidRPr="009E5FBF">
              <w:rPr>
                <w:sz w:val="18"/>
                <w:szCs w:val="18"/>
              </w:rPr>
              <w:t>New</w:t>
            </w:r>
          </w:p>
        </w:tc>
        <w:tc>
          <w:tcPr>
            <w:tcW w:w="640"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0A20AE">
            <w:pPr>
              <w:widowControl w:val="0"/>
              <w:autoSpaceDE w:val="0"/>
              <w:autoSpaceDN w:val="0"/>
              <w:adjustRightInd w:val="0"/>
              <w:spacing w:line="240" w:lineRule="auto"/>
              <w:rPr>
                <w:sz w:val="18"/>
                <w:szCs w:val="18"/>
              </w:rPr>
            </w:pPr>
            <w:r w:rsidRPr="009E5FBF">
              <w:rPr>
                <w:sz w:val="18"/>
                <w:szCs w:val="18"/>
              </w:rPr>
              <w:t>Generated</w:t>
            </w:r>
          </w:p>
        </w:tc>
        <w:tc>
          <w:tcPr>
            <w:tcW w:w="639"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0A20AE">
            <w:pPr>
              <w:widowControl w:val="0"/>
              <w:autoSpaceDE w:val="0"/>
              <w:autoSpaceDN w:val="0"/>
              <w:adjustRightInd w:val="0"/>
              <w:spacing w:line="240" w:lineRule="auto"/>
              <w:rPr>
                <w:sz w:val="18"/>
                <w:szCs w:val="18"/>
              </w:rPr>
            </w:pPr>
          </w:p>
        </w:tc>
      </w:tr>
      <w:tr w:rsidR="006F69AE" w:rsidRPr="009E5FBF" w:rsidTr="0014496E">
        <w:tc>
          <w:tcPr>
            <w:tcW w:w="2501"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0A20AE">
            <w:pPr>
              <w:widowControl w:val="0"/>
              <w:autoSpaceDE w:val="0"/>
              <w:autoSpaceDN w:val="0"/>
              <w:adjustRightInd w:val="0"/>
              <w:spacing w:before="166" w:line="240" w:lineRule="auto"/>
              <w:ind w:left="284"/>
              <w:rPr>
                <w:sz w:val="18"/>
                <w:szCs w:val="18"/>
              </w:rPr>
            </w:pPr>
            <w:r w:rsidRPr="009E5FBF">
              <w:rPr>
                <w:sz w:val="18"/>
                <w:szCs w:val="18"/>
              </w:rPr>
              <w:t>get_scndry_task_ls/0</w:t>
            </w:r>
          </w:p>
        </w:tc>
        <w:tc>
          <w:tcPr>
            <w:tcW w:w="470"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0A20AE">
            <w:pPr>
              <w:widowControl w:val="0"/>
              <w:autoSpaceDE w:val="0"/>
              <w:autoSpaceDN w:val="0"/>
              <w:adjustRightInd w:val="0"/>
              <w:spacing w:line="240" w:lineRule="auto"/>
              <w:rPr>
                <w:sz w:val="18"/>
                <w:szCs w:val="18"/>
              </w:rPr>
            </w:pPr>
            <w:r w:rsidRPr="009E5FBF">
              <w:rPr>
                <w:sz w:val="18"/>
                <w:szCs w:val="18"/>
              </w:rPr>
              <w:t>Method</w:t>
            </w:r>
          </w:p>
        </w:tc>
        <w:tc>
          <w:tcPr>
            <w:tcW w:w="751"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0A20AE">
            <w:pPr>
              <w:widowControl w:val="0"/>
              <w:autoSpaceDE w:val="0"/>
              <w:autoSpaceDN w:val="0"/>
              <w:adjustRightInd w:val="0"/>
              <w:spacing w:line="240" w:lineRule="auto"/>
              <w:rPr>
                <w:sz w:val="18"/>
                <w:szCs w:val="18"/>
              </w:rPr>
            </w:pPr>
            <w:r w:rsidRPr="009E5FBF">
              <w:rPr>
                <w:sz w:val="18"/>
                <w:szCs w:val="18"/>
              </w:rPr>
              <w:t>Update</w:t>
            </w:r>
          </w:p>
        </w:tc>
        <w:tc>
          <w:tcPr>
            <w:tcW w:w="640"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0A20AE">
            <w:pPr>
              <w:widowControl w:val="0"/>
              <w:autoSpaceDE w:val="0"/>
              <w:autoSpaceDN w:val="0"/>
              <w:adjustRightInd w:val="0"/>
              <w:spacing w:line="240" w:lineRule="auto"/>
              <w:rPr>
                <w:sz w:val="18"/>
                <w:szCs w:val="18"/>
              </w:rPr>
            </w:pPr>
            <w:r w:rsidRPr="009E5FBF">
              <w:rPr>
                <w:sz w:val="18"/>
                <w:szCs w:val="18"/>
              </w:rPr>
              <w:t>Generated</w:t>
            </w:r>
          </w:p>
        </w:tc>
        <w:tc>
          <w:tcPr>
            <w:tcW w:w="639"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01484C" w:rsidP="000A20AE">
            <w:pPr>
              <w:widowControl w:val="0"/>
              <w:autoSpaceDE w:val="0"/>
              <w:autoSpaceDN w:val="0"/>
              <w:adjustRightInd w:val="0"/>
              <w:spacing w:line="240" w:lineRule="auto"/>
              <w:rPr>
                <w:sz w:val="18"/>
                <w:szCs w:val="18"/>
              </w:rPr>
            </w:pPr>
            <w:r>
              <w:rPr>
                <w:sz w:val="18"/>
                <w:szCs w:val="18"/>
              </w:rPr>
              <w:t>Standard</w:t>
            </w:r>
          </w:p>
        </w:tc>
      </w:tr>
      <w:tr w:rsidR="006F69AE" w:rsidRPr="009E5FBF" w:rsidTr="0014496E">
        <w:tc>
          <w:tcPr>
            <w:tcW w:w="2501"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0A20AE">
            <w:pPr>
              <w:widowControl w:val="0"/>
              <w:autoSpaceDE w:val="0"/>
              <w:autoSpaceDN w:val="0"/>
              <w:adjustRightInd w:val="0"/>
              <w:spacing w:before="166" w:line="240" w:lineRule="auto"/>
              <w:ind w:left="284"/>
              <w:rPr>
                <w:sz w:val="18"/>
                <w:szCs w:val="18"/>
              </w:rPr>
            </w:pPr>
            <w:r w:rsidRPr="009E5FBF">
              <w:rPr>
                <w:sz w:val="18"/>
                <w:szCs w:val="18"/>
              </w:rPr>
              <w:t>input_parameter/3</w:t>
            </w:r>
          </w:p>
        </w:tc>
        <w:tc>
          <w:tcPr>
            <w:tcW w:w="470"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0A20AE">
            <w:pPr>
              <w:widowControl w:val="0"/>
              <w:autoSpaceDE w:val="0"/>
              <w:autoSpaceDN w:val="0"/>
              <w:adjustRightInd w:val="0"/>
              <w:spacing w:line="240" w:lineRule="auto"/>
              <w:rPr>
                <w:sz w:val="18"/>
                <w:szCs w:val="18"/>
              </w:rPr>
            </w:pPr>
            <w:r w:rsidRPr="009E5FBF">
              <w:rPr>
                <w:sz w:val="18"/>
                <w:szCs w:val="18"/>
              </w:rPr>
              <w:t>Method</w:t>
            </w:r>
          </w:p>
        </w:tc>
        <w:tc>
          <w:tcPr>
            <w:tcW w:w="751"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0A20AE">
            <w:pPr>
              <w:widowControl w:val="0"/>
              <w:autoSpaceDE w:val="0"/>
              <w:autoSpaceDN w:val="0"/>
              <w:adjustRightInd w:val="0"/>
              <w:spacing w:line="240" w:lineRule="auto"/>
              <w:rPr>
                <w:sz w:val="18"/>
                <w:szCs w:val="18"/>
              </w:rPr>
            </w:pPr>
            <w:r w:rsidRPr="009E5FBF">
              <w:rPr>
                <w:sz w:val="18"/>
                <w:szCs w:val="18"/>
              </w:rPr>
              <w:t>Update</w:t>
            </w:r>
          </w:p>
        </w:tc>
        <w:tc>
          <w:tcPr>
            <w:tcW w:w="640"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0A20AE">
            <w:pPr>
              <w:widowControl w:val="0"/>
              <w:autoSpaceDE w:val="0"/>
              <w:autoSpaceDN w:val="0"/>
              <w:adjustRightInd w:val="0"/>
              <w:spacing w:line="240" w:lineRule="auto"/>
              <w:rPr>
                <w:sz w:val="18"/>
                <w:szCs w:val="18"/>
              </w:rPr>
            </w:pPr>
            <w:r w:rsidRPr="009E5FBF">
              <w:rPr>
                <w:sz w:val="18"/>
                <w:szCs w:val="18"/>
              </w:rPr>
              <w:t>Generated</w:t>
            </w:r>
          </w:p>
        </w:tc>
        <w:tc>
          <w:tcPr>
            <w:tcW w:w="639"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01484C" w:rsidP="000A20AE">
            <w:pPr>
              <w:widowControl w:val="0"/>
              <w:autoSpaceDE w:val="0"/>
              <w:autoSpaceDN w:val="0"/>
              <w:adjustRightInd w:val="0"/>
              <w:spacing w:line="240" w:lineRule="auto"/>
              <w:rPr>
                <w:sz w:val="18"/>
                <w:szCs w:val="18"/>
              </w:rPr>
            </w:pPr>
            <w:r>
              <w:rPr>
                <w:sz w:val="18"/>
                <w:szCs w:val="18"/>
              </w:rPr>
              <w:t>Standard</w:t>
            </w:r>
          </w:p>
        </w:tc>
      </w:tr>
      <w:tr w:rsidR="006F69AE" w:rsidRPr="009E5FBF" w:rsidTr="0014496E">
        <w:tc>
          <w:tcPr>
            <w:tcW w:w="2501"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0A20AE">
            <w:pPr>
              <w:widowControl w:val="0"/>
              <w:autoSpaceDE w:val="0"/>
              <w:autoSpaceDN w:val="0"/>
              <w:adjustRightInd w:val="0"/>
              <w:spacing w:before="166" w:line="240" w:lineRule="auto"/>
              <w:ind w:left="284"/>
              <w:rPr>
                <w:sz w:val="18"/>
                <w:szCs w:val="18"/>
              </w:rPr>
            </w:pPr>
            <w:r w:rsidRPr="009E5FBF">
              <w:rPr>
                <w:sz w:val="18"/>
                <w:szCs w:val="18"/>
              </w:rPr>
              <w:t>input_parameter_xml/2</w:t>
            </w:r>
          </w:p>
        </w:tc>
        <w:tc>
          <w:tcPr>
            <w:tcW w:w="470"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0A20AE">
            <w:pPr>
              <w:widowControl w:val="0"/>
              <w:autoSpaceDE w:val="0"/>
              <w:autoSpaceDN w:val="0"/>
              <w:adjustRightInd w:val="0"/>
              <w:spacing w:line="240" w:lineRule="auto"/>
              <w:rPr>
                <w:sz w:val="18"/>
                <w:szCs w:val="18"/>
              </w:rPr>
            </w:pPr>
            <w:r w:rsidRPr="009E5FBF">
              <w:rPr>
                <w:sz w:val="18"/>
                <w:szCs w:val="18"/>
              </w:rPr>
              <w:t>Method</w:t>
            </w:r>
          </w:p>
        </w:tc>
        <w:tc>
          <w:tcPr>
            <w:tcW w:w="751"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0A20AE">
            <w:pPr>
              <w:widowControl w:val="0"/>
              <w:autoSpaceDE w:val="0"/>
              <w:autoSpaceDN w:val="0"/>
              <w:adjustRightInd w:val="0"/>
              <w:spacing w:line="240" w:lineRule="auto"/>
              <w:rPr>
                <w:sz w:val="18"/>
                <w:szCs w:val="18"/>
              </w:rPr>
            </w:pPr>
            <w:r w:rsidRPr="009E5FBF">
              <w:rPr>
                <w:sz w:val="18"/>
                <w:szCs w:val="18"/>
              </w:rPr>
              <w:t>Update</w:t>
            </w:r>
          </w:p>
        </w:tc>
        <w:tc>
          <w:tcPr>
            <w:tcW w:w="640"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0A20AE">
            <w:pPr>
              <w:widowControl w:val="0"/>
              <w:autoSpaceDE w:val="0"/>
              <w:autoSpaceDN w:val="0"/>
              <w:adjustRightInd w:val="0"/>
              <w:spacing w:line="240" w:lineRule="auto"/>
              <w:rPr>
                <w:sz w:val="18"/>
                <w:szCs w:val="18"/>
              </w:rPr>
            </w:pPr>
            <w:r w:rsidRPr="009E5FBF">
              <w:rPr>
                <w:sz w:val="18"/>
                <w:szCs w:val="18"/>
              </w:rPr>
              <w:t>Manual</w:t>
            </w:r>
          </w:p>
        </w:tc>
        <w:tc>
          <w:tcPr>
            <w:tcW w:w="639" w:type="pct"/>
            <w:tcBorders>
              <w:top w:val="single" w:sz="4" w:space="0" w:color="BDD6EE"/>
              <w:left w:val="single" w:sz="4" w:space="0" w:color="BDD6EE"/>
              <w:bottom w:val="single" w:sz="4" w:space="0" w:color="BDD6EE"/>
              <w:right w:val="single" w:sz="4" w:space="0" w:color="BDD6EE"/>
            </w:tcBorders>
            <w:vAlign w:val="center"/>
          </w:tcPr>
          <w:p w:rsidR="006F69AE" w:rsidRPr="009E5FBF" w:rsidRDefault="006F69AE" w:rsidP="000A20AE">
            <w:pPr>
              <w:widowControl w:val="0"/>
              <w:autoSpaceDE w:val="0"/>
              <w:autoSpaceDN w:val="0"/>
              <w:adjustRightInd w:val="0"/>
              <w:spacing w:line="240" w:lineRule="auto"/>
              <w:rPr>
                <w:sz w:val="18"/>
                <w:szCs w:val="18"/>
              </w:rPr>
            </w:pPr>
          </w:p>
        </w:tc>
      </w:tr>
    </w:tbl>
    <w:p w:rsidR="00CA368E" w:rsidRPr="009E5FBF" w:rsidRDefault="00CA368E" w:rsidP="00CA368E">
      <w:pPr>
        <w:pStyle w:val="Body"/>
        <w:ind w:left="360"/>
      </w:pPr>
    </w:p>
    <w:p w:rsidR="00CA368E" w:rsidRPr="009E5FBF" w:rsidRDefault="00CA368E" w:rsidP="00CA368E">
      <w:pPr>
        <w:pStyle w:val="Body"/>
        <w:ind w:left="360"/>
      </w:pPr>
      <w:r w:rsidRPr="009E5FBF">
        <w:t xml:space="preserve">The Type can be – class, method, field, </w:t>
      </w:r>
      <w:r w:rsidR="006B790F" w:rsidRPr="009E5FBF">
        <w:t>enumerate …</w:t>
      </w:r>
      <w:r w:rsidR="006E2EEC" w:rsidRPr="009E5FBF">
        <w:t xml:space="preserve"> </w:t>
      </w:r>
      <w:r w:rsidRPr="009E5FBF">
        <w:t>etc.</w:t>
      </w:r>
    </w:p>
    <w:p w:rsidR="00C16659" w:rsidRPr="009E5FBF" w:rsidRDefault="00C16659" w:rsidP="006074AB">
      <w:pPr>
        <w:pStyle w:val="Heading4"/>
      </w:pPr>
      <w:bookmarkStart w:id="1067" w:name="_Toc487791929"/>
      <w:bookmarkStart w:id="1068" w:name="_Toc21928496"/>
      <w:bookmarkStart w:id="1069" w:name="_Toc124242344"/>
      <w:bookmarkStart w:id="1070" w:name="_Toc126389309"/>
      <w:bookmarkStart w:id="1071" w:name="_Toc126389397"/>
      <w:bookmarkStart w:id="1072" w:name="_Toc126389478"/>
      <w:bookmarkStart w:id="1073" w:name="_Toc126389543"/>
      <w:bookmarkStart w:id="1074" w:name="_Toc126389599"/>
      <w:bookmarkStart w:id="1075" w:name="_Toc126389688"/>
      <w:bookmarkStart w:id="1076" w:name="_Toc126389749"/>
      <w:bookmarkStart w:id="1077" w:name="_Toc126389819"/>
      <w:bookmarkStart w:id="1078" w:name="_Toc126390351"/>
      <w:bookmarkStart w:id="1079" w:name="_Toc126391084"/>
      <w:r w:rsidRPr="009E5FBF">
        <w:t>Data Dictionary</w:t>
      </w:r>
      <w:bookmarkEnd w:id="1067"/>
      <w:bookmarkEnd w:id="1068"/>
    </w:p>
    <w:p w:rsidR="00667CAA" w:rsidRPr="009E5FBF" w:rsidRDefault="00667CAA" w:rsidP="00667CAA">
      <w:pPr>
        <w:pStyle w:val="Body"/>
      </w:pPr>
      <w:r w:rsidRPr="009E5FBF">
        <w:tab/>
        <w:t>N/A</w:t>
      </w:r>
    </w:p>
    <w:p w:rsidR="00AF7327" w:rsidRPr="009E5FBF" w:rsidRDefault="00C16659" w:rsidP="006074AB">
      <w:pPr>
        <w:pStyle w:val="Heading4"/>
      </w:pPr>
      <w:bookmarkStart w:id="1080" w:name="_Toc487791930"/>
      <w:bookmarkStart w:id="1081" w:name="_Toc21928497"/>
      <w:r w:rsidRPr="009E5FBF">
        <w:t>Task Input Data</w:t>
      </w:r>
      <w:bookmarkEnd w:id="1080"/>
      <w:bookmarkEnd w:id="1081"/>
    </w:p>
    <w:p w:rsidR="00AC6E91" w:rsidRPr="009E5FBF" w:rsidRDefault="00AC6E91" w:rsidP="00AC6E91">
      <w:pPr>
        <w:pStyle w:val="Body"/>
        <w:ind w:left="360"/>
        <w:rPr>
          <w:rFonts w:cs="Arial"/>
        </w:rPr>
      </w:pPr>
      <w:r w:rsidRPr="009E5FBF">
        <w:rPr>
          <w:rFonts w:cs="Arial"/>
        </w:rPr>
        <w:t>The details of the input parameters are described in the following table below.</w:t>
      </w:r>
    </w:p>
    <w:p w:rsidR="00AC6E91" w:rsidRPr="009E5FBF" w:rsidRDefault="00AC6E91" w:rsidP="00AC6E91">
      <w:pPr>
        <w:pStyle w:val="Body"/>
      </w:pPr>
    </w:p>
    <w:tbl>
      <w:tblPr>
        <w:tblW w:w="5000" w:type="pct"/>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Layout w:type="fixed"/>
        <w:tblLook w:val="04A0" w:firstRow="1" w:lastRow="0" w:firstColumn="1" w:lastColumn="0" w:noHBand="0" w:noVBand="1"/>
      </w:tblPr>
      <w:tblGrid>
        <w:gridCol w:w="3619"/>
        <w:gridCol w:w="3687"/>
        <w:gridCol w:w="881"/>
        <w:gridCol w:w="873"/>
      </w:tblGrid>
      <w:tr w:rsidR="00AC6E91" w:rsidRPr="009E5FBF" w:rsidTr="00587099">
        <w:tc>
          <w:tcPr>
            <w:tcW w:w="1997" w:type="pct"/>
            <w:tcBorders>
              <w:top w:val="single" w:sz="4" w:space="0" w:color="BDD6EE"/>
              <w:left w:val="single" w:sz="4" w:space="0" w:color="BDD6EE"/>
              <w:bottom w:val="single" w:sz="4" w:space="0" w:color="BDD6EE"/>
              <w:right w:val="single" w:sz="4" w:space="0" w:color="BDD6EE"/>
            </w:tcBorders>
            <w:hideMark/>
          </w:tcPr>
          <w:p w:rsidR="00AC6E91" w:rsidRPr="009E5FBF" w:rsidRDefault="00AC6E91" w:rsidP="00587099">
            <w:pPr>
              <w:widowControl w:val="0"/>
              <w:tabs>
                <w:tab w:val="left" w:pos="330"/>
              </w:tabs>
              <w:autoSpaceDE w:val="0"/>
              <w:autoSpaceDN w:val="0"/>
              <w:adjustRightInd w:val="0"/>
              <w:spacing w:line="240" w:lineRule="auto"/>
              <w:jc w:val="center"/>
              <w:rPr>
                <w:b/>
                <w:sz w:val="18"/>
                <w:szCs w:val="18"/>
              </w:rPr>
            </w:pPr>
            <w:r w:rsidRPr="009E5FBF">
              <w:rPr>
                <w:b/>
                <w:bCs/>
                <w:sz w:val="18"/>
                <w:szCs w:val="18"/>
              </w:rPr>
              <w:t>Tag</w:t>
            </w:r>
          </w:p>
        </w:tc>
        <w:tc>
          <w:tcPr>
            <w:tcW w:w="2035" w:type="pct"/>
            <w:tcBorders>
              <w:top w:val="single" w:sz="4" w:space="0" w:color="BDD6EE"/>
              <w:left w:val="single" w:sz="4" w:space="0" w:color="BDD6EE"/>
              <w:bottom w:val="single" w:sz="4" w:space="0" w:color="BDD6EE"/>
              <w:right w:val="single" w:sz="4" w:space="0" w:color="BDD6EE"/>
            </w:tcBorders>
            <w:hideMark/>
          </w:tcPr>
          <w:p w:rsidR="00AC6E91" w:rsidRPr="009E5FBF" w:rsidRDefault="00AC6E91" w:rsidP="00587099">
            <w:pPr>
              <w:widowControl w:val="0"/>
              <w:autoSpaceDE w:val="0"/>
              <w:autoSpaceDN w:val="0"/>
              <w:adjustRightInd w:val="0"/>
              <w:spacing w:line="240" w:lineRule="auto"/>
              <w:jc w:val="center"/>
              <w:rPr>
                <w:b/>
                <w:sz w:val="18"/>
                <w:szCs w:val="18"/>
              </w:rPr>
            </w:pPr>
            <w:r w:rsidRPr="009E5FBF">
              <w:rPr>
                <w:b/>
                <w:bCs/>
                <w:sz w:val="18"/>
                <w:szCs w:val="18"/>
              </w:rPr>
              <w:t>Description</w:t>
            </w:r>
          </w:p>
        </w:tc>
        <w:tc>
          <w:tcPr>
            <w:tcW w:w="486" w:type="pct"/>
            <w:tcBorders>
              <w:top w:val="single" w:sz="4" w:space="0" w:color="BDD6EE"/>
              <w:left w:val="single" w:sz="4" w:space="0" w:color="BDD6EE"/>
              <w:bottom w:val="single" w:sz="4" w:space="0" w:color="BDD6EE"/>
              <w:right w:val="single" w:sz="4" w:space="0" w:color="BDD6EE"/>
            </w:tcBorders>
            <w:hideMark/>
          </w:tcPr>
          <w:p w:rsidR="00AC6E91" w:rsidRPr="009E5FBF" w:rsidRDefault="00AC6E91" w:rsidP="00587099">
            <w:pPr>
              <w:widowControl w:val="0"/>
              <w:autoSpaceDE w:val="0"/>
              <w:autoSpaceDN w:val="0"/>
              <w:adjustRightInd w:val="0"/>
              <w:spacing w:line="240" w:lineRule="auto"/>
              <w:jc w:val="center"/>
              <w:rPr>
                <w:b/>
                <w:bCs/>
                <w:sz w:val="18"/>
                <w:szCs w:val="18"/>
              </w:rPr>
            </w:pPr>
            <w:r w:rsidRPr="009E5FBF">
              <w:rPr>
                <w:b/>
                <w:bCs/>
                <w:sz w:val="18"/>
                <w:szCs w:val="18"/>
              </w:rPr>
              <w:t>Mandatory</w:t>
            </w:r>
          </w:p>
        </w:tc>
        <w:tc>
          <w:tcPr>
            <w:tcW w:w="482" w:type="pct"/>
            <w:tcBorders>
              <w:top w:val="single" w:sz="4" w:space="0" w:color="BDD6EE"/>
              <w:left w:val="single" w:sz="4" w:space="0" w:color="BDD6EE"/>
              <w:bottom w:val="single" w:sz="4" w:space="0" w:color="BDD6EE"/>
              <w:right w:val="single" w:sz="4" w:space="0" w:color="BDD6EE"/>
            </w:tcBorders>
            <w:hideMark/>
          </w:tcPr>
          <w:p w:rsidR="00AC6E91" w:rsidRPr="009E5FBF" w:rsidRDefault="00AC6E91" w:rsidP="00587099">
            <w:pPr>
              <w:widowControl w:val="0"/>
              <w:autoSpaceDE w:val="0"/>
              <w:autoSpaceDN w:val="0"/>
              <w:adjustRightInd w:val="0"/>
              <w:spacing w:line="240" w:lineRule="auto"/>
              <w:jc w:val="center"/>
              <w:rPr>
                <w:b/>
                <w:sz w:val="18"/>
                <w:szCs w:val="18"/>
              </w:rPr>
            </w:pPr>
            <w:r w:rsidRPr="009E5FBF">
              <w:rPr>
                <w:b/>
                <w:bCs/>
                <w:sz w:val="18"/>
                <w:szCs w:val="18"/>
              </w:rPr>
              <w:t>Type</w:t>
            </w:r>
          </w:p>
        </w:tc>
      </w:tr>
      <w:tr w:rsidR="00AC6E91" w:rsidRPr="009E5FBF" w:rsidTr="00E568C4">
        <w:tc>
          <w:tcPr>
            <w:tcW w:w="1997"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AC6E91" w:rsidRPr="009E5FBF" w:rsidRDefault="00AD3F9E" w:rsidP="00587099">
            <w:pPr>
              <w:widowControl w:val="0"/>
              <w:autoSpaceDE w:val="0"/>
              <w:autoSpaceDN w:val="0"/>
              <w:adjustRightInd w:val="0"/>
              <w:spacing w:before="166" w:line="240" w:lineRule="auto"/>
              <w:ind w:left="142"/>
              <w:rPr>
                <w:sz w:val="18"/>
                <w:szCs w:val="18"/>
              </w:rPr>
            </w:pPr>
            <w:r w:rsidRPr="009E5FBF">
              <w:rPr>
                <w:sz w:val="18"/>
                <w:szCs w:val="18"/>
              </w:rPr>
              <w:t>/</w:t>
            </w:r>
            <w:r w:rsidR="00667CAA" w:rsidRPr="009E5FBF">
              <w:rPr>
                <w:sz w:val="18"/>
                <w:szCs w:val="18"/>
              </w:rPr>
              <w:t>Contract</w:t>
            </w:r>
          </w:p>
        </w:tc>
        <w:tc>
          <w:tcPr>
            <w:tcW w:w="2035"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AC6E91" w:rsidRPr="009E5FBF" w:rsidRDefault="00F63F60" w:rsidP="00587099">
            <w:pPr>
              <w:widowControl w:val="0"/>
              <w:autoSpaceDE w:val="0"/>
              <w:autoSpaceDN w:val="0"/>
              <w:adjustRightInd w:val="0"/>
              <w:spacing w:line="240" w:lineRule="auto"/>
              <w:rPr>
                <w:sz w:val="18"/>
                <w:szCs w:val="18"/>
              </w:rPr>
            </w:pPr>
            <w:r w:rsidRPr="009E5FBF">
              <w:rPr>
                <w:color w:val="000000"/>
                <w:sz w:val="18"/>
                <w:szCs w:val="18"/>
                <w:lang w:eastAsia="bg-BG"/>
              </w:rPr>
              <w:t>Basic information about a contract: product, dates, situation, tax plan</w:t>
            </w:r>
          </w:p>
        </w:tc>
        <w:tc>
          <w:tcPr>
            <w:tcW w:w="486"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AC6E91" w:rsidRPr="009E5FBF" w:rsidRDefault="00AC6E91" w:rsidP="00587099">
            <w:pPr>
              <w:widowControl w:val="0"/>
              <w:autoSpaceDE w:val="0"/>
              <w:autoSpaceDN w:val="0"/>
              <w:adjustRightInd w:val="0"/>
              <w:spacing w:line="240" w:lineRule="auto"/>
              <w:rPr>
                <w:sz w:val="18"/>
                <w:szCs w:val="18"/>
              </w:rPr>
            </w:pPr>
          </w:p>
        </w:tc>
        <w:tc>
          <w:tcPr>
            <w:tcW w:w="482"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AC6E91" w:rsidRPr="009E5FBF" w:rsidRDefault="00AC6E91" w:rsidP="00587099">
            <w:pPr>
              <w:widowControl w:val="0"/>
              <w:autoSpaceDE w:val="0"/>
              <w:autoSpaceDN w:val="0"/>
              <w:adjustRightInd w:val="0"/>
              <w:spacing w:line="240" w:lineRule="auto"/>
              <w:rPr>
                <w:sz w:val="18"/>
                <w:szCs w:val="18"/>
              </w:rPr>
            </w:pPr>
          </w:p>
        </w:tc>
      </w:tr>
      <w:tr w:rsidR="00AC6E91" w:rsidRPr="009E5FBF" w:rsidTr="00E568C4">
        <w:trPr>
          <w:trHeight w:val="165"/>
        </w:trPr>
        <w:tc>
          <w:tcPr>
            <w:tcW w:w="1997" w:type="pct"/>
            <w:tcBorders>
              <w:top w:val="single" w:sz="4" w:space="0" w:color="BDD6EE"/>
              <w:left w:val="single" w:sz="4" w:space="0" w:color="BDD6EE"/>
              <w:bottom w:val="single" w:sz="4" w:space="0" w:color="BDD6EE"/>
              <w:right w:val="single" w:sz="4" w:space="0" w:color="BDD6EE"/>
            </w:tcBorders>
            <w:vAlign w:val="center"/>
          </w:tcPr>
          <w:p w:rsidR="00AC6E91" w:rsidRPr="009E5FBF" w:rsidRDefault="00AD3F9E" w:rsidP="00587099">
            <w:pPr>
              <w:widowControl w:val="0"/>
              <w:autoSpaceDE w:val="0"/>
              <w:autoSpaceDN w:val="0"/>
              <w:adjustRightInd w:val="0"/>
              <w:spacing w:before="166" w:line="240" w:lineRule="auto"/>
              <w:ind w:left="270" w:firstLine="14"/>
              <w:rPr>
                <w:sz w:val="18"/>
                <w:szCs w:val="18"/>
              </w:rPr>
            </w:pPr>
            <w:r w:rsidRPr="009E5FBF">
              <w:rPr>
                <w:sz w:val="18"/>
                <w:szCs w:val="18"/>
              </w:rPr>
              <w:lastRenderedPageBreak/>
              <w:t>/</w:t>
            </w:r>
            <w:r w:rsidR="00667CAA" w:rsidRPr="009E5FBF">
              <w:rPr>
                <w:sz w:val="18"/>
                <w:szCs w:val="18"/>
              </w:rPr>
              <w:t>ProductIdentifier</w:t>
            </w:r>
          </w:p>
        </w:tc>
        <w:tc>
          <w:tcPr>
            <w:tcW w:w="2035" w:type="pct"/>
            <w:tcBorders>
              <w:top w:val="single" w:sz="4" w:space="0" w:color="BDD6EE"/>
              <w:left w:val="single" w:sz="4" w:space="0" w:color="BDD6EE"/>
              <w:bottom w:val="single" w:sz="4" w:space="0" w:color="BDD6EE"/>
              <w:right w:val="single" w:sz="4" w:space="0" w:color="BDD6EE"/>
            </w:tcBorders>
            <w:vAlign w:val="center"/>
          </w:tcPr>
          <w:p w:rsidR="00AC6E91" w:rsidRPr="009E5FBF" w:rsidRDefault="00F63F60" w:rsidP="00587099">
            <w:pPr>
              <w:pStyle w:val="Body"/>
              <w:tabs>
                <w:tab w:val="clear" w:pos="780"/>
                <w:tab w:val="decimal" w:pos="0"/>
              </w:tabs>
              <w:rPr>
                <w:rFonts w:cs="Arial"/>
                <w:color w:val="auto"/>
                <w:sz w:val="18"/>
                <w:szCs w:val="18"/>
              </w:rPr>
            </w:pPr>
            <w:r w:rsidRPr="009E5FBF">
              <w:rPr>
                <w:rFonts w:cs="Arial"/>
                <w:sz w:val="18"/>
                <w:szCs w:val="18"/>
                <w:lang w:eastAsia="bg-BG"/>
              </w:rPr>
              <w:t>The product identifier whose is defining the contract.</w:t>
            </w:r>
          </w:p>
        </w:tc>
        <w:tc>
          <w:tcPr>
            <w:tcW w:w="486" w:type="pct"/>
            <w:tcBorders>
              <w:top w:val="single" w:sz="4" w:space="0" w:color="BDD6EE"/>
              <w:left w:val="single" w:sz="4" w:space="0" w:color="BDD6EE"/>
              <w:bottom w:val="single" w:sz="4" w:space="0" w:color="BDD6EE"/>
              <w:right w:val="single" w:sz="4" w:space="0" w:color="BDD6EE"/>
            </w:tcBorders>
            <w:vAlign w:val="center"/>
          </w:tcPr>
          <w:p w:rsidR="00AC6E91" w:rsidRPr="009E5FBF" w:rsidRDefault="00667CAA" w:rsidP="00587099">
            <w:pPr>
              <w:rPr>
                <w:sz w:val="18"/>
                <w:szCs w:val="18"/>
              </w:rPr>
            </w:pPr>
            <w:r w:rsidRPr="009E5FBF">
              <w:rPr>
                <w:sz w:val="18"/>
                <w:szCs w:val="18"/>
              </w:rPr>
              <w:t>Yes</w:t>
            </w:r>
          </w:p>
        </w:tc>
        <w:tc>
          <w:tcPr>
            <w:tcW w:w="482" w:type="pct"/>
            <w:tcBorders>
              <w:top w:val="single" w:sz="4" w:space="0" w:color="BDD6EE"/>
              <w:left w:val="single" w:sz="4" w:space="0" w:color="BDD6EE"/>
              <w:bottom w:val="single" w:sz="4" w:space="0" w:color="BDD6EE"/>
              <w:right w:val="single" w:sz="4" w:space="0" w:color="BDD6EE"/>
            </w:tcBorders>
            <w:vAlign w:val="center"/>
          </w:tcPr>
          <w:p w:rsidR="00AC6E91" w:rsidRPr="009E5FBF" w:rsidRDefault="006F69AE" w:rsidP="00587099">
            <w:pPr>
              <w:widowControl w:val="0"/>
              <w:autoSpaceDE w:val="0"/>
              <w:autoSpaceDN w:val="0"/>
              <w:adjustRightInd w:val="0"/>
              <w:spacing w:line="240" w:lineRule="auto"/>
              <w:rPr>
                <w:sz w:val="18"/>
                <w:szCs w:val="18"/>
              </w:rPr>
            </w:pPr>
            <w:r w:rsidRPr="009E5FBF">
              <w:rPr>
                <w:sz w:val="18"/>
                <w:szCs w:val="18"/>
              </w:rPr>
              <w:t>String</w:t>
            </w:r>
          </w:p>
        </w:tc>
      </w:tr>
      <w:tr w:rsidR="00AC6E91" w:rsidRPr="009E5FBF" w:rsidTr="006D1194">
        <w:tc>
          <w:tcPr>
            <w:tcW w:w="1997"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AC6E91" w:rsidRPr="009E5FBF" w:rsidRDefault="00AD3F9E" w:rsidP="00587099">
            <w:pPr>
              <w:widowControl w:val="0"/>
              <w:autoSpaceDE w:val="0"/>
              <w:autoSpaceDN w:val="0"/>
              <w:adjustRightInd w:val="0"/>
              <w:spacing w:before="166" w:line="240" w:lineRule="auto"/>
              <w:ind w:left="270" w:firstLine="14"/>
              <w:rPr>
                <w:sz w:val="18"/>
                <w:szCs w:val="18"/>
              </w:rPr>
            </w:pPr>
            <w:r w:rsidRPr="009E5FBF">
              <w:rPr>
                <w:sz w:val="18"/>
                <w:szCs w:val="18"/>
              </w:rPr>
              <w:t>/</w:t>
            </w:r>
            <w:r w:rsidR="00667CAA" w:rsidRPr="009E5FBF">
              <w:rPr>
                <w:sz w:val="18"/>
                <w:szCs w:val="18"/>
              </w:rPr>
              <w:t>RoleList</w:t>
            </w:r>
          </w:p>
        </w:tc>
        <w:tc>
          <w:tcPr>
            <w:tcW w:w="2035"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AC6E91" w:rsidRPr="009E5FBF" w:rsidRDefault="00F63F60" w:rsidP="00587099">
            <w:pPr>
              <w:widowControl w:val="0"/>
              <w:autoSpaceDE w:val="0"/>
              <w:autoSpaceDN w:val="0"/>
              <w:adjustRightInd w:val="0"/>
              <w:spacing w:line="240" w:lineRule="auto"/>
              <w:rPr>
                <w:sz w:val="18"/>
                <w:szCs w:val="18"/>
              </w:rPr>
            </w:pPr>
            <w:r w:rsidRPr="009E5FBF">
              <w:rPr>
                <w:color w:val="000000"/>
                <w:sz w:val="18"/>
                <w:szCs w:val="18"/>
                <w:lang w:eastAsia="bg-BG"/>
              </w:rPr>
              <w:t>The list of role played by a party for a contract</w:t>
            </w:r>
          </w:p>
        </w:tc>
        <w:tc>
          <w:tcPr>
            <w:tcW w:w="486"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AC6E91" w:rsidRPr="009E5FBF" w:rsidRDefault="00F63F60" w:rsidP="00587099">
            <w:pPr>
              <w:rPr>
                <w:sz w:val="18"/>
                <w:szCs w:val="18"/>
              </w:rPr>
            </w:pPr>
            <w:r w:rsidRPr="009E5FBF">
              <w:rPr>
                <w:sz w:val="18"/>
                <w:szCs w:val="18"/>
              </w:rPr>
              <w:t>Yes</w:t>
            </w:r>
          </w:p>
        </w:tc>
        <w:tc>
          <w:tcPr>
            <w:tcW w:w="482"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AC6E91" w:rsidRPr="009E5FBF" w:rsidRDefault="00AC6E91" w:rsidP="00587099">
            <w:pPr>
              <w:widowControl w:val="0"/>
              <w:autoSpaceDE w:val="0"/>
              <w:autoSpaceDN w:val="0"/>
              <w:adjustRightInd w:val="0"/>
              <w:spacing w:line="240" w:lineRule="auto"/>
              <w:rPr>
                <w:sz w:val="18"/>
                <w:szCs w:val="18"/>
              </w:rPr>
            </w:pPr>
          </w:p>
        </w:tc>
      </w:tr>
      <w:tr w:rsidR="00AC6E91" w:rsidRPr="009E5FBF" w:rsidTr="006D1194">
        <w:tc>
          <w:tcPr>
            <w:tcW w:w="1997"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AC6E91" w:rsidRPr="009E5FBF" w:rsidRDefault="00AD3F9E" w:rsidP="00667CAA">
            <w:pPr>
              <w:widowControl w:val="0"/>
              <w:autoSpaceDE w:val="0"/>
              <w:autoSpaceDN w:val="0"/>
              <w:adjustRightInd w:val="0"/>
              <w:spacing w:before="166" w:line="240" w:lineRule="auto"/>
              <w:ind w:left="426" w:firstLine="14"/>
              <w:rPr>
                <w:sz w:val="18"/>
                <w:szCs w:val="18"/>
              </w:rPr>
            </w:pPr>
            <w:r w:rsidRPr="009E5FBF">
              <w:rPr>
                <w:sz w:val="18"/>
                <w:szCs w:val="18"/>
              </w:rPr>
              <w:t>/</w:t>
            </w:r>
            <w:r w:rsidR="00667CAA" w:rsidRPr="009E5FBF">
              <w:rPr>
                <w:sz w:val="18"/>
                <w:szCs w:val="18"/>
              </w:rPr>
              <w:t>PartyRole</w:t>
            </w:r>
          </w:p>
        </w:tc>
        <w:tc>
          <w:tcPr>
            <w:tcW w:w="2035"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F63F60" w:rsidRPr="009E5FBF" w:rsidRDefault="00F63F60" w:rsidP="00F63F60">
            <w:pPr>
              <w:autoSpaceDE w:val="0"/>
              <w:autoSpaceDN w:val="0"/>
              <w:adjustRightInd w:val="0"/>
              <w:spacing w:line="240" w:lineRule="auto"/>
              <w:rPr>
                <w:color w:val="000000"/>
                <w:sz w:val="18"/>
                <w:szCs w:val="18"/>
                <w:lang w:eastAsia="bg-BG"/>
              </w:rPr>
            </w:pPr>
            <w:r w:rsidRPr="009E5FBF">
              <w:rPr>
                <w:color w:val="000000"/>
                <w:sz w:val="18"/>
                <w:szCs w:val="18"/>
                <w:lang w:eastAsia="bg-BG"/>
              </w:rPr>
              <w:t>A role is a function or position played by a party. A role is a relationship between a party and a business object, especially a contract.</w:t>
            </w:r>
          </w:p>
          <w:p w:rsidR="00AC6E91" w:rsidRPr="009E5FBF" w:rsidRDefault="00F63F60" w:rsidP="00F63F60">
            <w:pPr>
              <w:pStyle w:val="Body"/>
              <w:rPr>
                <w:rFonts w:cs="Arial"/>
                <w:color w:val="auto"/>
                <w:sz w:val="18"/>
                <w:szCs w:val="18"/>
              </w:rPr>
            </w:pPr>
            <w:r w:rsidRPr="009E5FBF">
              <w:rPr>
                <w:rFonts w:cs="Arial"/>
                <w:sz w:val="18"/>
                <w:szCs w:val="18"/>
                <w:lang w:eastAsia="bg-BG"/>
              </w:rPr>
              <w:t>A party role denotes a legal intervening party on the contract, or a business role (distributor, administrator, etc.).</w:t>
            </w:r>
          </w:p>
        </w:tc>
        <w:tc>
          <w:tcPr>
            <w:tcW w:w="486"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AC6E91" w:rsidRPr="009E5FBF" w:rsidRDefault="00F63F60" w:rsidP="00587099">
            <w:pPr>
              <w:rPr>
                <w:sz w:val="18"/>
                <w:szCs w:val="18"/>
              </w:rPr>
            </w:pPr>
            <w:r w:rsidRPr="009E5FBF">
              <w:rPr>
                <w:sz w:val="18"/>
                <w:szCs w:val="18"/>
              </w:rPr>
              <w:t>Yes</w:t>
            </w:r>
          </w:p>
        </w:tc>
        <w:tc>
          <w:tcPr>
            <w:tcW w:w="482"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AC6E91" w:rsidRPr="009E5FBF" w:rsidRDefault="00AC6E91" w:rsidP="00587099">
            <w:pPr>
              <w:widowControl w:val="0"/>
              <w:autoSpaceDE w:val="0"/>
              <w:autoSpaceDN w:val="0"/>
              <w:adjustRightInd w:val="0"/>
              <w:spacing w:line="240" w:lineRule="auto"/>
              <w:rPr>
                <w:sz w:val="18"/>
                <w:szCs w:val="18"/>
              </w:rPr>
            </w:pPr>
          </w:p>
        </w:tc>
      </w:tr>
      <w:tr w:rsidR="00EF5A0C" w:rsidRPr="009E5FBF" w:rsidTr="006D1194">
        <w:tc>
          <w:tcPr>
            <w:tcW w:w="1997" w:type="pct"/>
            <w:tcBorders>
              <w:top w:val="single" w:sz="4" w:space="0" w:color="BDD6EE"/>
              <w:left w:val="single" w:sz="4" w:space="0" w:color="BDD6EE"/>
              <w:bottom w:val="single" w:sz="4" w:space="0" w:color="BDD6EE"/>
              <w:right w:val="single" w:sz="4" w:space="0" w:color="BDD6EE"/>
            </w:tcBorders>
            <w:shd w:val="clear" w:color="auto" w:fill="FFFFFF"/>
            <w:vAlign w:val="center"/>
          </w:tcPr>
          <w:p w:rsidR="00EF5A0C" w:rsidRPr="009E5FBF" w:rsidRDefault="00AD3F9E" w:rsidP="00EF5A0C">
            <w:pPr>
              <w:widowControl w:val="0"/>
              <w:autoSpaceDE w:val="0"/>
              <w:autoSpaceDN w:val="0"/>
              <w:adjustRightInd w:val="0"/>
              <w:spacing w:before="166" w:line="240" w:lineRule="auto"/>
              <w:ind w:left="709" w:firstLine="14"/>
              <w:rPr>
                <w:sz w:val="18"/>
                <w:szCs w:val="18"/>
              </w:rPr>
            </w:pPr>
            <w:r w:rsidRPr="009E5FBF">
              <w:rPr>
                <w:sz w:val="18"/>
                <w:szCs w:val="18"/>
              </w:rPr>
              <w:t>/</w:t>
            </w:r>
            <w:r w:rsidR="00EF5A0C" w:rsidRPr="009E5FBF">
              <w:rPr>
                <w:sz w:val="18"/>
                <w:szCs w:val="18"/>
              </w:rPr>
              <w:t>RoleType</w:t>
            </w:r>
          </w:p>
        </w:tc>
        <w:tc>
          <w:tcPr>
            <w:tcW w:w="2035" w:type="pct"/>
            <w:tcBorders>
              <w:top w:val="single" w:sz="4" w:space="0" w:color="BDD6EE"/>
              <w:left w:val="single" w:sz="4" w:space="0" w:color="BDD6EE"/>
              <w:bottom w:val="single" w:sz="4" w:space="0" w:color="BDD6EE"/>
              <w:right w:val="single" w:sz="4" w:space="0" w:color="BDD6EE"/>
            </w:tcBorders>
            <w:shd w:val="clear" w:color="auto" w:fill="FFFFFF"/>
            <w:vAlign w:val="center"/>
          </w:tcPr>
          <w:p w:rsidR="00EF5A0C" w:rsidRPr="009E5FBF" w:rsidRDefault="00F63F60" w:rsidP="00F63F60">
            <w:pPr>
              <w:pStyle w:val="Body"/>
              <w:tabs>
                <w:tab w:val="clear" w:pos="780"/>
                <w:tab w:val="decimal" w:pos="260"/>
              </w:tabs>
              <w:rPr>
                <w:rFonts w:cs="Arial"/>
                <w:color w:val="auto"/>
                <w:sz w:val="18"/>
                <w:szCs w:val="18"/>
              </w:rPr>
            </w:pPr>
            <w:r w:rsidRPr="009E5FBF">
              <w:rPr>
                <w:rFonts w:cs="Arial"/>
                <w:sz w:val="18"/>
                <w:szCs w:val="18"/>
                <w:lang w:eastAsia="bg-BG"/>
              </w:rPr>
              <w:t>A code identifying a primary party role</w:t>
            </w:r>
          </w:p>
        </w:tc>
        <w:tc>
          <w:tcPr>
            <w:tcW w:w="486" w:type="pct"/>
            <w:tcBorders>
              <w:top w:val="single" w:sz="4" w:space="0" w:color="BDD6EE"/>
              <w:left w:val="single" w:sz="4" w:space="0" w:color="BDD6EE"/>
              <w:bottom w:val="single" w:sz="4" w:space="0" w:color="BDD6EE"/>
              <w:right w:val="single" w:sz="4" w:space="0" w:color="BDD6EE"/>
            </w:tcBorders>
            <w:shd w:val="clear" w:color="auto" w:fill="FFFFFF"/>
            <w:vAlign w:val="center"/>
          </w:tcPr>
          <w:p w:rsidR="00EF5A0C" w:rsidRPr="009E5FBF" w:rsidRDefault="00EF5A0C" w:rsidP="00587099">
            <w:pPr>
              <w:rPr>
                <w:sz w:val="18"/>
                <w:szCs w:val="18"/>
              </w:rPr>
            </w:pPr>
            <w:r w:rsidRPr="009E5FBF">
              <w:rPr>
                <w:sz w:val="18"/>
                <w:szCs w:val="18"/>
              </w:rPr>
              <w:t>Yes</w:t>
            </w:r>
          </w:p>
        </w:tc>
        <w:tc>
          <w:tcPr>
            <w:tcW w:w="482" w:type="pct"/>
            <w:tcBorders>
              <w:top w:val="single" w:sz="4" w:space="0" w:color="BDD6EE"/>
              <w:left w:val="single" w:sz="4" w:space="0" w:color="BDD6EE"/>
              <w:bottom w:val="single" w:sz="4" w:space="0" w:color="BDD6EE"/>
              <w:right w:val="single" w:sz="4" w:space="0" w:color="BDD6EE"/>
            </w:tcBorders>
            <w:shd w:val="clear" w:color="auto" w:fill="FFFFFF"/>
            <w:vAlign w:val="center"/>
          </w:tcPr>
          <w:p w:rsidR="00EF5A0C" w:rsidRPr="009E5FBF" w:rsidRDefault="00EF5A0C" w:rsidP="00587099">
            <w:pPr>
              <w:widowControl w:val="0"/>
              <w:autoSpaceDE w:val="0"/>
              <w:autoSpaceDN w:val="0"/>
              <w:adjustRightInd w:val="0"/>
              <w:spacing w:line="240" w:lineRule="auto"/>
              <w:rPr>
                <w:sz w:val="18"/>
                <w:szCs w:val="18"/>
              </w:rPr>
            </w:pPr>
            <w:r w:rsidRPr="009E5FBF">
              <w:rPr>
                <w:sz w:val="18"/>
                <w:szCs w:val="18"/>
              </w:rPr>
              <w:t>enum</w:t>
            </w:r>
          </w:p>
        </w:tc>
      </w:tr>
      <w:tr w:rsidR="00EF5A0C" w:rsidRPr="009E5FBF" w:rsidTr="006D1194">
        <w:tc>
          <w:tcPr>
            <w:tcW w:w="1997" w:type="pct"/>
            <w:tcBorders>
              <w:top w:val="single" w:sz="4" w:space="0" w:color="BDD6EE"/>
              <w:left w:val="single" w:sz="4" w:space="0" w:color="BDD6EE"/>
              <w:bottom w:val="single" w:sz="4" w:space="0" w:color="BDD6EE"/>
              <w:right w:val="single" w:sz="4" w:space="0" w:color="BDD6EE"/>
            </w:tcBorders>
            <w:shd w:val="clear" w:color="auto" w:fill="FFFFFF"/>
            <w:vAlign w:val="center"/>
          </w:tcPr>
          <w:p w:rsidR="00EF5A0C" w:rsidRPr="009E5FBF" w:rsidRDefault="00AD3F9E" w:rsidP="00F63F60">
            <w:pPr>
              <w:widowControl w:val="0"/>
              <w:autoSpaceDE w:val="0"/>
              <w:autoSpaceDN w:val="0"/>
              <w:adjustRightInd w:val="0"/>
              <w:spacing w:before="166" w:line="240" w:lineRule="auto"/>
              <w:ind w:left="709" w:firstLine="14"/>
              <w:rPr>
                <w:sz w:val="18"/>
                <w:szCs w:val="18"/>
              </w:rPr>
            </w:pPr>
            <w:r w:rsidRPr="009E5FBF">
              <w:rPr>
                <w:sz w:val="18"/>
                <w:szCs w:val="18"/>
              </w:rPr>
              <w:t>/</w:t>
            </w:r>
            <w:r w:rsidR="00EF5A0C" w:rsidRPr="009E5FBF">
              <w:rPr>
                <w:sz w:val="18"/>
                <w:szCs w:val="18"/>
              </w:rPr>
              <w:t>Party</w:t>
            </w:r>
            <w:r w:rsidR="00F63F60" w:rsidRPr="009E5FBF">
              <w:rPr>
                <w:sz w:val="18"/>
                <w:szCs w:val="18"/>
              </w:rPr>
              <w:t>Type</w:t>
            </w:r>
          </w:p>
        </w:tc>
        <w:tc>
          <w:tcPr>
            <w:tcW w:w="2035" w:type="pct"/>
            <w:tcBorders>
              <w:top w:val="single" w:sz="4" w:space="0" w:color="BDD6EE"/>
              <w:left w:val="single" w:sz="4" w:space="0" w:color="BDD6EE"/>
              <w:bottom w:val="single" w:sz="4" w:space="0" w:color="BDD6EE"/>
              <w:right w:val="single" w:sz="4" w:space="0" w:color="BDD6EE"/>
            </w:tcBorders>
            <w:shd w:val="clear" w:color="auto" w:fill="FFFFFF"/>
            <w:vAlign w:val="center"/>
          </w:tcPr>
          <w:p w:rsidR="00EF5A0C" w:rsidRPr="009E5FBF" w:rsidRDefault="00F63F60" w:rsidP="00587099">
            <w:pPr>
              <w:pStyle w:val="Body"/>
              <w:rPr>
                <w:rFonts w:cs="Arial"/>
                <w:color w:val="auto"/>
                <w:sz w:val="18"/>
                <w:szCs w:val="18"/>
              </w:rPr>
            </w:pPr>
            <w:r w:rsidRPr="009E5FBF">
              <w:rPr>
                <w:rFonts w:cs="Arial"/>
                <w:sz w:val="18"/>
                <w:szCs w:val="18"/>
                <w:lang w:eastAsia="bg-BG"/>
              </w:rPr>
              <w:t>The characteristics of a party which is independent of its role.</w:t>
            </w:r>
          </w:p>
        </w:tc>
        <w:tc>
          <w:tcPr>
            <w:tcW w:w="486" w:type="pct"/>
            <w:tcBorders>
              <w:top w:val="single" w:sz="4" w:space="0" w:color="BDD6EE"/>
              <w:left w:val="single" w:sz="4" w:space="0" w:color="BDD6EE"/>
              <w:bottom w:val="single" w:sz="4" w:space="0" w:color="BDD6EE"/>
              <w:right w:val="single" w:sz="4" w:space="0" w:color="BDD6EE"/>
            </w:tcBorders>
            <w:shd w:val="clear" w:color="auto" w:fill="FFFFFF"/>
            <w:vAlign w:val="center"/>
          </w:tcPr>
          <w:p w:rsidR="00EF5A0C" w:rsidRPr="009E5FBF" w:rsidRDefault="00EF5A0C" w:rsidP="00587099">
            <w:pPr>
              <w:rPr>
                <w:sz w:val="18"/>
                <w:szCs w:val="18"/>
              </w:rPr>
            </w:pPr>
            <w:r w:rsidRPr="009E5FBF">
              <w:rPr>
                <w:sz w:val="18"/>
                <w:szCs w:val="18"/>
              </w:rPr>
              <w:t>Yes</w:t>
            </w:r>
          </w:p>
        </w:tc>
        <w:tc>
          <w:tcPr>
            <w:tcW w:w="482" w:type="pct"/>
            <w:tcBorders>
              <w:top w:val="single" w:sz="4" w:space="0" w:color="BDD6EE"/>
              <w:left w:val="single" w:sz="4" w:space="0" w:color="BDD6EE"/>
              <w:bottom w:val="single" w:sz="4" w:space="0" w:color="BDD6EE"/>
              <w:right w:val="single" w:sz="4" w:space="0" w:color="BDD6EE"/>
            </w:tcBorders>
            <w:shd w:val="clear" w:color="auto" w:fill="FFFFFF"/>
            <w:vAlign w:val="center"/>
          </w:tcPr>
          <w:p w:rsidR="00EF5A0C" w:rsidRPr="009E5FBF" w:rsidRDefault="00EF5A0C" w:rsidP="00587099">
            <w:pPr>
              <w:widowControl w:val="0"/>
              <w:autoSpaceDE w:val="0"/>
              <w:autoSpaceDN w:val="0"/>
              <w:adjustRightInd w:val="0"/>
              <w:spacing w:line="240" w:lineRule="auto"/>
              <w:rPr>
                <w:sz w:val="18"/>
                <w:szCs w:val="18"/>
              </w:rPr>
            </w:pPr>
            <w:r w:rsidRPr="009E5FBF">
              <w:rPr>
                <w:sz w:val="18"/>
                <w:szCs w:val="18"/>
              </w:rPr>
              <w:t>enum</w:t>
            </w:r>
          </w:p>
        </w:tc>
      </w:tr>
      <w:tr w:rsidR="00667CAA" w:rsidRPr="009E5FBF" w:rsidTr="006D1194">
        <w:tc>
          <w:tcPr>
            <w:tcW w:w="1997"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667CAA" w:rsidRPr="009E5FBF" w:rsidRDefault="00AD3F9E" w:rsidP="00667CAA">
            <w:pPr>
              <w:widowControl w:val="0"/>
              <w:autoSpaceDE w:val="0"/>
              <w:autoSpaceDN w:val="0"/>
              <w:adjustRightInd w:val="0"/>
              <w:spacing w:before="166" w:line="240" w:lineRule="auto"/>
              <w:ind w:left="567" w:firstLine="14"/>
              <w:rPr>
                <w:sz w:val="18"/>
                <w:szCs w:val="18"/>
              </w:rPr>
            </w:pPr>
            <w:r w:rsidRPr="009E5FBF">
              <w:rPr>
                <w:sz w:val="18"/>
                <w:szCs w:val="18"/>
              </w:rPr>
              <w:t>/</w:t>
            </w:r>
            <w:r w:rsidR="00667CAA" w:rsidRPr="009E5FBF">
              <w:rPr>
                <w:sz w:val="18"/>
                <w:szCs w:val="18"/>
              </w:rPr>
              <w:t>DistributorDetails</w:t>
            </w:r>
          </w:p>
        </w:tc>
        <w:tc>
          <w:tcPr>
            <w:tcW w:w="2035"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667CAA" w:rsidRPr="009E5FBF" w:rsidRDefault="00F63F60" w:rsidP="00587099">
            <w:pPr>
              <w:pStyle w:val="Body"/>
              <w:rPr>
                <w:rFonts w:cs="Arial"/>
                <w:color w:val="auto"/>
                <w:sz w:val="18"/>
                <w:szCs w:val="18"/>
              </w:rPr>
            </w:pPr>
            <w:r w:rsidRPr="009E5FBF">
              <w:rPr>
                <w:rFonts w:cs="Arial"/>
                <w:sz w:val="18"/>
                <w:szCs w:val="18"/>
                <w:lang w:eastAsia="bg-BG"/>
              </w:rPr>
              <w:t>Additional Information when RoleType is distributor.</w:t>
            </w:r>
          </w:p>
        </w:tc>
        <w:tc>
          <w:tcPr>
            <w:tcW w:w="486"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667CAA" w:rsidRPr="009E5FBF" w:rsidRDefault="00EF5A0C" w:rsidP="00587099">
            <w:pPr>
              <w:rPr>
                <w:sz w:val="18"/>
                <w:szCs w:val="18"/>
              </w:rPr>
            </w:pPr>
            <w:r w:rsidRPr="009E5FBF">
              <w:rPr>
                <w:sz w:val="18"/>
                <w:szCs w:val="18"/>
              </w:rPr>
              <w:t>Yes</w:t>
            </w:r>
          </w:p>
        </w:tc>
        <w:tc>
          <w:tcPr>
            <w:tcW w:w="482"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667CAA" w:rsidRPr="009E5FBF" w:rsidRDefault="00667CAA" w:rsidP="00587099">
            <w:pPr>
              <w:widowControl w:val="0"/>
              <w:autoSpaceDE w:val="0"/>
              <w:autoSpaceDN w:val="0"/>
              <w:adjustRightInd w:val="0"/>
              <w:spacing w:line="240" w:lineRule="auto"/>
              <w:rPr>
                <w:sz w:val="18"/>
                <w:szCs w:val="18"/>
              </w:rPr>
            </w:pPr>
          </w:p>
        </w:tc>
      </w:tr>
      <w:tr w:rsidR="00667CAA" w:rsidRPr="009E5FBF" w:rsidTr="00587099">
        <w:tc>
          <w:tcPr>
            <w:tcW w:w="1997" w:type="pct"/>
            <w:tcBorders>
              <w:top w:val="single" w:sz="4" w:space="0" w:color="BDD6EE"/>
              <w:left w:val="single" w:sz="4" w:space="0" w:color="BDD6EE"/>
              <w:bottom w:val="single" w:sz="4" w:space="0" w:color="BDD6EE"/>
              <w:right w:val="single" w:sz="4" w:space="0" w:color="BDD6EE"/>
            </w:tcBorders>
            <w:vAlign w:val="center"/>
          </w:tcPr>
          <w:p w:rsidR="00667CAA" w:rsidRPr="009E5FBF" w:rsidRDefault="00AD3F9E" w:rsidP="00667CAA">
            <w:pPr>
              <w:widowControl w:val="0"/>
              <w:autoSpaceDE w:val="0"/>
              <w:autoSpaceDN w:val="0"/>
              <w:adjustRightInd w:val="0"/>
              <w:spacing w:before="166" w:line="240" w:lineRule="auto"/>
              <w:ind w:left="709" w:firstLine="14"/>
              <w:rPr>
                <w:sz w:val="18"/>
                <w:szCs w:val="18"/>
              </w:rPr>
            </w:pPr>
            <w:r w:rsidRPr="009E5FBF">
              <w:rPr>
                <w:sz w:val="18"/>
                <w:szCs w:val="18"/>
              </w:rPr>
              <w:t>/</w:t>
            </w:r>
            <w:r w:rsidR="00667CAA" w:rsidRPr="009E5FBF">
              <w:rPr>
                <w:sz w:val="18"/>
                <w:szCs w:val="18"/>
              </w:rPr>
              <w:t>Identifier</w:t>
            </w:r>
          </w:p>
        </w:tc>
        <w:tc>
          <w:tcPr>
            <w:tcW w:w="2035" w:type="pct"/>
            <w:tcBorders>
              <w:top w:val="single" w:sz="4" w:space="0" w:color="BDD6EE"/>
              <w:left w:val="single" w:sz="4" w:space="0" w:color="BDD6EE"/>
              <w:bottom w:val="single" w:sz="4" w:space="0" w:color="BDD6EE"/>
              <w:right w:val="single" w:sz="4" w:space="0" w:color="BDD6EE"/>
            </w:tcBorders>
            <w:vAlign w:val="center"/>
          </w:tcPr>
          <w:p w:rsidR="00667CAA" w:rsidRPr="009E5FBF" w:rsidRDefault="00F63F60" w:rsidP="00F63F60">
            <w:pPr>
              <w:pStyle w:val="Body"/>
              <w:rPr>
                <w:rFonts w:cs="Arial"/>
                <w:color w:val="auto"/>
                <w:sz w:val="18"/>
                <w:szCs w:val="18"/>
              </w:rPr>
            </w:pPr>
            <w:r w:rsidRPr="009E5FBF">
              <w:rPr>
                <w:rFonts w:cs="Arial"/>
                <w:color w:val="auto"/>
                <w:sz w:val="18"/>
                <w:szCs w:val="18"/>
              </w:rPr>
              <w:t>Identifier of the distributor</w:t>
            </w:r>
          </w:p>
        </w:tc>
        <w:tc>
          <w:tcPr>
            <w:tcW w:w="486" w:type="pct"/>
            <w:tcBorders>
              <w:top w:val="single" w:sz="4" w:space="0" w:color="BDD6EE"/>
              <w:left w:val="single" w:sz="4" w:space="0" w:color="BDD6EE"/>
              <w:bottom w:val="single" w:sz="4" w:space="0" w:color="BDD6EE"/>
              <w:right w:val="single" w:sz="4" w:space="0" w:color="BDD6EE"/>
            </w:tcBorders>
            <w:vAlign w:val="center"/>
          </w:tcPr>
          <w:p w:rsidR="00667CAA" w:rsidRPr="009E5FBF" w:rsidRDefault="00667CAA" w:rsidP="00587099">
            <w:pPr>
              <w:rPr>
                <w:sz w:val="18"/>
                <w:szCs w:val="18"/>
              </w:rPr>
            </w:pPr>
            <w:r w:rsidRPr="009E5FBF">
              <w:rPr>
                <w:sz w:val="18"/>
                <w:szCs w:val="18"/>
              </w:rPr>
              <w:t>Yes</w:t>
            </w:r>
          </w:p>
        </w:tc>
        <w:tc>
          <w:tcPr>
            <w:tcW w:w="482" w:type="pct"/>
            <w:tcBorders>
              <w:top w:val="single" w:sz="4" w:space="0" w:color="BDD6EE"/>
              <w:left w:val="single" w:sz="4" w:space="0" w:color="BDD6EE"/>
              <w:bottom w:val="single" w:sz="4" w:space="0" w:color="BDD6EE"/>
              <w:right w:val="single" w:sz="4" w:space="0" w:color="BDD6EE"/>
            </w:tcBorders>
            <w:vAlign w:val="center"/>
          </w:tcPr>
          <w:p w:rsidR="00667CAA" w:rsidRPr="009E5FBF" w:rsidRDefault="00667CAA" w:rsidP="00587099">
            <w:pPr>
              <w:widowControl w:val="0"/>
              <w:autoSpaceDE w:val="0"/>
              <w:autoSpaceDN w:val="0"/>
              <w:adjustRightInd w:val="0"/>
              <w:spacing w:line="240" w:lineRule="auto"/>
              <w:rPr>
                <w:sz w:val="18"/>
                <w:szCs w:val="18"/>
              </w:rPr>
            </w:pPr>
            <w:r w:rsidRPr="009E5FBF">
              <w:rPr>
                <w:sz w:val="18"/>
                <w:szCs w:val="18"/>
              </w:rPr>
              <w:t>string</w:t>
            </w:r>
          </w:p>
        </w:tc>
      </w:tr>
      <w:tr w:rsidR="00667CAA" w:rsidRPr="009E5FBF" w:rsidTr="006D1194">
        <w:tc>
          <w:tcPr>
            <w:tcW w:w="1997"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667CAA" w:rsidRPr="009E5FBF" w:rsidRDefault="00AD3F9E" w:rsidP="00667CAA">
            <w:pPr>
              <w:widowControl w:val="0"/>
              <w:autoSpaceDE w:val="0"/>
              <w:autoSpaceDN w:val="0"/>
              <w:adjustRightInd w:val="0"/>
              <w:spacing w:before="166" w:line="240" w:lineRule="auto"/>
              <w:ind w:left="567" w:firstLine="14"/>
              <w:rPr>
                <w:sz w:val="18"/>
                <w:szCs w:val="18"/>
              </w:rPr>
            </w:pPr>
            <w:r w:rsidRPr="009E5FBF">
              <w:rPr>
                <w:sz w:val="18"/>
                <w:szCs w:val="18"/>
              </w:rPr>
              <w:t>/</w:t>
            </w:r>
            <w:r w:rsidR="00667CAA" w:rsidRPr="009E5FBF">
              <w:rPr>
                <w:sz w:val="18"/>
                <w:szCs w:val="18"/>
              </w:rPr>
              <w:t>Person</w:t>
            </w:r>
          </w:p>
        </w:tc>
        <w:tc>
          <w:tcPr>
            <w:tcW w:w="2035"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667CAA" w:rsidRPr="009E5FBF" w:rsidRDefault="00F63F60" w:rsidP="00F63F60">
            <w:pPr>
              <w:pStyle w:val="Body"/>
              <w:rPr>
                <w:rFonts w:cs="Arial"/>
                <w:color w:val="auto"/>
                <w:sz w:val="18"/>
                <w:szCs w:val="18"/>
              </w:rPr>
            </w:pPr>
            <w:r w:rsidRPr="009E5FBF">
              <w:rPr>
                <w:rFonts w:cs="Arial"/>
                <w:sz w:val="18"/>
                <w:szCs w:val="18"/>
                <w:lang w:eastAsia="bg-BG"/>
              </w:rPr>
              <w:t>The related person</w:t>
            </w:r>
          </w:p>
        </w:tc>
        <w:tc>
          <w:tcPr>
            <w:tcW w:w="486"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667CAA" w:rsidRPr="009E5FBF" w:rsidRDefault="00EF5A0C" w:rsidP="00587099">
            <w:pPr>
              <w:rPr>
                <w:sz w:val="18"/>
                <w:szCs w:val="18"/>
              </w:rPr>
            </w:pPr>
            <w:r w:rsidRPr="009E5FBF">
              <w:rPr>
                <w:sz w:val="18"/>
                <w:szCs w:val="18"/>
              </w:rPr>
              <w:t>Yes</w:t>
            </w:r>
          </w:p>
        </w:tc>
        <w:tc>
          <w:tcPr>
            <w:tcW w:w="482"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667CAA" w:rsidRPr="009E5FBF" w:rsidRDefault="00667CAA" w:rsidP="00587099">
            <w:pPr>
              <w:widowControl w:val="0"/>
              <w:autoSpaceDE w:val="0"/>
              <w:autoSpaceDN w:val="0"/>
              <w:adjustRightInd w:val="0"/>
              <w:spacing w:line="240" w:lineRule="auto"/>
              <w:rPr>
                <w:sz w:val="18"/>
                <w:szCs w:val="18"/>
              </w:rPr>
            </w:pPr>
          </w:p>
        </w:tc>
      </w:tr>
      <w:tr w:rsidR="00667CAA" w:rsidRPr="009E5FBF" w:rsidTr="00587099">
        <w:tc>
          <w:tcPr>
            <w:tcW w:w="1997" w:type="pct"/>
            <w:tcBorders>
              <w:top w:val="single" w:sz="4" w:space="0" w:color="BDD6EE"/>
              <w:left w:val="single" w:sz="4" w:space="0" w:color="BDD6EE"/>
              <w:bottom w:val="single" w:sz="4" w:space="0" w:color="BDD6EE"/>
              <w:right w:val="single" w:sz="4" w:space="0" w:color="BDD6EE"/>
            </w:tcBorders>
            <w:vAlign w:val="center"/>
          </w:tcPr>
          <w:p w:rsidR="00667CAA" w:rsidRPr="009E5FBF" w:rsidRDefault="00AD3F9E" w:rsidP="00667CAA">
            <w:pPr>
              <w:widowControl w:val="0"/>
              <w:autoSpaceDE w:val="0"/>
              <w:autoSpaceDN w:val="0"/>
              <w:adjustRightInd w:val="0"/>
              <w:spacing w:before="166" w:line="240" w:lineRule="auto"/>
              <w:ind w:left="709" w:firstLine="14"/>
              <w:rPr>
                <w:sz w:val="18"/>
                <w:szCs w:val="18"/>
              </w:rPr>
            </w:pPr>
            <w:r w:rsidRPr="009E5FBF">
              <w:rPr>
                <w:sz w:val="18"/>
                <w:szCs w:val="18"/>
              </w:rPr>
              <w:t>/</w:t>
            </w:r>
            <w:r w:rsidR="00667CAA" w:rsidRPr="009E5FBF">
              <w:rPr>
                <w:sz w:val="18"/>
                <w:szCs w:val="18"/>
              </w:rPr>
              <w:t>FirstName</w:t>
            </w:r>
          </w:p>
        </w:tc>
        <w:tc>
          <w:tcPr>
            <w:tcW w:w="2035" w:type="pct"/>
            <w:tcBorders>
              <w:top w:val="single" w:sz="4" w:space="0" w:color="BDD6EE"/>
              <w:left w:val="single" w:sz="4" w:space="0" w:color="BDD6EE"/>
              <w:bottom w:val="single" w:sz="4" w:space="0" w:color="BDD6EE"/>
              <w:right w:val="single" w:sz="4" w:space="0" w:color="BDD6EE"/>
            </w:tcBorders>
            <w:vAlign w:val="center"/>
          </w:tcPr>
          <w:p w:rsidR="00667CAA" w:rsidRPr="009E5FBF" w:rsidRDefault="00715112" w:rsidP="00715112">
            <w:pPr>
              <w:pStyle w:val="Body"/>
              <w:rPr>
                <w:rFonts w:cs="Arial"/>
                <w:color w:val="auto"/>
                <w:sz w:val="18"/>
                <w:szCs w:val="18"/>
              </w:rPr>
            </w:pPr>
            <w:r w:rsidRPr="009E5FBF">
              <w:rPr>
                <w:rFonts w:cs="Arial"/>
                <w:color w:val="auto"/>
                <w:sz w:val="18"/>
                <w:szCs w:val="18"/>
              </w:rPr>
              <w:t>First name of the person</w:t>
            </w:r>
          </w:p>
        </w:tc>
        <w:tc>
          <w:tcPr>
            <w:tcW w:w="486" w:type="pct"/>
            <w:tcBorders>
              <w:top w:val="single" w:sz="4" w:space="0" w:color="BDD6EE"/>
              <w:left w:val="single" w:sz="4" w:space="0" w:color="BDD6EE"/>
              <w:bottom w:val="single" w:sz="4" w:space="0" w:color="BDD6EE"/>
              <w:right w:val="single" w:sz="4" w:space="0" w:color="BDD6EE"/>
            </w:tcBorders>
            <w:vAlign w:val="center"/>
          </w:tcPr>
          <w:p w:rsidR="00667CAA" w:rsidRPr="009E5FBF" w:rsidRDefault="00667CAA" w:rsidP="00587099">
            <w:pPr>
              <w:rPr>
                <w:sz w:val="18"/>
                <w:szCs w:val="18"/>
              </w:rPr>
            </w:pPr>
            <w:r w:rsidRPr="009E5FBF">
              <w:rPr>
                <w:sz w:val="18"/>
                <w:szCs w:val="18"/>
              </w:rPr>
              <w:t>Yes</w:t>
            </w:r>
          </w:p>
        </w:tc>
        <w:tc>
          <w:tcPr>
            <w:tcW w:w="482" w:type="pct"/>
            <w:tcBorders>
              <w:top w:val="single" w:sz="4" w:space="0" w:color="BDD6EE"/>
              <w:left w:val="single" w:sz="4" w:space="0" w:color="BDD6EE"/>
              <w:bottom w:val="single" w:sz="4" w:space="0" w:color="BDD6EE"/>
              <w:right w:val="single" w:sz="4" w:space="0" w:color="BDD6EE"/>
            </w:tcBorders>
            <w:vAlign w:val="center"/>
          </w:tcPr>
          <w:p w:rsidR="00667CAA" w:rsidRPr="009E5FBF" w:rsidRDefault="00667CAA" w:rsidP="00587099">
            <w:pPr>
              <w:widowControl w:val="0"/>
              <w:autoSpaceDE w:val="0"/>
              <w:autoSpaceDN w:val="0"/>
              <w:adjustRightInd w:val="0"/>
              <w:spacing w:line="240" w:lineRule="auto"/>
              <w:rPr>
                <w:sz w:val="18"/>
                <w:szCs w:val="18"/>
              </w:rPr>
            </w:pPr>
            <w:r w:rsidRPr="009E5FBF">
              <w:rPr>
                <w:sz w:val="18"/>
                <w:szCs w:val="18"/>
              </w:rPr>
              <w:t>String</w:t>
            </w:r>
          </w:p>
        </w:tc>
      </w:tr>
      <w:tr w:rsidR="00667CAA" w:rsidRPr="009E5FBF" w:rsidTr="00587099">
        <w:tc>
          <w:tcPr>
            <w:tcW w:w="1997" w:type="pct"/>
            <w:tcBorders>
              <w:top w:val="single" w:sz="4" w:space="0" w:color="BDD6EE"/>
              <w:left w:val="single" w:sz="4" w:space="0" w:color="BDD6EE"/>
              <w:bottom w:val="single" w:sz="4" w:space="0" w:color="BDD6EE"/>
              <w:right w:val="single" w:sz="4" w:space="0" w:color="BDD6EE"/>
            </w:tcBorders>
            <w:vAlign w:val="center"/>
          </w:tcPr>
          <w:p w:rsidR="00667CAA" w:rsidRPr="009E5FBF" w:rsidRDefault="00AD3F9E" w:rsidP="00667CAA">
            <w:pPr>
              <w:widowControl w:val="0"/>
              <w:autoSpaceDE w:val="0"/>
              <w:autoSpaceDN w:val="0"/>
              <w:adjustRightInd w:val="0"/>
              <w:spacing w:before="166" w:line="240" w:lineRule="auto"/>
              <w:ind w:left="709" w:firstLine="14"/>
              <w:rPr>
                <w:sz w:val="18"/>
                <w:szCs w:val="18"/>
              </w:rPr>
            </w:pPr>
            <w:r w:rsidRPr="009E5FBF">
              <w:rPr>
                <w:sz w:val="18"/>
                <w:szCs w:val="18"/>
              </w:rPr>
              <w:t>/</w:t>
            </w:r>
            <w:r w:rsidR="00667CAA" w:rsidRPr="009E5FBF">
              <w:rPr>
                <w:sz w:val="18"/>
                <w:szCs w:val="18"/>
              </w:rPr>
              <w:t>LastName</w:t>
            </w:r>
          </w:p>
        </w:tc>
        <w:tc>
          <w:tcPr>
            <w:tcW w:w="2035" w:type="pct"/>
            <w:tcBorders>
              <w:top w:val="single" w:sz="4" w:space="0" w:color="BDD6EE"/>
              <w:left w:val="single" w:sz="4" w:space="0" w:color="BDD6EE"/>
              <w:bottom w:val="single" w:sz="4" w:space="0" w:color="BDD6EE"/>
              <w:right w:val="single" w:sz="4" w:space="0" w:color="BDD6EE"/>
            </w:tcBorders>
            <w:vAlign w:val="center"/>
          </w:tcPr>
          <w:p w:rsidR="00667CAA" w:rsidRPr="009E5FBF" w:rsidRDefault="00715112" w:rsidP="00587099">
            <w:pPr>
              <w:pStyle w:val="Body"/>
              <w:rPr>
                <w:rFonts w:cs="Arial"/>
                <w:color w:val="auto"/>
                <w:sz w:val="18"/>
                <w:szCs w:val="18"/>
              </w:rPr>
            </w:pPr>
            <w:r w:rsidRPr="009E5FBF">
              <w:rPr>
                <w:rFonts w:cs="Arial"/>
                <w:color w:val="auto"/>
                <w:sz w:val="18"/>
                <w:szCs w:val="18"/>
              </w:rPr>
              <w:t>Last name of the person</w:t>
            </w:r>
          </w:p>
        </w:tc>
        <w:tc>
          <w:tcPr>
            <w:tcW w:w="486" w:type="pct"/>
            <w:tcBorders>
              <w:top w:val="single" w:sz="4" w:space="0" w:color="BDD6EE"/>
              <w:left w:val="single" w:sz="4" w:space="0" w:color="BDD6EE"/>
              <w:bottom w:val="single" w:sz="4" w:space="0" w:color="BDD6EE"/>
              <w:right w:val="single" w:sz="4" w:space="0" w:color="BDD6EE"/>
            </w:tcBorders>
            <w:vAlign w:val="center"/>
          </w:tcPr>
          <w:p w:rsidR="00667CAA" w:rsidRPr="009E5FBF" w:rsidRDefault="00667CAA" w:rsidP="00587099">
            <w:pPr>
              <w:rPr>
                <w:sz w:val="18"/>
                <w:szCs w:val="18"/>
              </w:rPr>
            </w:pPr>
            <w:r w:rsidRPr="009E5FBF">
              <w:rPr>
                <w:sz w:val="18"/>
                <w:szCs w:val="18"/>
              </w:rPr>
              <w:t>Yes</w:t>
            </w:r>
          </w:p>
        </w:tc>
        <w:tc>
          <w:tcPr>
            <w:tcW w:w="482" w:type="pct"/>
            <w:tcBorders>
              <w:top w:val="single" w:sz="4" w:space="0" w:color="BDD6EE"/>
              <w:left w:val="single" w:sz="4" w:space="0" w:color="BDD6EE"/>
              <w:bottom w:val="single" w:sz="4" w:space="0" w:color="BDD6EE"/>
              <w:right w:val="single" w:sz="4" w:space="0" w:color="BDD6EE"/>
            </w:tcBorders>
            <w:vAlign w:val="center"/>
          </w:tcPr>
          <w:p w:rsidR="00667CAA" w:rsidRPr="009E5FBF" w:rsidRDefault="00667CAA" w:rsidP="00587099">
            <w:pPr>
              <w:widowControl w:val="0"/>
              <w:autoSpaceDE w:val="0"/>
              <w:autoSpaceDN w:val="0"/>
              <w:adjustRightInd w:val="0"/>
              <w:spacing w:line="240" w:lineRule="auto"/>
              <w:rPr>
                <w:sz w:val="18"/>
                <w:szCs w:val="18"/>
              </w:rPr>
            </w:pPr>
            <w:r w:rsidRPr="009E5FBF">
              <w:rPr>
                <w:sz w:val="18"/>
                <w:szCs w:val="18"/>
              </w:rPr>
              <w:t>string</w:t>
            </w:r>
          </w:p>
        </w:tc>
      </w:tr>
      <w:tr w:rsidR="00667CAA" w:rsidRPr="009E5FBF" w:rsidTr="00587099">
        <w:tc>
          <w:tcPr>
            <w:tcW w:w="1997" w:type="pct"/>
            <w:tcBorders>
              <w:top w:val="single" w:sz="4" w:space="0" w:color="BDD6EE"/>
              <w:left w:val="single" w:sz="4" w:space="0" w:color="BDD6EE"/>
              <w:bottom w:val="single" w:sz="4" w:space="0" w:color="BDD6EE"/>
              <w:right w:val="single" w:sz="4" w:space="0" w:color="BDD6EE"/>
            </w:tcBorders>
            <w:vAlign w:val="center"/>
          </w:tcPr>
          <w:p w:rsidR="00667CAA" w:rsidRPr="009E5FBF" w:rsidRDefault="00AD3F9E" w:rsidP="00EF5A0C">
            <w:pPr>
              <w:widowControl w:val="0"/>
              <w:autoSpaceDE w:val="0"/>
              <w:autoSpaceDN w:val="0"/>
              <w:adjustRightInd w:val="0"/>
              <w:spacing w:before="166" w:line="240" w:lineRule="auto"/>
              <w:ind w:left="709" w:firstLine="14"/>
              <w:rPr>
                <w:sz w:val="18"/>
                <w:szCs w:val="18"/>
              </w:rPr>
            </w:pPr>
            <w:r w:rsidRPr="009E5FBF">
              <w:rPr>
                <w:sz w:val="18"/>
                <w:szCs w:val="18"/>
              </w:rPr>
              <w:t>/</w:t>
            </w:r>
            <w:r w:rsidR="00EF5A0C" w:rsidRPr="009E5FBF">
              <w:rPr>
                <w:sz w:val="18"/>
                <w:szCs w:val="18"/>
              </w:rPr>
              <w:t>BirthDate</w:t>
            </w:r>
          </w:p>
        </w:tc>
        <w:tc>
          <w:tcPr>
            <w:tcW w:w="2035" w:type="pct"/>
            <w:tcBorders>
              <w:top w:val="single" w:sz="4" w:space="0" w:color="BDD6EE"/>
              <w:left w:val="single" w:sz="4" w:space="0" w:color="BDD6EE"/>
              <w:bottom w:val="single" w:sz="4" w:space="0" w:color="BDD6EE"/>
              <w:right w:val="single" w:sz="4" w:space="0" w:color="BDD6EE"/>
            </w:tcBorders>
            <w:vAlign w:val="center"/>
          </w:tcPr>
          <w:p w:rsidR="00667CAA" w:rsidRPr="009E5FBF" w:rsidRDefault="00715112" w:rsidP="00587099">
            <w:pPr>
              <w:pStyle w:val="Body"/>
              <w:rPr>
                <w:rFonts w:cs="Arial"/>
                <w:color w:val="auto"/>
                <w:sz w:val="18"/>
                <w:szCs w:val="18"/>
              </w:rPr>
            </w:pPr>
            <w:r w:rsidRPr="009E5FBF">
              <w:rPr>
                <w:rFonts w:cs="Arial"/>
                <w:color w:val="auto"/>
                <w:sz w:val="18"/>
                <w:szCs w:val="18"/>
              </w:rPr>
              <w:t>Date of birth of the person</w:t>
            </w:r>
          </w:p>
        </w:tc>
        <w:tc>
          <w:tcPr>
            <w:tcW w:w="486" w:type="pct"/>
            <w:tcBorders>
              <w:top w:val="single" w:sz="4" w:space="0" w:color="BDD6EE"/>
              <w:left w:val="single" w:sz="4" w:space="0" w:color="BDD6EE"/>
              <w:bottom w:val="single" w:sz="4" w:space="0" w:color="BDD6EE"/>
              <w:right w:val="single" w:sz="4" w:space="0" w:color="BDD6EE"/>
            </w:tcBorders>
            <w:vAlign w:val="center"/>
          </w:tcPr>
          <w:p w:rsidR="00667CAA" w:rsidRPr="009E5FBF" w:rsidRDefault="00EF5A0C" w:rsidP="00587099">
            <w:pPr>
              <w:rPr>
                <w:sz w:val="18"/>
                <w:szCs w:val="18"/>
              </w:rPr>
            </w:pPr>
            <w:r w:rsidRPr="009E5FBF">
              <w:rPr>
                <w:sz w:val="18"/>
                <w:szCs w:val="18"/>
              </w:rPr>
              <w:t>Yes</w:t>
            </w:r>
          </w:p>
        </w:tc>
        <w:tc>
          <w:tcPr>
            <w:tcW w:w="482" w:type="pct"/>
            <w:tcBorders>
              <w:top w:val="single" w:sz="4" w:space="0" w:color="BDD6EE"/>
              <w:left w:val="single" w:sz="4" w:space="0" w:color="BDD6EE"/>
              <w:bottom w:val="single" w:sz="4" w:space="0" w:color="BDD6EE"/>
              <w:right w:val="single" w:sz="4" w:space="0" w:color="BDD6EE"/>
            </w:tcBorders>
            <w:vAlign w:val="center"/>
          </w:tcPr>
          <w:p w:rsidR="00667CAA" w:rsidRPr="009E5FBF" w:rsidRDefault="00EF5A0C" w:rsidP="00587099">
            <w:pPr>
              <w:widowControl w:val="0"/>
              <w:autoSpaceDE w:val="0"/>
              <w:autoSpaceDN w:val="0"/>
              <w:adjustRightInd w:val="0"/>
              <w:spacing w:line="240" w:lineRule="auto"/>
              <w:rPr>
                <w:sz w:val="18"/>
                <w:szCs w:val="18"/>
              </w:rPr>
            </w:pPr>
            <w:r w:rsidRPr="009E5FBF">
              <w:rPr>
                <w:sz w:val="18"/>
                <w:szCs w:val="18"/>
              </w:rPr>
              <w:t>date</w:t>
            </w:r>
          </w:p>
        </w:tc>
      </w:tr>
      <w:tr w:rsidR="00667CAA" w:rsidRPr="009E5FBF" w:rsidTr="00587099">
        <w:tc>
          <w:tcPr>
            <w:tcW w:w="1997" w:type="pct"/>
            <w:tcBorders>
              <w:top w:val="single" w:sz="4" w:space="0" w:color="BDD6EE"/>
              <w:left w:val="single" w:sz="4" w:space="0" w:color="BDD6EE"/>
              <w:bottom w:val="single" w:sz="4" w:space="0" w:color="BDD6EE"/>
              <w:right w:val="single" w:sz="4" w:space="0" w:color="BDD6EE"/>
            </w:tcBorders>
            <w:vAlign w:val="center"/>
          </w:tcPr>
          <w:p w:rsidR="00667CAA" w:rsidRPr="009E5FBF" w:rsidRDefault="00AD3F9E" w:rsidP="00EF5A0C">
            <w:pPr>
              <w:widowControl w:val="0"/>
              <w:autoSpaceDE w:val="0"/>
              <w:autoSpaceDN w:val="0"/>
              <w:adjustRightInd w:val="0"/>
              <w:spacing w:before="166" w:line="240" w:lineRule="auto"/>
              <w:ind w:left="1134" w:hanging="425"/>
              <w:rPr>
                <w:sz w:val="18"/>
                <w:szCs w:val="18"/>
              </w:rPr>
            </w:pPr>
            <w:r w:rsidRPr="009E5FBF">
              <w:rPr>
                <w:sz w:val="18"/>
                <w:szCs w:val="18"/>
              </w:rPr>
              <w:t>/</w:t>
            </w:r>
            <w:r w:rsidR="00EF5A0C" w:rsidRPr="009E5FBF">
              <w:rPr>
                <w:sz w:val="18"/>
                <w:szCs w:val="18"/>
              </w:rPr>
              <w:t>PersonTitle</w:t>
            </w:r>
          </w:p>
        </w:tc>
        <w:tc>
          <w:tcPr>
            <w:tcW w:w="2035" w:type="pct"/>
            <w:tcBorders>
              <w:top w:val="single" w:sz="4" w:space="0" w:color="BDD6EE"/>
              <w:left w:val="single" w:sz="4" w:space="0" w:color="BDD6EE"/>
              <w:bottom w:val="single" w:sz="4" w:space="0" w:color="BDD6EE"/>
              <w:right w:val="single" w:sz="4" w:space="0" w:color="BDD6EE"/>
            </w:tcBorders>
            <w:vAlign w:val="center"/>
          </w:tcPr>
          <w:p w:rsidR="00667CAA" w:rsidRPr="009E5FBF" w:rsidRDefault="00715112" w:rsidP="00587099">
            <w:pPr>
              <w:pStyle w:val="Body"/>
              <w:rPr>
                <w:rFonts w:cs="Arial"/>
                <w:color w:val="auto"/>
                <w:sz w:val="18"/>
                <w:szCs w:val="18"/>
              </w:rPr>
            </w:pPr>
            <w:r w:rsidRPr="009E5FBF">
              <w:rPr>
                <w:rFonts w:cs="Arial"/>
                <w:color w:val="auto"/>
                <w:sz w:val="18"/>
                <w:szCs w:val="18"/>
              </w:rPr>
              <w:t>Courtesy title of a person</w:t>
            </w:r>
          </w:p>
        </w:tc>
        <w:tc>
          <w:tcPr>
            <w:tcW w:w="486" w:type="pct"/>
            <w:tcBorders>
              <w:top w:val="single" w:sz="4" w:space="0" w:color="BDD6EE"/>
              <w:left w:val="single" w:sz="4" w:space="0" w:color="BDD6EE"/>
              <w:bottom w:val="single" w:sz="4" w:space="0" w:color="BDD6EE"/>
              <w:right w:val="single" w:sz="4" w:space="0" w:color="BDD6EE"/>
            </w:tcBorders>
            <w:vAlign w:val="center"/>
          </w:tcPr>
          <w:p w:rsidR="00667CAA" w:rsidRPr="009E5FBF" w:rsidRDefault="00EF5A0C" w:rsidP="00587099">
            <w:pPr>
              <w:rPr>
                <w:sz w:val="18"/>
                <w:szCs w:val="18"/>
              </w:rPr>
            </w:pPr>
            <w:r w:rsidRPr="009E5FBF">
              <w:rPr>
                <w:sz w:val="18"/>
                <w:szCs w:val="18"/>
              </w:rPr>
              <w:t>Yes</w:t>
            </w:r>
          </w:p>
        </w:tc>
        <w:tc>
          <w:tcPr>
            <w:tcW w:w="482" w:type="pct"/>
            <w:tcBorders>
              <w:top w:val="single" w:sz="4" w:space="0" w:color="BDD6EE"/>
              <w:left w:val="single" w:sz="4" w:space="0" w:color="BDD6EE"/>
              <w:bottom w:val="single" w:sz="4" w:space="0" w:color="BDD6EE"/>
              <w:right w:val="single" w:sz="4" w:space="0" w:color="BDD6EE"/>
            </w:tcBorders>
            <w:vAlign w:val="center"/>
          </w:tcPr>
          <w:p w:rsidR="00667CAA" w:rsidRPr="009E5FBF" w:rsidRDefault="00EF5A0C" w:rsidP="00587099">
            <w:pPr>
              <w:widowControl w:val="0"/>
              <w:autoSpaceDE w:val="0"/>
              <w:autoSpaceDN w:val="0"/>
              <w:adjustRightInd w:val="0"/>
              <w:spacing w:line="240" w:lineRule="auto"/>
              <w:rPr>
                <w:sz w:val="18"/>
                <w:szCs w:val="18"/>
              </w:rPr>
            </w:pPr>
            <w:r w:rsidRPr="009E5FBF">
              <w:rPr>
                <w:sz w:val="18"/>
                <w:szCs w:val="18"/>
              </w:rPr>
              <w:t>enum</w:t>
            </w:r>
          </w:p>
        </w:tc>
      </w:tr>
      <w:tr w:rsidR="00667CAA" w:rsidRPr="009E5FBF" w:rsidTr="00587099">
        <w:tc>
          <w:tcPr>
            <w:tcW w:w="1997" w:type="pct"/>
            <w:tcBorders>
              <w:top w:val="single" w:sz="4" w:space="0" w:color="BDD6EE"/>
              <w:left w:val="single" w:sz="4" w:space="0" w:color="BDD6EE"/>
              <w:bottom w:val="single" w:sz="4" w:space="0" w:color="BDD6EE"/>
              <w:right w:val="single" w:sz="4" w:space="0" w:color="BDD6EE"/>
            </w:tcBorders>
            <w:vAlign w:val="center"/>
          </w:tcPr>
          <w:p w:rsidR="00667CAA" w:rsidRPr="009E5FBF" w:rsidRDefault="00AD3F9E" w:rsidP="00EF5A0C">
            <w:pPr>
              <w:widowControl w:val="0"/>
              <w:autoSpaceDE w:val="0"/>
              <w:autoSpaceDN w:val="0"/>
              <w:adjustRightInd w:val="0"/>
              <w:spacing w:before="166" w:line="240" w:lineRule="auto"/>
              <w:ind w:left="709" w:firstLine="14"/>
              <w:rPr>
                <w:sz w:val="18"/>
                <w:szCs w:val="18"/>
              </w:rPr>
            </w:pPr>
            <w:r w:rsidRPr="009E5FBF">
              <w:rPr>
                <w:sz w:val="18"/>
                <w:szCs w:val="18"/>
              </w:rPr>
              <w:t>/</w:t>
            </w:r>
            <w:r w:rsidR="00EF5A0C" w:rsidRPr="009E5FBF">
              <w:rPr>
                <w:sz w:val="18"/>
                <w:szCs w:val="18"/>
              </w:rPr>
              <w:t>ClientNumber</w:t>
            </w:r>
          </w:p>
        </w:tc>
        <w:tc>
          <w:tcPr>
            <w:tcW w:w="2035" w:type="pct"/>
            <w:tcBorders>
              <w:top w:val="single" w:sz="4" w:space="0" w:color="BDD6EE"/>
              <w:left w:val="single" w:sz="4" w:space="0" w:color="BDD6EE"/>
              <w:bottom w:val="single" w:sz="4" w:space="0" w:color="BDD6EE"/>
              <w:right w:val="single" w:sz="4" w:space="0" w:color="BDD6EE"/>
            </w:tcBorders>
            <w:vAlign w:val="center"/>
          </w:tcPr>
          <w:p w:rsidR="00667CAA" w:rsidRPr="009E5FBF" w:rsidRDefault="00715112" w:rsidP="00587099">
            <w:pPr>
              <w:pStyle w:val="Body"/>
              <w:rPr>
                <w:rFonts w:cs="Arial"/>
                <w:color w:val="auto"/>
                <w:sz w:val="18"/>
                <w:szCs w:val="18"/>
              </w:rPr>
            </w:pPr>
            <w:r w:rsidRPr="009E5FBF">
              <w:rPr>
                <w:rFonts w:cs="Arial"/>
                <w:color w:val="auto"/>
                <w:sz w:val="18"/>
                <w:szCs w:val="18"/>
              </w:rPr>
              <w:t>Primary number of the person</w:t>
            </w:r>
          </w:p>
        </w:tc>
        <w:tc>
          <w:tcPr>
            <w:tcW w:w="486" w:type="pct"/>
            <w:tcBorders>
              <w:top w:val="single" w:sz="4" w:space="0" w:color="BDD6EE"/>
              <w:left w:val="single" w:sz="4" w:space="0" w:color="BDD6EE"/>
              <w:bottom w:val="single" w:sz="4" w:space="0" w:color="BDD6EE"/>
              <w:right w:val="single" w:sz="4" w:space="0" w:color="BDD6EE"/>
            </w:tcBorders>
            <w:vAlign w:val="center"/>
          </w:tcPr>
          <w:p w:rsidR="00667CAA" w:rsidRPr="009E5FBF" w:rsidRDefault="00EF5A0C" w:rsidP="00587099">
            <w:pPr>
              <w:rPr>
                <w:sz w:val="18"/>
                <w:szCs w:val="18"/>
              </w:rPr>
            </w:pPr>
            <w:r w:rsidRPr="009E5FBF">
              <w:rPr>
                <w:sz w:val="18"/>
                <w:szCs w:val="18"/>
              </w:rPr>
              <w:t>No</w:t>
            </w:r>
          </w:p>
        </w:tc>
        <w:tc>
          <w:tcPr>
            <w:tcW w:w="482" w:type="pct"/>
            <w:tcBorders>
              <w:top w:val="single" w:sz="4" w:space="0" w:color="BDD6EE"/>
              <w:left w:val="single" w:sz="4" w:space="0" w:color="BDD6EE"/>
              <w:bottom w:val="single" w:sz="4" w:space="0" w:color="BDD6EE"/>
              <w:right w:val="single" w:sz="4" w:space="0" w:color="BDD6EE"/>
            </w:tcBorders>
            <w:vAlign w:val="center"/>
          </w:tcPr>
          <w:p w:rsidR="00667CAA" w:rsidRPr="009E5FBF" w:rsidRDefault="00EF5A0C" w:rsidP="00587099">
            <w:pPr>
              <w:widowControl w:val="0"/>
              <w:autoSpaceDE w:val="0"/>
              <w:autoSpaceDN w:val="0"/>
              <w:adjustRightInd w:val="0"/>
              <w:spacing w:line="240" w:lineRule="auto"/>
              <w:rPr>
                <w:sz w:val="18"/>
                <w:szCs w:val="18"/>
              </w:rPr>
            </w:pPr>
            <w:r w:rsidRPr="009E5FBF">
              <w:rPr>
                <w:sz w:val="18"/>
                <w:szCs w:val="18"/>
              </w:rPr>
              <w:t>string</w:t>
            </w:r>
          </w:p>
        </w:tc>
      </w:tr>
      <w:tr w:rsidR="00BF193D" w:rsidRPr="009E5FBF" w:rsidTr="00587099">
        <w:tc>
          <w:tcPr>
            <w:tcW w:w="1997" w:type="pct"/>
            <w:tcBorders>
              <w:top w:val="single" w:sz="4" w:space="0" w:color="BDD6EE"/>
              <w:left w:val="single" w:sz="4" w:space="0" w:color="BDD6EE"/>
              <w:bottom w:val="single" w:sz="4" w:space="0" w:color="BDD6EE"/>
              <w:right w:val="single" w:sz="4" w:space="0" w:color="BDD6EE"/>
            </w:tcBorders>
            <w:vAlign w:val="center"/>
          </w:tcPr>
          <w:p w:rsidR="00BF193D" w:rsidRPr="009E5FBF" w:rsidRDefault="00BF193D" w:rsidP="00BF193D">
            <w:pPr>
              <w:widowControl w:val="0"/>
              <w:autoSpaceDE w:val="0"/>
              <w:autoSpaceDN w:val="0"/>
              <w:adjustRightInd w:val="0"/>
              <w:spacing w:before="166" w:line="240" w:lineRule="auto"/>
              <w:ind w:left="709" w:firstLine="14"/>
              <w:rPr>
                <w:sz w:val="18"/>
                <w:szCs w:val="18"/>
              </w:rPr>
            </w:pPr>
            <w:r w:rsidRPr="009E5FBF">
              <w:rPr>
                <w:sz w:val="18"/>
                <w:szCs w:val="18"/>
              </w:rPr>
              <w:t>/ClientNumber2</w:t>
            </w:r>
          </w:p>
        </w:tc>
        <w:tc>
          <w:tcPr>
            <w:tcW w:w="2035" w:type="pct"/>
            <w:tcBorders>
              <w:top w:val="single" w:sz="4" w:space="0" w:color="BDD6EE"/>
              <w:left w:val="single" w:sz="4" w:space="0" w:color="BDD6EE"/>
              <w:bottom w:val="single" w:sz="4" w:space="0" w:color="BDD6EE"/>
              <w:right w:val="single" w:sz="4" w:space="0" w:color="BDD6EE"/>
            </w:tcBorders>
            <w:vAlign w:val="center"/>
          </w:tcPr>
          <w:p w:rsidR="00BF193D" w:rsidRPr="009E5FBF" w:rsidRDefault="00BF193D" w:rsidP="00BF193D">
            <w:pPr>
              <w:pStyle w:val="Body"/>
              <w:rPr>
                <w:rFonts w:cs="Arial"/>
                <w:color w:val="auto"/>
                <w:sz w:val="18"/>
                <w:szCs w:val="18"/>
              </w:rPr>
            </w:pPr>
            <w:r w:rsidRPr="009E5FBF">
              <w:rPr>
                <w:rFonts w:cs="Arial"/>
                <w:color w:val="auto"/>
                <w:sz w:val="18"/>
                <w:szCs w:val="18"/>
              </w:rPr>
              <w:t>A secondary client number defined from an external application hosting a slave database.</w:t>
            </w:r>
          </w:p>
        </w:tc>
        <w:tc>
          <w:tcPr>
            <w:tcW w:w="486" w:type="pct"/>
            <w:tcBorders>
              <w:top w:val="single" w:sz="4" w:space="0" w:color="BDD6EE"/>
              <w:left w:val="single" w:sz="4" w:space="0" w:color="BDD6EE"/>
              <w:bottom w:val="single" w:sz="4" w:space="0" w:color="BDD6EE"/>
              <w:right w:val="single" w:sz="4" w:space="0" w:color="BDD6EE"/>
            </w:tcBorders>
            <w:vAlign w:val="center"/>
          </w:tcPr>
          <w:p w:rsidR="00BF193D" w:rsidRPr="009E5FBF" w:rsidRDefault="00BF193D" w:rsidP="00BF193D">
            <w:pPr>
              <w:rPr>
                <w:sz w:val="18"/>
                <w:szCs w:val="18"/>
              </w:rPr>
            </w:pPr>
            <w:r w:rsidRPr="009E5FBF">
              <w:rPr>
                <w:sz w:val="18"/>
                <w:szCs w:val="18"/>
              </w:rPr>
              <w:t>No</w:t>
            </w:r>
          </w:p>
        </w:tc>
        <w:tc>
          <w:tcPr>
            <w:tcW w:w="482" w:type="pct"/>
            <w:tcBorders>
              <w:top w:val="single" w:sz="4" w:space="0" w:color="BDD6EE"/>
              <w:left w:val="single" w:sz="4" w:space="0" w:color="BDD6EE"/>
              <w:bottom w:val="single" w:sz="4" w:space="0" w:color="BDD6EE"/>
              <w:right w:val="single" w:sz="4" w:space="0" w:color="BDD6EE"/>
            </w:tcBorders>
            <w:vAlign w:val="center"/>
          </w:tcPr>
          <w:p w:rsidR="00BF193D" w:rsidRPr="009E5FBF" w:rsidRDefault="00BF193D" w:rsidP="00BF193D">
            <w:pPr>
              <w:widowControl w:val="0"/>
              <w:autoSpaceDE w:val="0"/>
              <w:autoSpaceDN w:val="0"/>
              <w:adjustRightInd w:val="0"/>
              <w:spacing w:line="240" w:lineRule="auto"/>
              <w:rPr>
                <w:sz w:val="18"/>
                <w:szCs w:val="18"/>
              </w:rPr>
            </w:pPr>
            <w:r w:rsidRPr="009E5FBF">
              <w:rPr>
                <w:sz w:val="18"/>
                <w:szCs w:val="18"/>
              </w:rPr>
              <w:t>string</w:t>
            </w:r>
          </w:p>
        </w:tc>
      </w:tr>
      <w:tr w:rsidR="00BF193D" w:rsidRPr="009E5FBF" w:rsidTr="001E61D7">
        <w:tc>
          <w:tcPr>
            <w:tcW w:w="1997" w:type="pct"/>
            <w:tcBorders>
              <w:top w:val="single" w:sz="4" w:space="0" w:color="BDD6EE"/>
              <w:left w:val="single" w:sz="4" w:space="0" w:color="BDD6EE"/>
              <w:bottom w:val="single" w:sz="4" w:space="0" w:color="BDD6EE"/>
              <w:right w:val="single" w:sz="4" w:space="0" w:color="BDD6EE"/>
            </w:tcBorders>
            <w:shd w:val="clear" w:color="auto" w:fill="D0CECE" w:themeFill="background2" w:themeFillShade="E6"/>
            <w:vAlign w:val="center"/>
          </w:tcPr>
          <w:p w:rsidR="00BF193D" w:rsidRPr="009E5FBF" w:rsidRDefault="00BF193D" w:rsidP="00BF193D">
            <w:pPr>
              <w:widowControl w:val="0"/>
              <w:autoSpaceDE w:val="0"/>
              <w:autoSpaceDN w:val="0"/>
              <w:adjustRightInd w:val="0"/>
              <w:spacing w:before="166" w:line="240" w:lineRule="auto"/>
              <w:ind w:left="596" w:firstLine="14"/>
              <w:rPr>
                <w:sz w:val="18"/>
                <w:szCs w:val="18"/>
              </w:rPr>
            </w:pPr>
            <w:r w:rsidRPr="009E5FBF">
              <w:rPr>
                <w:sz w:val="18"/>
                <w:szCs w:val="18"/>
              </w:rPr>
              <w:t>/Organization</w:t>
            </w:r>
          </w:p>
        </w:tc>
        <w:tc>
          <w:tcPr>
            <w:tcW w:w="2035" w:type="pct"/>
            <w:tcBorders>
              <w:top w:val="single" w:sz="4" w:space="0" w:color="BDD6EE"/>
              <w:left w:val="single" w:sz="4" w:space="0" w:color="BDD6EE"/>
              <w:bottom w:val="single" w:sz="4" w:space="0" w:color="BDD6EE"/>
              <w:right w:val="single" w:sz="4" w:space="0" w:color="BDD6EE"/>
            </w:tcBorders>
            <w:shd w:val="clear" w:color="auto" w:fill="D0CECE" w:themeFill="background2" w:themeFillShade="E6"/>
            <w:vAlign w:val="center"/>
          </w:tcPr>
          <w:p w:rsidR="00BF193D" w:rsidRPr="009E5FBF" w:rsidRDefault="00BF193D" w:rsidP="00BF193D">
            <w:pPr>
              <w:pStyle w:val="Body"/>
              <w:rPr>
                <w:rFonts w:cs="Arial"/>
                <w:color w:val="auto"/>
                <w:sz w:val="18"/>
                <w:szCs w:val="18"/>
              </w:rPr>
            </w:pPr>
          </w:p>
        </w:tc>
        <w:tc>
          <w:tcPr>
            <w:tcW w:w="486" w:type="pct"/>
            <w:tcBorders>
              <w:top w:val="single" w:sz="4" w:space="0" w:color="BDD6EE"/>
              <w:left w:val="single" w:sz="4" w:space="0" w:color="BDD6EE"/>
              <w:bottom w:val="single" w:sz="4" w:space="0" w:color="BDD6EE"/>
              <w:right w:val="single" w:sz="4" w:space="0" w:color="BDD6EE"/>
            </w:tcBorders>
            <w:shd w:val="clear" w:color="auto" w:fill="D0CECE" w:themeFill="background2" w:themeFillShade="E6"/>
            <w:vAlign w:val="center"/>
          </w:tcPr>
          <w:p w:rsidR="00BF193D" w:rsidRPr="009E5FBF" w:rsidRDefault="00BF193D" w:rsidP="00BF193D">
            <w:pPr>
              <w:rPr>
                <w:sz w:val="18"/>
                <w:szCs w:val="18"/>
              </w:rPr>
            </w:pPr>
            <w:r w:rsidRPr="009E5FBF">
              <w:rPr>
                <w:sz w:val="18"/>
                <w:szCs w:val="18"/>
              </w:rPr>
              <w:t>No</w:t>
            </w:r>
          </w:p>
        </w:tc>
        <w:tc>
          <w:tcPr>
            <w:tcW w:w="482" w:type="pct"/>
            <w:tcBorders>
              <w:top w:val="single" w:sz="4" w:space="0" w:color="BDD6EE"/>
              <w:left w:val="single" w:sz="4" w:space="0" w:color="BDD6EE"/>
              <w:bottom w:val="single" w:sz="4" w:space="0" w:color="BDD6EE"/>
              <w:right w:val="single" w:sz="4" w:space="0" w:color="BDD6EE"/>
            </w:tcBorders>
            <w:shd w:val="clear" w:color="auto" w:fill="D0CECE" w:themeFill="background2" w:themeFillShade="E6"/>
            <w:vAlign w:val="center"/>
          </w:tcPr>
          <w:p w:rsidR="00BF193D" w:rsidRPr="009E5FBF" w:rsidRDefault="00BF193D" w:rsidP="00BF193D">
            <w:pPr>
              <w:widowControl w:val="0"/>
              <w:autoSpaceDE w:val="0"/>
              <w:autoSpaceDN w:val="0"/>
              <w:adjustRightInd w:val="0"/>
              <w:spacing w:line="240" w:lineRule="auto"/>
              <w:rPr>
                <w:sz w:val="18"/>
                <w:szCs w:val="18"/>
              </w:rPr>
            </w:pPr>
          </w:p>
        </w:tc>
      </w:tr>
      <w:tr w:rsidR="00BF193D" w:rsidRPr="009E5FBF" w:rsidTr="001E61D7">
        <w:tc>
          <w:tcPr>
            <w:tcW w:w="1997"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BF193D" w:rsidRPr="009E5FBF" w:rsidRDefault="00BF193D" w:rsidP="00BF193D">
            <w:pPr>
              <w:widowControl w:val="0"/>
              <w:autoSpaceDE w:val="0"/>
              <w:autoSpaceDN w:val="0"/>
              <w:adjustRightInd w:val="0"/>
              <w:spacing w:before="166" w:line="240" w:lineRule="auto"/>
              <w:ind w:left="738" w:firstLine="14"/>
              <w:rPr>
                <w:sz w:val="18"/>
                <w:szCs w:val="18"/>
              </w:rPr>
            </w:pPr>
            <w:r w:rsidRPr="009E5FBF">
              <w:rPr>
                <w:sz w:val="18"/>
                <w:szCs w:val="18"/>
              </w:rPr>
              <w:t>/LegalName</w:t>
            </w:r>
          </w:p>
        </w:tc>
        <w:tc>
          <w:tcPr>
            <w:tcW w:w="2035"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BF193D" w:rsidRPr="009E5FBF" w:rsidRDefault="00BF193D" w:rsidP="00BF193D">
            <w:pPr>
              <w:pStyle w:val="Body"/>
              <w:rPr>
                <w:rFonts w:cs="Arial"/>
                <w:color w:val="auto"/>
                <w:sz w:val="18"/>
                <w:szCs w:val="18"/>
              </w:rPr>
            </w:pPr>
            <w:r w:rsidRPr="009E5FBF">
              <w:rPr>
                <w:rFonts w:cs="Arial"/>
                <w:color w:val="auto"/>
                <w:sz w:val="18"/>
                <w:szCs w:val="18"/>
              </w:rPr>
              <w:t>The legal name of an organization</w:t>
            </w:r>
          </w:p>
        </w:tc>
        <w:tc>
          <w:tcPr>
            <w:tcW w:w="486"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BF193D" w:rsidRPr="009E5FBF" w:rsidRDefault="00BF193D" w:rsidP="00BF193D">
            <w:pPr>
              <w:rPr>
                <w:sz w:val="18"/>
                <w:szCs w:val="18"/>
              </w:rPr>
            </w:pPr>
            <w:r w:rsidRPr="009E5FBF">
              <w:rPr>
                <w:sz w:val="18"/>
                <w:szCs w:val="18"/>
              </w:rPr>
              <w:t>Yes</w:t>
            </w:r>
          </w:p>
        </w:tc>
        <w:tc>
          <w:tcPr>
            <w:tcW w:w="482"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BF193D" w:rsidRPr="009E5FBF" w:rsidRDefault="00BF193D" w:rsidP="00BF193D">
            <w:pPr>
              <w:widowControl w:val="0"/>
              <w:autoSpaceDE w:val="0"/>
              <w:autoSpaceDN w:val="0"/>
              <w:adjustRightInd w:val="0"/>
              <w:spacing w:line="240" w:lineRule="auto"/>
              <w:rPr>
                <w:sz w:val="18"/>
                <w:szCs w:val="18"/>
              </w:rPr>
            </w:pPr>
            <w:r w:rsidRPr="009E5FBF">
              <w:rPr>
                <w:sz w:val="18"/>
                <w:szCs w:val="18"/>
              </w:rPr>
              <w:t>String</w:t>
            </w:r>
          </w:p>
        </w:tc>
      </w:tr>
      <w:tr w:rsidR="00BF193D" w:rsidRPr="009E5FBF" w:rsidTr="001E61D7">
        <w:tc>
          <w:tcPr>
            <w:tcW w:w="1997"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BF193D" w:rsidRPr="009E5FBF" w:rsidRDefault="00BF193D" w:rsidP="00BF193D">
            <w:pPr>
              <w:widowControl w:val="0"/>
              <w:autoSpaceDE w:val="0"/>
              <w:autoSpaceDN w:val="0"/>
              <w:adjustRightInd w:val="0"/>
              <w:spacing w:before="166" w:line="240" w:lineRule="auto"/>
              <w:ind w:left="738" w:firstLine="14"/>
              <w:rPr>
                <w:sz w:val="18"/>
                <w:szCs w:val="18"/>
              </w:rPr>
            </w:pPr>
            <w:r w:rsidRPr="009E5FBF">
              <w:rPr>
                <w:sz w:val="18"/>
                <w:szCs w:val="18"/>
              </w:rPr>
              <w:t>/OrtanizationTitle</w:t>
            </w:r>
          </w:p>
        </w:tc>
        <w:tc>
          <w:tcPr>
            <w:tcW w:w="2035"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BF193D" w:rsidRPr="009E5FBF" w:rsidRDefault="00BF193D" w:rsidP="00BF193D">
            <w:pPr>
              <w:pStyle w:val="Body"/>
              <w:rPr>
                <w:rFonts w:cs="Arial"/>
                <w:color w:val="auto"/>
                <w:sz w:val="18"/>
                <w:szCs w:val="18"/>
              </w:rPr>
            </w:pPr>
            <w:r w:rsidRPr="009E5FBF">
              <w:rPr>
                <w:rFonts w:cs="Arial"/>
                <w:color w:val="auto"/>
                <w:sz w:val="18"/>
                <w:szCs w:val="18"/>
              </w:rPr>
              <w:t>The title of the organization</w:t>
            </w:r>
          </w:p>
        </w:tc>
        <w:tc>
          <w:tcPr>
            <w:tcW w:w="486"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BF193D" w:rsidRPr="009E5FBF" w:rsidRDefault="00BF193D" w:rsidP="00BF193D">
            <w:pPr>
              <w:rPr>
                <w:sz w:val="18"/>
                <w:szCs w:val="18"/>
              </w:rPr>
            </w:pPr>
            <w:r w:rsidRPr="009E5FBF">
              <w:rPr>
                <w:sz w:val="18"/>
                <w:szCs w:val="18"/>
              </w:rPr>
              <w:t>Yes</w:t>
            </w:r>
          </w:p>
        </w:tc>
        <w:tc>
          <w:tcPr>
            <w:tcW w:w="482"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BF193D" w:rsidRPr="009E5FBF" w:rsidRDefault="00BF193D" w:rsidP="00BF193D">
            <w:pPr>
              <w:widowControl w:val="0"/>
              <w:autoSpaceDE w:val="0"/>
              <w:autoSpaceDN w:val="0"/>
              <w:adjustRightInd w:val="0"/>
              <w:spacing w:line="240" w:lineRule="auto"/>
              <w:rPr>
                <w:sz w:val="18"/>
                <w:szCs w:val="18"/>
              </w:rPr>
            </w:pPr>
            <w:r w:rsidRPr="009E5FBF">
              <w:rPr>
                <w:sz w:val="18"/>
                <w:szCs w:val="18"/>
              </w:rPr>
              <w:t>String</w:t>
            </w:r>
          </w:p>
        </w:tc>
      </w:tr>
      <w:tr w:rsidR="00BF193D" w:rsidRPr="009E5FBF" w:rsidTr="001E61D7">
        <w:tc>
          <w:tcPr>
            <w:tcW w:w="1997"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BF193D" w:rsidRPr="009E5FBF" w:rsidRDefault="00BF193D" w:rsidP="00BF193D">
            <w:pPr>
              <w:widowControl w:val="0"/>
              <w:autoSpaceDE w:val="0"/>
              <w:autoSpaceDN w:val="0"/>
              <w:adjustRightInd w:val="0"/>
              <w:spacing w:before="166" w:line="240" w:lineRule="auto"/>
              <w:ind w:left="738" w:firstLine="14"/>
              <w:rPr>
                <w:sz w:val="18"/>
                <w:szCs w:val="18"/>
              </w:rPr>
            </w:pPr>
            <w:r w:rsidRPr="009E5FBF">
              <w:rPr>
                <w:sz w:val="18"/>
                <w:szCs w:val="18"/>
              </w:rPr>
              <w:t>/SIRETNumber</w:t>
            </w:r>
          </w:p>
        </w:tc>
        <w:tc>
          <w:tcPr>
            <w:tcW w:w="2035"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BF193D" w:rsidRPr="009E5FBF" w:rsidRDefault="00BF193D" w:rsidP="00BF193D">
            <w:pPr>
              <w:pStyle w:val="Body"/>
              <w:rPr>
                <w:rFonts w:cs="Arial"/>
                <w:color w:val="auto"/>
                <w:sz w:val="18"/>
                <w:szCs w:val="18"/>
              </w:rPr>
            </w:pPr>
            <w:r w:rsidRPr="009E5FBF">
              <w:rPr>
                <w:rFonts w:cs="Arial"/>
                <w:color w:val="auto"/>
                <w:sz w:val="18"/>
                <w:szCs w:val="18"/>
              </w:rPr>
              <w:t>The additional registration number for a corporate entity.</w:t>
            </w:r>
          </w:p>
        </w:tc>
        <w:tc>
          <w:tcPr>
            <w:tcW w:w="486"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BF193D" w:rsidRPr="009E5FBF" w:rsidRDefault="00BF193D" w:rsidP="00BF193D">
            <w:pPr>
              <w:rPr>
                <w:sz w:val="18"/>
                <w:szCs w:val="18"/>
              </w:rPr>
            </w:pPr>
            <w:r w:rsidRPr="009E5FBF">
              <w:rPr>
                <w:sz w:val="18"/>
                <w:szCs w:val="18"/>
              </w:rPr>
              <w:t>Yes</w:t>
            </w:r>
          </w:p>
        </w:tc>
        <w:tc>
          <w:tcPr>
            <w:tcW w:w="482"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BF193D" w:rsidRPr="009E5FBF" w:rsidRDefault="00BF193D" w:rsidP="00BF193D">
            <w:pPr>
              <w:widowControl w:val="0"/>
              <w:autoSpaceDE w:val="0"/>
              <w:autoSpaceDN w:val="0"/>
              <w:adjustRightInd w:val="0"/>
              <w:spacing w:line="240" w:lineRule="auto"/>
              <w:rPr>
                <w:sz w:val="18"/>
                <w:szCs w:val="18"/>
              </w:rPr>
            </w:pPr>
            <w:r w:rsidRPr="009E5FBF">
              <w:rPr>
                <w:sz w:val="18"/>
                <w:szCs w:val="18"/>
              </w:rPr>
              <w:t>String</w:t>
            </w:r>
          </w:p>
        </w:tc>
      </w:tr>
      <w:tr w:rsidR="00BF193D" w:rsidRPr="009E5FBF" w:rsidTr="001E61D7">
        <w:tc>
          <w:tcPr>
            <w:tcW w:w="1997"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BF193D" w:rsidRPr="009E5FBF" w:rsidRDefault="00BF193D" w:rsidP="00BF193D">
            <w:pPr>
              <w:ind w:left="738"/>
            </w:pPr>
            <w:r w:rsidRPr="009E5FBF">
              <w:t>/ClientNumber</w:t>
            </w:r>
          </w:p>
        </w:tc>
        <w:tc>
          <w:tcPr>
            <w:tcW w:w="2035"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BF193D" w:rsidRPr="009E5FBF" w:rsidRDefault="00BF193D" w:rsidP="00BF193D">
            <w:pPr>
              <w:pStyle w:val="Body"/>
              <w:rPr>
                <w:rFonts w:cs="Arial"/>
                <w:color w:val="auto"/>
                <w:sz w:val="18"/>
                <w:szCs w:val="18"/>
              </w:rPr>
            </w:pPr>
            <w:r w:rsidRPr="009E5FBF">
              <w:rPr>
                <w:rFonts w:cs="Arial"/>
                <w:color w:val="auto"/>
                <w:sz w:val="18"/>
                <w:szCs w:val="18"/>
              </w:rPr>
              <w:t>A primary organization number.</w:t>
            </w:r>
          </w:p>
        </w:tc>
        <w:tc>
          <w:tcPr>
            <w:tcW w:w="486"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BF193D" w:rsidRPr="009E5FBF" w:rsidRDefault="00BF193D" w:rsidP="00BF193D">
            <w:pPr>
              <w:rPr>
                <w:sz w:val="18"/>
                <w:szCs w:val="18"/>
              </w:rPr>
            </w:pPr>
            <w:r w:rsidRPr="009E5FBF">
              <w:rPr>
                <w:sz w:val="18"/>
                <w:szCs w:val="18"/>
              </w:rPr>
              <w:t>No</w:t>
            </w:r>
          </w:p>
        </w:tc>
        <w:tc>
          <w:tcPr>
            <w:tcW w:w="482"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BF193D" w:rsidRPr="009E5FBF" w:rsidRDefault="00BF193D" w:rsidP="00BF193D">
            <w:pPr>
              <w:widowControl w:val="0"/>
              <w:autoSpaceDE w:val="0"/>
              <w:autoSpaceDN w:val="0"/>
              <w:adjustRightInd w:val="0"/>
              <w:spacing w:line="240" w:lineRule="auto"/>
              <w:rPr>
                <w:sz w:val="18"/>
                <w:szCs w:val="18"/>
              </w:rPr>
            </w:pPr>
            <w:r w:rsidRPr="009E5FBF">
              <w:rPr>
                <w:sz w:val="18"/>
                <w:szCs w:val="18"/>
              </w:rPr>
              <w:t>String</w:t>
            </w:r>
          </w:p>
        </w:tc>
      </w:tr>
      <w:tr w:rsidR="00BF193D" w:rsidRPr="009E5FBF" w:rsidTr="001E61D7">
        <w:tc>
          <w:tcPr>
            <w:tcW w:w="1997"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BF193D" w:rsidRPr="009E5FBF" w:rsidRDefault="00BF193D" w:rsidP="00BF193D">
            <w:pPr>
              <w:widowControl w:val="0"/>
              <w:autoSpaceDE w:val="0"/>
              <w:autoSpaceDN w:val="0"/>
              <w:adjustRightInd w:val="0"/>
              <w:spacing w:before="166" w:line="240" w:lineRule="auto"/>
              <w:ind w:left="738" w:firstLine="14"/>
              <w:rPr>
                <w:sz w:val="18"/>
                <w:szCs w:val="18"/>
              </w:rPr>
            </w:pPr>
            <w:r w:rsidRPr="009E5FBF">
              <w:rPr>
                <w:sz w:val="18"/>
                <w:szCs w:val="18"/>
              </w:rPr>
              <w:t>/ClientNumber2</w:t>
            </w:r>
          </w:p>
        </w:tc>
        <w:tc>
          <w:tcPr>
            <w:tcW w:w="2035"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BF193D" w:rsidRPr="009E5FBF" w:rsidRDefault="00BF193D" w:rsidP="00BF193D">
            <w:pPr>
              <w:pStyle w:val="Body"/>
              <w:rPr>
                <w:rFonts w:cs="Arial"/>
                <w:color w:val="auto"/>
                <w:sz w:val="18"/>
                <w:szCs w:val="18"/>
              </w:rPr>
            </w:pPr>
            <w:r w:rsidRPr="009E5FBF">
              <w:rPr>
                <w:rFonts w:cs="Arial"/>
                <w:color w:val="auto"/>
                <w:sz w:val="18"/>
                <w:szCs w:val="18"/>
              </w:rPr>
              <w:t>A secondary client number defined from an external application hosting a slave database.</w:t>
            </w:r>
          </w:p>
        </w:tc>
        <w:tc>
          <w:tcPr>
            <w:tcW w:w="486"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BF193D" w:rsidRPr="009E5FBF" w:rsidRDefault="00BF193D" w:rsidP="00BF193D">
            <w:pPr>
              <w:rPr>
                <w:sz w:val="18"/>
                <w:szCs w:val="18"/>
              </w:rPr>
            </w:pPr>
            <w:r w:rsidRPr="009E5FBF">
              <w:rPr>
                <w:sz w:val="18"/>
                <w:szCs w:val="18"/>
              </w:rPr>
              <w:t>No</w:t>
            </w:r>
          </w:p>
        </w:tc>
        <w:tc>
          <w:tcPr>
            <w:tcW w:w="482"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BF193D" w:rsidRPr="009E5FBF" w:rsidRDefault="00BF193D" w:rsidP="00BF193D">
            <w:pPr>
              <w:widowControl w:val="0"/>
              <w:autoSpaceDE w:val="0"/>
              <w:autoSpaceDN w:val="0"/>
              <w:adjustRightInd w:val="0"/>
              <w:spacing w:line="240" w:lineRule="auto"/>
              <w:rPr>
                <w:sz w:val="18"/>
                <w:szCs w:val="18"/>
              </w:rPr>
            </w:pPr>
            <w:r w:rsidRPr="009E5FBF">
              <w:rPr>
                <w:sz w:val="18"/>
                <w:szCs w:val="18"/>
              </w:rPr>
              <w:t>String</w:t>
            </w:r>
          </w:p>
        </w:tc>
      </w:tr>
    </w:tbl>
    <w:p w:rsidR="003556B6" w:rsidRPr="009E5FBF" w:rsidRDefault="003556B6" w:rsidP="006074AB">
      <w:pPr>
        <w:pStyle w:val="Title3"/>
      </w:pPr>
      <w:bookmarkStart w:id="1082" w:name="_Toc487791931"/>
      <w:bookmarkStart w:id="1083" w:name="_Toc21928498"/>
      <w:bookmarkEnd w:id="1069"/>
      <w:bookmarkEnd w:id="1070"/>
      <w:bookmarkEnd w:id="1071"/>
      <w:bookmarkEnd w:id="1072"/>
      <w:bookmarkEnd w:id="1073"/>
      <w:bookmarkEnd w:id="1074"/>
      <w:bookmarkEnd w:id="1075"/>
      <w:bookmarkEnd w:id="1076"/>
      <w:bookmarkEnd w:id="1077"/>
      <w:bookmarkEnd w:id="1078"/>
      <w:bookmarkEnd w:id="1079"/>
      <w:r w:rsidRPr="009E5FBF">
        <w:t>Step « Contract Parties »</w:t>
      </w:r>
      <w:bookmarkEnd w:id="1082"/>
      <w:bookmarkEnd w:id="1083"/>
    </w:p>
    <w:p w:rsidR="003556B6" w:rsidRPr="009E5FBF" w:rsidRDefault="003556B6" w:rsidP="006074AB">
      <w:pPr>
        <w:pStyle w:val="Heading4"/>
      </w:pPr>
      <w:bookmarkStart w:id="1084" w:name="_Toc487791932"/>
      <w:bookmarkStart w:id="1085" w:name="_Toc21928499"/>
      <w:r w:rsidRPr="009E5FBF">
        <w:t>Description</w:t>
      </w:r>
      <w:bookmarkEnd w:id="1084"/>
      <w:bookmarkEnd w:id="1085"/>
    </w:p>
    <w:p w:rsidR="003556B6" w:rsidRPr="009E5FBF" w:rsidRDefault="00EA1FFB" w:rsidP="003556B6">
      <w:pPr>
        <w:spacing w:line="276" w:lineRule="auto"/>
        <w:ind w:left="360"/>
        <w:rPr>
          <w:color w:val="000000"/>
        </w:rPr>
      </w:pPr>
      <w:r w:rsidRPr="009E5FBF">
        <w:rPr>
          <w:color w:val="000000"/>
        </w:rPr>
        <w:t xml:space="preserve">This step is used to define </w:t>
      </w:r>
      <w:r w:rsidR="00F87435" w:rsidRPr="009E5FBF">
        <w:rPr>
          <w:color w:val="000000"/>
        </w:rPr>
        <w:t>owner or third party</w:t>
      </w:r>
      <w:r w:rsidRPr="009E5FBF">
        <w:rPr>
          <w:color w:val="000000"/>
        </w:rPr>
        <w:t>, their postal, electronic and telecom addresses and relation between different parties.</w:t>
      </w:r>
    </w:p>
    <w:p w:rsidR="003556B6" w:rsidRPr="009E5FBF" w:rsidRDefault="003556B6" w:rsidP="006074AB">
      <w:pPr>
        <w:pStyle w:val="Heading4"/>
      </w:pPr>
      <w:bookmarkStart w:id="1086" w:name="_Toc487791933"/>
      <w:bookmarkStart w:id="1087" w:name="_Toc21928500"/>
      <w:r w:rsidRPr="009E5FBF">
        <w:t>Updates</w:t>
      </w:r>
      <w:bookmarkEnd w:id="1086"/>
      <w:bookmarkEnd w:id="1087"/>
    </w:p>
    <w:p w:rsidR="003556B6" w:rsidRPr="009E5FBF" w:rsidRDefault="003556B6" w:rsidP="003556B6">
      <w:pPr>
        <w:pStyle w:val="Body"/>
        <w:ind w:left="360"/>
      </w:pPr>
      <w:r w:rsidRPr="009E5FBF">
        <w:lastRenderedPageBreak/>
        <w:t>Description of classes, methods and fields updated as part of current implementation</w:t>
      </w:r>
    </w:p>
    <w:p w:rsidR="003556B6" w:rsidRPr="009E5FBF" w:rsidRDefault="003556B6" w:rsidP="003556B6">
      <w:pPr>
        <w:pStyle w:val="Body"/>
        <w:ind w:left="360"/>
      </w:pPr>
    </w:p>
    <w:tbl>
      <w:tblPr>
        <w:tblW w:w="5000" w:type="pct"/>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Layout w:type="fixed"/>
        <w:tblLook w:val="04A0" w:firstRow="1" w:lastRow="0" w:firstColumn="1" w:lastColumn="0" w:noHBand="0" w:noVBand="1"/>
      </w:tblPr>
      <w:tblGrid>
        <w:gridCol w:w="4391"/>
        <w:gridCol w:w="992"/>
        <w:gridCol w:w="1357"/>
        <w:gridCol w:w="1160"/>
        <w:gridCol w:w="1160"/>
      </w:tblGrid>
      <w:tr w:rsidR="009D7EEA" w:rsidRPr="009E5FBF" w:rsidTr="00F86827">
        <w:tc>
          <w:tcPr>
            <w:tcW w:w="2423" w:type="pct"/>
            <w:tcBorders>
              <w:top w:val="single" w:sz="4" w:space="0" w:color="BDD6EE"/>
              <w:left w:val="single" w:sz="4" w:space="0" w:color="BDD6EE"/>
              <w:bottom w:val="single" w:sz="4" w:space="0" w:color="BDD6EE"/>
              <w:right w:val="single" w:sz="4" w:space="0" w:color="BDD6EE"/>
            </w:tcBorders>
            <w:hideMark/>
          </w:tcPr>
          <w:p w:rsidR="009D7EEA" w:rsidRPr="009E5FBF" w:rsidRDefault="009D7EEA" w:rsidP="000759AB">
            <w:pPr>
              <w:widowControl w:val="0"/>
              <w:tabs>
                <w:tab w:val="left" w:pos="330"/>
              </w:tabs>
              <w:autoSpaceDE w:val="0"/>
              <w:autoSpaceDN w:val="0"/>
              <w:adjustRightInd w:val="0"/>
              <w:spacing w:line="240" w:lineRule="auto"/>
              <w:jc w:val="center"/>
              <w:rPr>
                <w:b/>
                <w:sz w:val="18"/>
                <w:szCs w:val="18"/>
              </w:rPr>
            </w:pPr>
            <w:r w:rsidRPr="009E5FBF">
              <w:rPr>
                <w:b/>
                <w:bCs/>
                <w:sz w:val="18"/>
                <w:szCs w:val="18"/>
              </w:rPr>
              <w:t>Element name</w:t>
            </w:r>
          </w:p>
        </w:tc>
        <w:tc>
          <w:tcPr>
            <w:tcW w:w="547" w:type="pct"/>
            <w:tcBorders>
              <w:top w:val="single" w:sz="4" w:space="0" w:color="BDD6EE"/>
              <w:left w:val="single" w:sz="4" w:space="0" w:color="BDD6EE"/>
              <w:bottom w:val="single" w:sz="4" w:space="0" w:color="BDD6EE"/>
              <w:right w:val="single" w:sz="4" w:space="0" w:color="BDD6EE"/>
            </w:tcBorders>
            <w:hideMark/>
          </w:tcPr>
          <w:p w:rsidR="009D7EEA" w:rsidRPr="009E5FBF" w:rsidRDefault="009D7EEA" w:rsidP="000759AB">
            <w:pPr>
              <w:widowControl w:val="0"/>
              <w:autoSpaceDE w:val="0"/>
              <w:autoSpaceDN w:val="0"/>
              <w:adjustRightInd w:val="0"/>
              <w:spacing w:line="240" w:lineRule="auto"/>
              <w:jc w:val="center"/>
              <w:rPr>
                <w:b/>
                <w:sz w:val="18"/>
                <w:szCs w:val="18"/>
              </w:rPr>
            </w:pPr>
            <w:r w:rsidRPr="009E5FBF">
              <w:rPr>
                <w:b/>
                <w:bCs/>
                <w:sz w:val="18"/>
                <w:szCs w:val="18"/>
              </w:rPr>
              <w:t>Type</w:t>
            </w:r>
          </w:p>
        </w:tc>
        <w:tc>
          <w:tcPr>
            <w:tcW w:w="749" w:type="pct"/>
            <w:tcBorders>
              <w:top w:val="single" w:sz="4" w:space="0" w:color="BDD6EE"/>
              <w:left w:val="single" w:sz="4" w:space="0" w:color="BDD6EE"/>
              <w:bottom w:val="single" w:sz="4" w:space="0" w:color="BDD6EE"/>
              <w:right w:val="single" w:sz="4" w:space="0" w:color="BDD6EE"/>
            </w:tcBorders>
            <w:hideMark/>
          </w:tcPr>
          <w:p w:rsidR="009D7EEA" w:rsidRPr="009E5FBF" w:rsidRDefault="009D7EEA" w:rsidP="000759AB">
            <w:pPr>
              <w:widowControl w:val="0"/>
              <w:autoSpaceDE w:val="0"/>
              <w:autoSpaceDN w:val="0"/>
              <w:adjustRightInd w:val="0"/>
              <w:spacing w:line="240" w:lineRule="auto"/>
              <w:jc w:val="center"/>
              <w:rPr>
                <w:b/>
                <w:bCs/>
                <w:sz w:val="18"/>
                <w:szCs w:val="18"/>
              </w:rPr>
            </w:pPr>
            <w:r w:rsidRPr="009E5FBF">
              <w:rPr>
                <w:b/>
                <w:bCs/>
                <w:sz w:val="18"/>
                <w:szCs w:val="18"/>
              </w:rPr>
              <w:t>Update/New</w:t>
            </w:r>
          </w:p>
        </w:tc>
        <w:tc>
          <w:tcPr>
            <w:tcW w:w="640" w:type="pct"/>
            <w:tcBorders>
              <w:top w:val="single" w:sz="4" w:space="0" w:color="BDD6EE"/>
              <w:left w:val="single" w:sz="4" w:space="0" w:color="BDD6EE"/>
              <w:bottom w:val="single" w:sz="4" w:space="0" w:color="BDD6EE"/>
              <w:right w:val="single" w:sz="4" w:space="0" w:color="BDD6EE"/>
            </w:tcBorders>
          </w:tcPr>
          <w:p w:rsidR="009D7EEA" w:rsidRPr="009E5FBF" w:rsidRDefault="009D7EEA" w:rsidP="000759AB">
            <w:pPr>
              <w:widowControl w:val="0"/>
              <w:autoSpaceDE w:val="0"/>
              <w:autoSpaceDN w:val="0"/>
              <w:adjustRightInd w:val="0"/>
              <w:spacing w:line="240" w:lineRule="auto"/>
              <w:jc w:val="center"/>
              <w:rPr>
                <w:b/>
                <w:bCs/>
                <w:sz w:val="18"/>
                <w:szCs w:val="18"/>
              </w:rPr>
            </w:pPr>
            <w:r w:rsidRPr="009E5FBF">
              <w:rPr>
                <w:b/>
                <w:bCs/>
                <w:sz w:val="18"/>
                <w:szCs w:val="18"/>
              </w:rPr>
              <w:t>Comments</w:t>
            </w:r>
          </w:p>
        </w:tc>
        <w:tc>
          <w:tcPr>
            <w:tcW w:w="640" w:type="pct"/>
            <w:tcBorders>
              <w:top w:val="single" w:sz="4" w:space="0" w:color="BDD6EE"/>
              <w:left w:val="single" w:sz="4" w:space="0" w:color="BDD6EE"/>
              <w:bottom w:val="single" w:sz="4" w:space="0" w:color="BDD6EE"/>
              <w:right w:val="single" w:sz="4" w:space="0" w:color="BDD6EE"/>
            </w:tcBorders>
          </w:tcPr>
          <w:p w:rsidR="009D7EEA" w:rsidRPr="009E5FBF" w:rsidRDefault="009D7EEA" w:rsidP="000759AB">
            <w:pPr>
              <w:widowControl w:val="0"/>
              <w:autoSpaceDE w:val="0"/>
              <w:autoSpaceDN w:val="0"/>
              <w:adjustRightInd w:val="0"/>
              <w:spacing w:line="240" w:lineRule="auto"/>
              <w:jc w:val="center"/>
              <w:rPr>
                <w:b/>
                <w:bCs/>
                <w:sz w:val="18"/>
                <w:szCs w:val="18"/>
              </w:rPr>
            </w:pPr>
            <w:r w:rsidRPr="009E5FBF">
              <w:rPr>
                <w:b/>
                <w:bCs/>
                <w:sz w:val="18"/>
                <w:szCs w:val="18"/>
              </w:rPr>
              <w:t>Standard/</w:t>
            </w:r>
          </w:p>
          <w:p w:rsidR="009D7EEA" w:rsidRPr="009E5FBF" w:rsidRDefault="009D7EEA" w:rsidP="000759AB">
            <w:pPr>
              <w:widowControl w:val="0"/>
              <w:autoSpaceDE w:val="0"/>
              <w:autoSpaceDN w:val="0"/>
              <w:adjustRightInd w:val="0"/>
              <w:spacing w:line="240" w:lineRule="auto"/>
              <w:jc w:val="center"/>
              <w:rPr>
                <w:b/>
                <w:bCs/>
                <w:sz w:val="18"/>
                <w:szCs w:val="18"/>
              </w:rPr>
            </w:pPr>
            <w:r w:rsidRPr="009E5FBF">
              <w:rPr>
                <w:b/>
                <w:bCs/>
                <w:sz w:val="18"/>
                <w:szCs w:val="18"/>
              </w:rPr>
              <w:t>Specific</w:t>
            </w:r>
          </w:p>
        </w:tc>
      </w:tr>
      <w:tr w:rsidR="009D7EEA" w:rsidRPr="009E5FBF" w:rsidTr="00F86827">
        <w:tc>
          <w:tcPr>
            <w:tcW w:w="2423"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D7EEA" w:rsidRPr="009E5FBF" w:rsidRDefault="009D7EEA" w:rsidP="000759AB">
            <w:pPr>
              <w:widowControl w:val="0"/>
              <w:autoSpaceDE w:val="0"/>
              <w:autoSpaceDN w:val="0"/>
              <w:adjustRightInd w:val="0"/>
              <w:spacing w:before="166" w:line="240" w:lineRule="auto"/>
              <w:ind w:left="142"/>
              <w:rPr>
                <w:sz w:val="18"/>
                <w:szCs w:val="18"/>
              </w:rPr>
            </w:pPr>
            <w:r w:rsidRPr="009E5FBF">
              <w:rPr>
                <w:sz w:val="18"/>
                <w:szCs w:val="18"/>
              </w:rPr>
              <w:t>$service:contract_add_owner</w:t>
            </w:r>
          </w:p>
        </w:tc>
        <w:tc>
          <w:tcPr>
            <w:tcW w:w="547"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D7EEA" w:rsidRPr="009E5FBF" w:rsidRDefault="009D7EEA" w:rsidP="000759AB">
            <w:pPr>
              <w:widowControl w:val="0"/>
              <w:autoSpaceDE w:val="0"/>
              <w:autoSpaceDN w:val="0"/>
              <w:adjustRightInd w:val="0"/>
              <w:spacing w:line="240" w:lineRule="auto"/>
              <w:rPr>
                <w:sz w:val="18"/>
                <w:szCs w:val="18"/>
              </w:rPr>
            </w:pPr>
            <w:r w:rsidRPr="009E5FBF">
              <w:rPr>
                <w:sz w:val="18"/>
                <w:szCs w:val="18"/>
              </w:rPr>
              <w:t>Class</w:t>
            </w:r>
          </w:p>
        </w:tc>
        <w:tc>
          <w:tcPr>
            <w:tcW w:w="749"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D7EEA" w:rsidRPr="009E5FBF" w:rsidRDefault="00675EA2" w:rsidP="000759AB">
            <w:pPr>
              <w:widowControl w:val="0"/>
              <w:autoSpaceDE w:val="0"/>
              <w:autoSpaceDN w:val="0"/>
              <w:adjustRightInd w:val="0"/>
              <w:spacing w:line="240" w:lineRule="auto"/>
              <w:rPr>
                <w:sz w:val="18"/>
                <w:szCs w:val="18"/>
              </w:rPr>
            </w:pPr>
            <w:r>
              <w:rPr>
                <w:sz w:val="18"/>
                <w:szCs w:val="18"/>
              </w:rPr>
              <w:t>U</w:t>
            </w:r>
            <w:r w:rsidRPr="009E5FBF">
              <w:rPr>
                <w:sz w:val="18"/>
                <w:szCs w:val="18"/>
              </w:rPr>
              <w:t>pdate</w:t>
            </w:r>
          </w:p>
        </w:tc>
        <w:tc>
          <w:tcPr>
            <w:tcW w:w="640"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D7EEA" w:rsidRPr="009E5FBF" w:rsidRDefault="009D7EEA" w:rsidP="000759AB">
            <w:pPr>
              <w:widowControl w:val="0"/>
              <w:autoSpaceDE w:val="0"/>
              <w:autoSpaceDN w:val="0"/>
              <w:adjustRightInd w:val="0"/>
              <w:spacing w:line="240" w:lineRule="auto"/>
              <w:rPr>
                <w:sz w:val="18"/>
                <w:szCs w:val="18"/>
              </w:rPr>
            </w:pPr>
          </w:p>
        </w:tc>
        <w:tc>
          <w:tcPr>
            <w:tcW w:w="640"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D7EEA" w:rsidRPr="009E5FBF" w:rsidRDefault="00675EA2" w:rsidP="000759AB">
            <w:pPr>
              <w:widowControl w:val="0"/>
              <w:autoSpaceDE w:val="0"/>
              <w:autoSpaceDN w:val="0"/>
              <w:adjustRightInd w:val="0"/>
              <w:spacing w:line="240" w:lineRule="auto"/>
              <w:rPr>
                <w:sz w:val="18"/>
                <w:szCs w:val="18"/>
              </w:rPr>
            </w:pPr>
            <w:r>
              <w:rPr>
                <w:sz w:val="18"/>
                <w:szCs w:val="18"/>
              </w:rPr>
              <w:t>Standard</w:t>
            </w:r>
          </w:p>
        </w:tc>
      </w:tr>
      <w:tr w:rsidR="009D7EEA" w:rsidRPr="009E5FBF" w:rsidTr="00F86827">
        <w:trPr>
          <w:trHeight w:val="165"/>
        </w:trPr>
        <w:tc>
          <w:tcPr>
            <w:tcW w:w="2423"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0759AB">
            <w:pPr>
              <w:widowControl w:val="0"/>
              <w:autoSpaceDE w:val="0"/>
              <w:autoSpaceDN w:val="0"/>
              <w:adjustRightInd w:val="0"/>
              <w:spacing w:before="166" w:line="240" w:lineRule="auto"/>
              <w:ind w:left="270" w:firstLine="14"/>
              <w:rPr>
                <w:sz w:val="18"/>
                <w:szCs w:val="18"/>
              </w:rPr>
            </w:pPr>
            <w:r w:rsidRPr="009E5FBF">
              <w:rPr>
                <w:sz w:val="18"/>
                <w:szCs w:val="18"/>
              </w:rPr>
              <w:t>describe_input/2</w:t>
            </w:r>
          </w:p>
        </w:tc>
        <w:tc>
          <w:tcPr>
            <w:tcW w:w="547"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0759AB">
            <w:pPr>
              <w:pStyle w:val="Body"/>
              <w:tabs>
                <w:tab w:val="clear" w:pos="780"/>
                <w:tab w:val="decimal" w:pos="0"/>
              </w:tabs>
              <w:rPr>
                <w:rFonts w:cs="Arial"/>
                <w:color w:val="auto"/>
                <w:sz w:val="18"/>
                <w:szCs w:val="18"/>
              </w:rPr>
            </w:pPr>
            <w:r w:rsidRPr="009E5FBF">
              <w:rPr>
                <w:rFonts w:cs="Arial"/>
                <w:color w:val="auto"/>
                <w:sz w:val="18"/>
                <w:szCs w:val="18"/>
              </w:rPr>
              <w:t>Method</w:t>
            </w:r>
          </w:p>
        </w:tc>
        <w:tc>
          <w:tcPr>
            <w:tcW w:w="74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E10D87" w:rsidP="000759AB">
            <w:pPr>
              <w:rPr>
                <w:sz w:val="18"/>
                <w:szCs w:val="18"/>
              </w:rPr>
            </w:pPr>
            <w:r>
              <w:rPr>
                <w:sz w:val="18"/>
                <w:szCs w:val="18"/>
              </w:rPr>
              <w:t>New</w:t>
            </w:r>
          </w:p>
        </w:tc>
        <w:tc>
          <w:tcPr>
            <w:tcW w:w="640" w:type="pct"/>
            <w:tcBorders>
              <w:top w:val="single" w:sz="4" w:space="0" w:color="BDD6EE"/>
              <w:left w:val="single" w:sz="4" w:space="0" w:color="BDD6EE"/>
              <w:bottom w:val="single" w:sz="4" w:space="0" w:color="BDD6EE"/>
              <w:right w:val="single" w:sz="4" w:space="0" w:color="BDD6EE"/>
            </w:tcBorders>
          </w:tcPr>
          <w:p w:rsidR="009D7EEA" w:rsidRPr="009E5FBF" w:rsidRDefault="009D7EEA" w:rsidP="000759AB">
            <w:pPr>
              <w:rPr>
                <w:sz w:val="18"/>
                <w:szCs w:val="18"/>
              </w:rPr>
            </w:pPr>
            <w:r w:rsidRPr="009E5FBF">
              <w:rPr>
                <w:sz w:val="18"/>
                <w:szCs w:val="18"/>
              </w:rPr>
              <w:t>Generated</w:t>
            </w:r>
          </w:p>
        </w:tc>
        <w:tc>
          <w:tcPr>
            <w:tcW w:w="640" w:type="pct"/>
            <w:tcBorders>
              <w:top w:val="single" w:sz="4" w:space="0" w:color="BDD6EE"/>
              <w:left w:val="single" w:sz="4" w:space="0" w:color="BDD6EE"/>
              <w:bottom w:val="single" w:sz="4" w:space="0" w:color="BDD6EE"/>
              <w:right w:val="single" w:sz="4" w:space="0" w:color="BDD6EE"/>
            </w:tcBorders>
          </w:tcPr>
          <w:p w:rsidR="009D7EEA" w:rsidRPr="009E5FBF" w:rsidRDefault="009D7EEA" w:rsidP="000759AB">
            <w:pPr>
              <w:rPr>
                <w:sz w:val="18"/>
                <w:szCs w:val="18"/>
              </w:rPr>
            </w:pPr>
          </w:p>
        </w:tc>
      </w:tr>
      <w:tr w:rsidR="009D7EEA" w:rsidRPr="009E5FBF" w:rsidTr="00F86827">
        <w:tc>
          <w:tcPr>
            <w:tcW w:w="2423"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0759AB">
            <w:pPr>
              <w:widowControl w:val="0"/>
              <w:autoSpaceDE w:val="0"/>
              <w:autoSpaceDN w:val="0"/>
              <w:adjustRightInd w:val="0"/>
              <w:spacing w:before="166" w:line="240" w:lineRule="auto"/>
              <w:ind w:left="270" w:firstLine="14"/>
              <w:rPr>
                <w:sz w:val="18"/>
                <w:szCs w:val="18"/>
              </w:rPr>
            </w:pPr>
            <w:r w:rsidRPr="009E5FBF">
              <w:rPr>
                <w:sz w:val="18"/>
                <w:szCs w:val="18"/>
              </w:rPr>
              <w:t>describe_xml/2</w:t>
            </w:r>
          </w:p>
        </w:tc>
        <w:tc>
          <w:tcPr>
            <w:tcW w:w="547"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0759AB">
            <w:pPr>
              <w:widowControl w:val="0"/>
              <w:autoSpaceDE w:val="0"/>
              <w:autoSpaceDN w:val="0"/>
              <w:adjustRightInd w:val="0"/>
              <w:spacing w:line="240" w:lineRule="auto"/>
              <w:rPr>
                <w:sz w:val="18"/>
                <w:szCs w:val="18"/>
              </w:rPr>
            </w:pPr>
            <w:r w:rsidRPr="009E5FBF">
              <w:rPr>
                <w:sz w:val="18"/>
                <w:szCs w:val="18"/>
              </w:rPr>
              <w:t>Method</w:t>
            </w:r>
          </w:p>
        </w:tc>
        <w:tc>
          <w:tcPr>
            <w:tcW w:w="74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E10D87" w:rsidP="000759AB">
            <w:pPr>
              <w:rPr>
                <w:sz w:val="18"/>
                <w:szCs w:val="18"/>
              </w:rPr>
            </w:pPr>
            <w:r>
              <w:rPr>
                <w:sz w:val="18"/>
                <w:szCs w:val="18"/>
              </w:rPr>
              <w:t>New</w:t>
            </w:r>
          </w:p>
        </w:tc>
        <w:tc>
          <w:tcPr>
            <w:tcW w:w="640" w:type="pct"/>
            <w:tcBorders>
              <w:top w:val="single" w:sz="4" w:space="0" w:color="BDD6EE"/>
              <w:left w:val="single" w:sz="4" w:space="0" w:color="BDD6EE"/>
              <w:bottom w:val="single" w:sz="4" w:space="0" w:color="BDD6EE"/>
              <w:right w:val="single" w:sz="4" w:space="0" w:color="BDD6EE"/>
            </w:tcBorders>
          </w:tcPr>
          <w:p w:rsidR="009D7EEA" w:rsidRPr="009E5FBF" w:rsidRDefault="009D7EEA" w:rsidP="000759AB">
            <w:pPr>
              <w:rPr>
                <w:sz w:val="18"/>
                <w:szCs w:val="18"/>
              </w:rPr>
            </w:pPr>
            <w:r w:rsidRPr="009E5FBF">
              <w:rPr>
                <w:sz w:val="18"/>
                <w:szCs w:val="18"/>
              </w:rPr>
              <w:t>Generated</w:t>
            </w:r>
          </w:p>
        </w:tc>
        <w:tc>
          <w:tcPr>
            <w:tcW w:w="640" w:type="pct"/>
            <w:tcBorders>
              <w:top w:val="single" w:sz="4" w:space="0" w:color="BDD6EE"/>
              <w:left w:val="single" w:sz="4" w:space="0" w:color="BDD6EE"/>
              <w:bottom w:val="single" w:sz="4" w:space="0" w:color="BDD6EE"/>
              <w:right w:val="single" w:sz="4" w:space="0" w:color="BDD6EE"/>
            </w:tcBorders>
          </w:tcPr>
          <w:p w:rsidR="009D7EEA" w:rsidRPr="009E5FBF" w:rsidRDefault="009D7EEA" w:rsidP="000759AB">
            <w:pPr>
              <w:rPr>
                <w:sz w:val="18"/>
                <w:szCs w:val="18"/>
              </w:rPr>
            </w:pPr>
          </w:p>
        </w:tc>
      </w:tr>
      <w:tr w:rsidR="009D7EEA" w:rsidRPr="009E5FBF" w:rsidTr="00F86827">
        <w:tc>
          <w:tcPr>
            <w:tcW w:w="2423"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0759AB">
            <w:pPr>
              <w:widowControl w:val="0"/>
              <w:autoSpaceDE w:val="0"/>
              <w:autoSpaceDN w:val="0"/>
              <w:adjustRightInd w:val="0"/>
              <w:spacing w:before="166" w:line="240" w:lineRule="auto"/>
              <w:ind w:left="270" w:firstLine="14"/>
              <w:rPr>
                <w:sz w:val="18"/>
                <w:szCs w:val="18"/>
              </w:rPr>
            </w:pPr>
            <w:r w:rsidRPr="009E5FBF">
              <w:rPr>
                <w:sz w:val="18"/>
                <w:szCs w:val="18"/>
              </w:rPr>
              <w:t>describe_input/1</w:t>
            </w:r>
          </w:p>
        </w:tc>
        <w:tc>
          <w:tcPr>
            <w:tcW w:w="547"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0759AB">
            <w:pPr>
              <w:widowControl w:val="0"/>
              <w:autoSpaceDE w:val="0"/>
              <w:autoSpaceDN w:val="0"/>
              <w:adjustRightInd w:val="0"/>
              <w:spacing w:line="240" w:lineRule="auto"/>
              <w:rPr>
                <w:sz w:val="18"/>
                <w:szCs w:val="18"/>
              </w:rPr>
            </w:pPr>
            <w:r w:rsidRPr="009E5FBF">
              <w:rPr>
                <w:sz w:val="18"/>
                <w:szCs w:val="18"/>
              </w:rPr>
              <w:t>Method</w:t>
            </w:r>
          </w:p>
        </w:tc>
        <w:tc>
          <w:tcPr>
            <w:tcW w:w="74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E10D87" w:rsidP="000759AB">
            <w:pPr>
              <w:rPr>
                <w:sz w:val="18"/>
                <w:szCs w:val="18"/>
              </w:rPr>
            </w:pPr>
            <w:r>
              <w:rPr>
                <w:sz w:val="18"/>
                <w:szCs w:val="18"/>
              </w:rPr>
              <w:t>New</w:t>
            </w:r>
          </w:p>
        </w:tc>
        <w:tc>
          <w:tcPr>
            <w:tcW w:w="640" w:type="pct"/>
            <w:tcBorders>
              <w:top w:val="single" w:sz="4" w:space="0" w:color="BDD6EE"/>
              <w:left w:val="single" w:sz="4" w:space="0" w:color="BDD6EE"/>
              <w:bottom w:val="single" w:sz="4" w:space="0" w:color="BDD6EE"/>
              <w:right w:val="single" w:sz="4" w:space="0" w:color="BDD6EE"/>
            </w:tcBorders>
          </w:tcPr>
          <w:p w:rsidR="009D7EEA" w:rsidRPr="009E5FBF" w:rsidRDefault="009D7EEA" w:rsidP="000759AB">
            <w:pPr>
              <w:rPr>
                <w:sz w:val="18"/>
                <w:szCs w:val="18"/>
              </w:rPr>
            </w:pPr>
            <w:r w:rsidRPr="009E5FBF">
              <w:rPr>
                <w:sz w:val="18"/>
                <w:szCs w:val="18"/>
              </w:rPr>
              <w:t>Generated</w:t>
            </w:r>
          </w:p>
        </w:tc>
        <w:tc>
          <w:tcPr>
            <w:tcW w:w="640" w:type="pct"/>
            <w:tcBorders>
              <w:top w:val="single" w:sz="4" w:space="0" w:color="BDD6EE"/>
              <w:left w:val="single" w:sz="4" w:space="0" w:color="BDD6EE"/>
              <w:bottom w:val="single" w:sz="4" w:space="0" w:color="BDD6EE"/>
              <w:right w:val="single" w:sz="4" w:space="0" w:color="BDD6EE"/>
            </w:tcBorders>
          </w:tcPr>
          <w:p w:rsidR="009D7EEA" w:rsidRPr="009E5FBF" w:rsidRDefault="009D7EEA" w:rsidP="000759AB">
            <w:pPr>
              <w:rPr>
                <w:sz w:val="18"/>
                <w:szCs w:val="18"/>
              </w:rPr>
            </w:pPr>
          </w:p>
        </w:tc>
      </w:tr>
      <w:tr w:rsidR="009D7EEA" w:rsidRPr="009E5FBF" w:rsidTr="00F86827">
        <w:tc>
          <w:tcPr>
            <w:tcW w:w="2423"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0759AB">
            <w:pPr>
              <w:widowControl w:val="0"/>
              <w:autoSpaceDE w:val="0"/>
              <w:autoSpaceDN w:val="0"/>
              <w:adjustRightInd w:val="0"/>
              <w:spacing w:before="166" w:line="240" w:lineRule="auto"/>
              <w:ind w:left="270" w:firstLine="14"/>
              <w:rPr>
                <w:sz w:val="18"/>
                <w:szCs w:val="18"/>
              </w:rPr>
            </w:pPr>
            <w:r w:rsidRPr="009E5FBF">
              <w:rPr>
                <w:sz w:val="18"/>
                <w:szCs w:val="18"/>
              </w:rPr>
              <w:t>describe_output/1</w:t>
            </w:r>
          </w:p>
        </w:tc>
        <w:tc>
          <w:tcPr>
            <w:tcW w:w="547"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0759AB">
            <w:pPr>
              <w:widowControl w:val="0"/>
              <w:autoSpaceDE w:val="0"/>
              <w:autoSpaceDN w:val="0"/>
              <w:adjustRightInd w:val="0"/>
              <w:spacing w:line="240" w:lineRule="auto"/>
              <w:rPr>
                <w:sz w:val="18"/>
                <w:szCs w:val="18"/>
              </w:rPr>
            </w:pPr>
            <w:r w:rsidRPr="009E5FBF">
              <w:rPr>
                <w:sz w:val="18"/>
                <w:szCs w:val="18"/>
              </w:rPr>
              <w:t>Method</w:t>
            </w:r>
          </w:p>
        </w:tc>
        <w:tc>
          <w:tcPr>
            <w:tcW w:w="74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E10D87" w:rsidP="000759AB">
            <w:pPr>
              <w:rPr>
                <w:sz w:val="18"/>
                <w:szCs w:val="18"/>
              </w:rPr>
            </w:pPr>
            <w:r>
              <w:rPr>
                <w:sz w:val="18"/>
                <w:szCs w:val="18"/>
              </w:rPr>
              <w:t>New</w:t>
            </w:r>
          </w:p>
        </w:tc>
        <w:tc>
          <w:tcPr>
            <w:tcW w:w="640" w:type="pct"/>
            <w:tcBorders>
              <w:top w:val="single" w:sz="4" w:space="0" w:color="BDD6EE"/>
              <w:left w:val="single" w:sz="4" w:space="0" w:color="BDD6EE"/>
              <w:bottom w:val="single" w:sz="4" w:space="0" w:color="BDD6EE"/>
              <w:right w:val="single" w:sz="4" w:space="0" w:color="BDD6EE"/>
            </w:tcBorders>
          </w:tcPr>
          <w:p w:rsidR="009D7EEA" w:rsidRPr="009E5FBF" w:rsidRDefault="009D7EEA" w:rsidP="000759AB">
            <w:pPr>
              <w:rPr>
                <w:sz w:val="18"/>
                <w:szCs w:val="18"/>
              </w:rPr>
            </w:pPr>
            <w:r w:rsidRPr="009E5FBF">
              <w:rPr>
                <w:sz w:val="18"/>
                <w:szCs w:val="18"/>
              </w:rPr>
              <w:t>Generated</w:t>
            </w:r>
          </w:p>
        </w:tc>
        <w:tc>
          <w:tcPr>
            <w:tcW w:w="640" w:type="pct"/>
            <w:tcBorders>
              <w:top w:val="single" w:sz="4" w:space="0" w:color="BDD6EE"/>
              <w:left w:val="single" w:sz="4" w:space="0" w:color="BDD6EE"/>
              <w:bottom w:val="single" w:sz="4" w:space="0" w:color="BDD6EE"/>
              <w:right w:val="single" w:sz="4" w:space="0" w:color="BDD6EE"/>
            </w:tcBorders>
          </w:tcPr>
          <w:p w:rsidR="009D7EEA" w:rsidRPr="009E5FBF" w:rsidRDefault="009D7EEA" w:rsidP="000759AB">
            <w:pPr>
              <w:rPr>
                <w:sz w:val="18"/>
                <w:szCs w:val="18"/>
              </w:rPr>
            </w:pPr>
          </w:p>
        </w:tc>
      </w:tr>
      <w:tr w:rsidR="009D7EEA" w:rsidRPr="009E5FBF" w:rsidTr="00F86827">
        <w:tc>
          <w:tcPr>
            <w:tcW w:w="2423"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D7EEA" w:rsidRPr="009E5FBF" w:rsidRDefault="009D7EEA" w:rsidP="0045198F">
            <w:pPr>
              <w:widowControl w:val="0"/>
              <w:autoSpaceDE w:val="0"/>
              <w:autoSpaceDN w:val="0"/>
              <w:adjustRightInd w:val="0"/>
              <w:spacing w:before="166" w:line="240" w:lineRule="auto"/>
              <w:ind w:left="164" w:firstLine="14"/>
              <w:rPr>
                <w:sz w:val="18"/>
                <w:szCs w:val="18"/>
              </w:rPr>
            </w:pPr>
            <w:r w:rsidRPr="009E5FBF">
              <w:rPr>
                <w:sz w:val="18"/>
                <w:szCs w:val="18"/>
              </w:rPr>
              <w:t>$service:person_add_relations</w:t>
            </w:r>
          </w:p>
        </w:tc>
        <w:tc>
          <w:tcPr>
            <w:tcW w:w="547"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D7EEA" w:rsidRPr="009E5FBF" w:rsidRDefault="009D7EEA" w:rsidP="00BA016E">
            <w:pPr>
              <w:pStyle w:val="Body"/>
              <w:tabs>
                <w:tab w:val="clear" w:pos="780"/>
                <w:tab w:val="decimal" w:pos="71"/>
              </w:tabs>
              <w:rPr>
                <w:rFonts w:cs="Arial"/>
                <w:color w:val="auto"/>
                <w:sz w:val="18"/>
                <w:szCs w:val="18"/>
              </w:rPr>
            </w:pPr>
            <w:r w:rsidRPr="009E5FBF">
              <w:rPr>
                <w:rFonts w:cs="Arial"/>
                <w:color w:val="auto"/>
                <w:sz w:val="18"/>
                <w:szCs w:val="18"/>
              </w:rPr>
              <w:t>Class</w:t>
            </w:r>
          </w:p>
        </w:tc>
        <w:tc>
          <w:tcPr>
            <w:tcW w:w="749"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D7EEA" w:rsidRPr="009E5FBF" w:rsidRDefault="00675EA2" w:rsidP="000759AB">
            <w:pPr>
              <w:rPr>
                <w:sz w:val="18"/>
                <w:szCs w:val="18"/>
              </w:rPr>
            </w:pPr>
            <w:r>
              <w:rPr>
                <w:sz w:val="18"/>
                <w:szCs w:val="18"/>
              </w:rPr>
              <w:t>U</w:t>
            </w:r>
            <w:r w:rsidRPr="009E5FBF">
              <w:rPr>
                <w:sz w:val="18"/>
                <w:szCs w:val="18"/>
              </w:rPr>
              <w:t>pdate</w:t>
            </w:r>
          </w:p>
        </w:tc>
        <w:tc>
          <w:tcPr>
            <w:tcW w:w="640"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D7EEA" w:rsidRPr="009E5FBF" w:rsidRDefault="009D7EEA" w:rsidP="000759AB">
            <w:pPr>
              <w:rPr>
                <w:sz w:val="18"/>
                <w:szCs w:val="18"/>
              </w:rPr>
            </w:pPr>
          </w:p>
        </w:tc>
        <w:tc>
          <w:tcPr>
            <w:tcW w:w="640"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D7EEA" w:rsidRPr="009E5FBF" w:rsidRDefault="00675EA2" w:rsidP="000759AB">
            <w:pPr>
              <w:rPr>
                <w:sz w:val="18"/>
                <w:szCs w:val="18"/>
              </w:rPr>
            </w:pPr>
            <w:r>
              <w:rPr>
                <w:sz w:val="18"/>
                <w:szCs w:val="18"/>
              </w:rPr>
              <w:t>Standard</w:t>
            </w:r>
          </w:p>
        </w:tc>
      </w:tr>
      <w:tr w:rsidR="009D7EEA" w:rsidRPr="009E5FBF" w:rsidTr="00F86827">
        <w:tc>
          <w:tcPr>
            <w:tcW w:w="2423" w:type="pct"/>
            <w:tcBorders>
              <w:top w:val="single" w:sz="4" w:space="0" w:color="BDD6EE"/>
              <w:left w:val="single" w:sz="4" w:space="0" w:color="BDD6EE"/>
              <w:bottom w:val="single" w:sz="4" w:space="0" w:color="BDD6EE"/>
              <w:right w:val="single" w:sz="4" w:space="0" w:color="BDD6EE"/>
            </w:tcBorders>
            <w:shd w:val="clear" w:color="auto" w:fill="FFFFFF"/>
            <w:vAlign w:val="center"/>
          </w:tcPr>
          <w:p w:rsidR="009D7EEA" w:rsidRPr="009E5FBF" w:rsidRDefault="009D7EEA" w:rsidP="00BA016E">
            <w:pPr>
              <w:widowControl w:val="0"/>
              <w:autoSpaceDE w:val="0"/>
              <w:autoSpaceDN w:val="0"/>
              <w:adjustRightInd w:val="0"/>
              <w:spacing w:before="166" w:line="240" w:lineRule="auto"/>
              <w:ind w:left="270" w:firstLine="14"/>
              <w:rPr>
                <w:sz w:val="18"/>
                <w:szCs w:val="18"/>
              </w:rPr>
            </w:pPr>
            <w:r w:rsidRPr="009E5FBF">
              <w:rPr>
                <w:sz w:val="18"/>
                <w:szCs w:val="18"/>
              </w:rPr>
              <w:t>describe_input/2</w:t>
            </w:r>
          </w:p>
        </w:tc>
        <w:tc>
          <w:tcPr>
            <w:tcW w:w="547" w:type="pct"/>
            <w:tcBorders>
              <w:top w:val="single" w:sz="4" w:space="0" w:color="BDD6EE"/>
              <w:left w:val="single" w:sz="4" w:space="0" w:color="BDD6EE"/>
              <w:bottom w:val="single" w:sz="4" w:space="0" w:color="BDD6EE"/>
              <w:right w:val="single" w:sz="4" w:space="0" w:color="BDD6EE"/>
            </w:tcBorders>
            <w:shd w:val="clear" w:color="auto" w:fill="FFFFFF"/>
            <w:vAlign w:val="center"/>
          </w:tcPr>
          <w:p w:rsidR="009D7EEA" w:rsidRPr="009E5FBF" w:rsidRDefault="009D7EEA" w:rsidP="00BA016E">
            <w:pPr>
              <w:pStyle w:val="Body"/>
              <w:tabs>
                <w:tab w:val="clear" w:pos="780"/>
                <w:tab w:val="decimal" w:pos="0"/>
              </w:tabs>
              <w:rPr>
                <w:rFonts w:cs="Arial"/>
                <w:color w:val="auto"/>
                <w:sz w:val="18"/>
                <w:szCs w:val="18"/>
              </w:rPr>
            </w:pPr>
            <w:r w:rsidRPr="009E5FBF">
              <w:rPr>
                <w:rFonts w:cs="Arial"/>
                <w:color w:val="auto"/>
                <w:sz w:val="18"/>
                <w:szCs w:val="18"/>
              </w:rPr>
              <w:t>Method</w:t>
            </w:r>
          </w:p>
        </w:tc>
        <w:tc>
          <w:tcPr>
            <w:tcW w:w="749" w:type="pct"/>
            <w:tcBorders>
              <w:top w:val="single" w:sz="4" w:space="0" w:color="BDD6EE"/>
              <w:left w:val="single" w:sz="4" w:space="0" w:color="BDD6EE"/>
              <w:bottom w:val="single" w:sz="4" w:space="0" w:color="BDD6EE"/>
              <w:right w:val="single" w:sz="4" w:space="0" w:color="BDD6EE"/>
            </w:tcBorders>
            <w:shd w:val="clear" w:color="auto" w:fill="FFFFFF"/>
            <w:vAlign w:val="center"/>
          </w:tcPr>
          <w:p w:rsidR="009D7EEA" w:rsidRPr="009E5FBF" w:rsidRDefault="00E10D87" w:rsidP="00BA016E">
            <w:pPr>
              <w:rPr>
                <w:sz w:val="18"/>
                <w:szCs w:val="18"/>
              </w:rPr>
            </w:pPr>
            <w:r>
              <w:rPr>
                <w:sz w:val="18"/>
                <w:szCs w:val="18"/>
              </w:rPr>
              <w:t>New</w:t>
            </w:r>
          </w:p>
        </w:tc>
        <w:tc>
          <w:tcPr>
            <w:tcW w:w="640" w:type="pct"/>
            <w:tcBorders>
              <w:top w:val="single" w:sz="4" w:space="0" w:color="BDD6EE"/>
              <w:left w:val="single" w:sz="4" w:space="0" w:color="BDD6EE"/>
              <w:bottom w:val="single" w:sz="4" w:space="0" w:color="BDD6EE"/>
              <w:right w:val="single" w:sz="4" w:space="0" w:color="BDD6EE"/>
            </w:tcBorders>
            <w:shd w:val="clear" w:color="auto" w:fill="FFFFFF"/>
          </w:tcPr>
          <w:p w:rsidR="009D7EEA" w:rsidRPr="009E5FBF" w:rsidRDefault="009D7EEA" w:rsidP="00BA016E">
            <w:pPr>
              <w:rPr>
                <w:sz w:val="18"/>
                <w:szCs w:val="18"/>
              </w:rPr>
            </w:pPr>
            <w:r w:rsidRPr="009E5FBF">
              <w:rPr>
                <w:sz w:val="18"/>
                <w:szCs w:val="18"/>
              </w:rPr>
              <w:t>Generated</w:t>
            </w:r>
          </w:p>
        </w:tc>
        <w:tc>
          <w:tcPr>
            <w:tcW w:w="640" w:type="pct"/>
            <w:tcBorders>
              <w:top w:val="single" w:sz="4" w:space="0" w:color="BDD6EE"/>
              <w:left w:val="single" w:sz="4" w:space="0" w:color="BDD6EE"/>
              <w:bottom w:val="single" w:sz="4" w:space="0" w:color="BDD6EE"/>
              <w:right w:val="single" w:sz="4" w:space="0" w:color="BDD6EE"/>
            </w:tcBorders>
            <w:shd w:val="clear" w:color="auto" w:fill="FFFFFF"/>
          </w:tcPr>
          <w:p w:rsidR="009D7EEA" w:rsidRPr="009E5FBF" w:rsidRDefault="009D7EEA" w:rsidP="00BA016E">
            <w:pPr>
              <w:rPr>
                <w:sz w:val="18"/>
                <w:szCs w:val="18"/>
              </w:rPr>
            </w:pPr>
          </w:p>
        </w:tc>
      </w:tr>
      <w:tr w:rsidR="009D7EEA" w:rsidRPr="009E5FBF" w:rsidTr="00F86827">
        <w:tc>
          <w:tcPr>
            <w:tcW w:w="2423" w:type="pct"/>
            <w:tcBorders>
              <w:top w:val="single" w:sz="4" w:space="0" w:color="BDD6EE"/>
              <w:left w:val="single" w:sz="4" w:space="0" w:color="BDD6EE"/>
              <w:bottom w:val="single" w:sz="4" w:space="0" w:color="BDD6EE"/>
              <w:right w:val="single" w:sz="4" w:space="0" w:color="BDD6EE"/>
            </w:tcBorders>
            <w:shd w:val="clear" w:color="auto" w:fill="FFFFFF"/>
            <w:vAlign w:val="center"/>
          </w:tcPr>
          <w:p w:rsidR="009D7EEA" w:rsidRPr="009E5FBF" w:rsidRDefault="009D7EEA" w:rsidP="00BA016E">
            <w:pPr>
              <w:widowControl w:val="0"/>
              <w:autoSpaceDE w:val="0"/>
              <w:autoSpaceDN w:val="0"/>
              <w:adjustRightInd w:val="0"/>
              <w:spacing w:before="166" w:line="240" w:lineRule="auto"/>
              <w:ind w:left="270" w:firstLine="14"/>
              <w:rPr>
                <w:sz w:val="18"/>
                <w:szCs w:val="18"/>
              </w:rPr>
            </w:pPr>
            <w:r w:rsidRPr="009E5FBF">
              <w:rPr>
                <w:sz w:val="18"/>
                <w:szCs w:val="18"/>
              </w:rPr>
              <w:t>describe_xml/2</w:t>
            </w:r>
          </w:p>
        </w:tc>
        <w:tc>
          <w:tcPr>
            <w:tcW w:w="547" w:type="pct"/>
            <w:tcBorders>
              <w:top w:val="single" w:sz="4" w:space="0" w:color="BDD6EE"/>
              <w:left w:val="single" w:sz="4" w:space="0" w:color="BDD6EE"/>
              <w:bottom w:val="single" w:sz="4" w:space="0" w:color="BDD6EE"/>
              <w:right w:val="single" w:sz="4" w:space="0" w:color="BDD6EE"/>
            </w:tcBorders>
            <w:shd w:val="clear" w:color="auto" w:fill="FFFFFF"/>
            <w:vAlign w:val="center"/>
          </w:tcPr>
          <w:p w:rsidR="009D7EEA" w:rsidRPr="009E5FBF" w:rsidRDefault="009D7EEA" w:rsidP="00BA016E">
            <w:pPr>
              <w:widowControl w:val="0"/>
              <w:autoSpaceDE w:val="0"/>
              <w:autoSpaceDN w:val="0"/>
              <w:adjustRightInd w:val="0"/>
              <w:spacing w:line="240" w:lineRule="auto"/>
              <w:rPr>
                <w:sz w:val="18"/>
                <w:szCs w:val="18"/>
              </w:rPr>
            </w:pPr>
            <w:r w:rsidRPr="009E5FBF">
              <w:rPr>
                <w:sz w:val="18"/>
                <w:szCs w:val="18"/>
              </w:rPr>
              <w:t>Method</w:t>
            </w:r>
          </w:p>
        </w:tc>
        <w:tc>
          <w:tcPr>
            <w:tcW w:w="749" w:type="pct"/>
            <w:tcBorders>
              <w:top w:val="single" w:sz="4" w:space="0" w:color="BDD6EE"/>
              <w:left w:val="single" w:sz="4" w:space="0" w:color="BDD6EE"/>
              <w:bottom w:val="single" w:sz="4" w:space="0" w:color="BDD6EE"/>
              <w:right w:val="single" w:sz="4" w:space="0" w:color="BDD6EE"/>
            </w:tcBorders>
            <w:shd w:val="clear" w:color="auto" w:fill="FFFFFF"/>
            <w:vAlign w:val="center"/>
          </w:tcPr>
          <w:p w:rsidR="009D7EEA" w:rsidRPr="009E5FBF" w:rsidRDefault="00E10D87" w:rsidP="00BA016E">
            <w:pPr>
              <w:rPr>
                <w:sz w:val="18"/>
                <w:szCs w:val="18"/>
              </w:rPr>
            </w:pPr>
            <w:r>
              <w:rPr>
                <w:sz w:val="18"/>
                <w:szCs w:val="18"/>
              </w:rPr>
              <w:t>New</w:t>
            </w:r>
          </w:p>
        </w:tc>
        <w:tc>
          <w:tcPr>
            <w:tcW w:w="640" w:type="pct"/>
            <w:tcBorders>
              <w:top w:val="single" w:sz="4" w:space="0" w:color="BDD6EE"/>
              <w:left w:val="single" w:sz="4" w:space="0" w:color="BDD6EE"/>
              <w:bottom w:val="single" w:sz="4" w:space="0" w:color="BDD6EE"/>
              <w:right w:val="single" w:sz="4" w:space="0" w:color="BDD6EE"/>
            </w:tcBorders>
            <w:shd w:val="clear" w:color="auto" w:fill="FFFFFF"/>
          </w:tcPr>
          <w:p w:rsidR="009D7EEA" w:rsidRPr="009E5FBF" w:rsidRDefault="009D7EEA" w:rsidP="00BA016E">
            <w:pPr>
              <w:rPr>
                <w:sz w:val="18"/>
                <w:szCs w:val="18"/>
              </w:rPr>
            </w:pPr>
            <w:r w:rsidRPr="009E5FBF">
              <w:rPr>
                <w:sz w:val="18"/>
                <w:szCs w:val="18"/>
              </w:rPr>
              <w:t>Generated</w:t>
            </w:r>
          </w:p>
        </w:tc>
        <w:tc>
          <w:tcPr>
            <w:tcW w:w="640" w:type="pct"/>
            <w:tcBorders>
              <w:top w:val="single" w:sz="4" w:space="0" w:color="BDD6EE"/>
              <w:left w:val="single" w:sz="4" w:space="0" w:color="BDD6EE"/>
              <w:bottom w:val="single" w:sz="4" w:space="0" w:color="BDD6EE"/>
              <w:right w:val="single" w:sz="4" w:space="0" w:color="BDD6EE"/>
            </w:tcBorders>
            <w:shd w:val="clear" w:color="auto" w:fill="FFFFFF"/>
          </w:tcPr>
          <w:p w:rsidR="009D7EEA" w:rsidRPr="009E5FBF" w:rsidRDefault="009D7EEA" w:rsidP="00BA016E">
            <w:pPr>
              <w:rPr>
                <w:sz w:val="18"/>
                <w:szCs w:val="18"/>
              </w:rPr>
            </w:pPr>
          </w:p>
        </w:tc>
      </w:tr>
      <w:tr w:rsidR="009D7EEA" w:rsidRPr="009E5FBF" w:rsidTr="00F86827">
        <w:tc>
          <w:tcPr>
            <w:tcW w:w="2423" w:type="pct"/>
            <w:tcBorders>
              <w:top w:val="single" w:sz="4" w:space="0" w:color="BDD6EE"/>
              <w:left w:val="single" w:sz="4" w:space="0" w:color="BDD6EE"/>
              <w:bottom w:val="single" w:sz="4" w:space="0" w:color="BDD6EE"/>
              <w:right w:val="single" w:sz="4" w:space="0" w:color="BDD6EE"/>
            </w:tcBorders>
            <w:shd w:val="clear" w:color="auto" w:fill="FFFFFF"/>
            <w:vAlign w:val="center"/>
          </w:tcPr>
          <w:p w:rsidR="009D7EEA" w:rsidRPr="009E5FBF" w:rsidRDefault="009D7EEA" w:rsidP="00914194">
            <w:pPr>
              <w:widowControl w:val="0"/>
              <w:autoSpaceDE w:val="0"/>
              <w:autoSpaceDN w:val="0"/>
              <w:adjustRightInd w:val="0"/>
              <w:spacing w:before="166" w:line="240" w:lineRule="auto"/>
              <w:ind w:left="270" w:firstLine="14"/>
              <w:rPr>
                <w:sz w:val="18"/>
                <w:szCs w:val="18"/>
              </w:rPr>
            </w:pPr>
            <w:r w:rsidRPr="009E5FBF">
              <w:rPr>
                <w:sz w:val="18"/>
                <w:szCs w:val="18"/>
              </w:rPr>
              <w:t>describe_input/1</w:t>
            </w:r>
          </w:p>
        </w:tc>
        <w:tc>
          <w:tcPr>
            <w:tcW w:w="547" w:type="pct"/>
            <w:tcBorders>
              <w:top w:val="single" w:sz="4" w:space="0" w:color="BDD6EE"/>
              <w:left w:val="single" w:sz="4" w:space="0" w:color="BDD6EE"/>
              <w:bottom w:val="single" w:sz="4" w:space="0" w:color="BDD6EE"/>
              <w:right w:val="single" w:sz="4" w:space="0" w:color="BDD6EE"/>
            </w:tcBorders>
            <w:shd w:val="clear" w:color="auto" w:fill="FFFFFF"/>
            <w:vAlign w:val="center"/>
          </w:tcPr>
          <w:p w:rsidR="009D7EEA" w:rsidRPr="009E5FBF" w:rsidRDefault="009D7EEA" w:rsidP="00914194">
            <w:pPr>
              <w:widowControl w:val="0"/>
              <w:autoSpaceDE w:val="0"/>
              <w:autoSpaceDN w:val="0"/>
              <w:adjustRightInd w:val="0"/>
              <w:spacing w:line="240" w:lineRule="auto"/>
              <w:rPr>
                <w:sz w:val="18"/>
                <w:szCs w:val="18"/>
              </w:rPr>
            </w:pPr>
            <w:r w:rsidRPr="009E5FBF">
              <w:rPr>
                <w:sz w:val="18"/>
                <w:szCs w:val="18"/>
              </w:rPr>
              <w:t>Method</w:t>
            </w:r>
          </w:p>
        </w:tc>
        <w:tc>
          <w:tcPr>
            <w:tcW w:w="749" w:type="pct"/>
            <w:tcBorders>
              <w:top w:val="single" w:sz="4" w:space="0" w:color="BDD6EE"/>
              <w:left w:val="single" w:sz="4" w:space="0" w:color="BDD6EE"/>
              <w:bottom w:val="single" w:sz="4" w:space="0" w:color="BDD6EE"/>
              <w:right w:val="single" w:sz="4" w:space="0" w:color="BDD6EE"/>
            </w:tcBorders>
            <w:shd w:val="clear" w:color="auto" w:fill="FFFFFF"/>
            <w:vAlign w:val="center"/>
          </w:tcPr>
          <w:p w:rsidR="009D7EEA" w:rsidRPr="009E5FBF" w:rsidRDefault="00E10D87" w:rsidP="00914194">
            <w:pPr>
              <w:rPr>
                <w:sz w:val="18"/>
                <w:szCs w:val="18"/>
              </w:rPr>
            </w:pPr>
            <w:r>
              <w:rPr>
                <w:sz w:val="18"/>
                <w:szCs w:val="18"/>
              </w:rPr>
              <w:t>New</w:t>
            </w:r>
          </w:p>
        </w:tc>
        <w:tc>
          <w:tcPr>
            <w:tcW w:w="640" w:type="pct"/>
            <w:tcBorders>
              <w:top w:val="single" w:sz="4" w:space="0" w:color="BDD6EE"/>
              <w:left w:val="single" w:sz="4" w:space="0" w:color="BDD6EE"/>
              <w:bottom w:val="single" w:sz="4" w:space="0" w:color="BDD6EE"/>
              <w:right w:val="single" w:sz="4" w:space="0" w:color="BDD6EE"/>
            </w:tcBorders>
            <w:shd w:val="clear" w:color="auto" w:fill="FFFFFF"/>
          </w:tcPr>
          <w:p w:rsidR="009D7EEA" w:rsidRPr="009E5FBF" w:rsidRDefault="009D7EEA" w:rsidP="00914194">
            <w:pPr>
              <w:rPr>
                <w:sz w:val="18"/>
                <w:szCs w:val="18"/>
              </w:rPr>
            </w:pPr>
            <w:r w:rsidRPr="009E5FBF">
              <w:rPr>
                <w:sz w:val="18"/>
                <w:szCs w:val="18"/>
              </w:rPr>
              <w:t>Generated</w:t>
            </w:r>
          </w:p>
        </w:tc>
        <w:tc>
          <w:tcPr>
            <w:tcW w:w="640" w:type="pct"/>
            <w:tcBorders>
              <w:top w:val="single" w:sz="4" w:space="0" w:color="BDD6EE"/>
              <w:left w:val="single" w:sz="4" w:space="0" w:color="BDD6EE"/>
              <w:bottom w:val="single" w:sz="4" w:space="0" w:color="BDD6EE"/>
              <w:right w:val="single" w:sz="4" w:space="0" w:color="BDD6EE"/>
            </w:tcBorders>
            <w:shd w:val="clear" w:color="auto" w:fill="FFFFFF"/>
          </w:tcPr>
          <w:p w:rsidR="009D7EEA" w:rsidRPr="009E5FBF" w:rsidRDefault="009D7EEA" w:rsidP="00914194">
            <w:pPr>
              <w:rPr>
                <w:sz w:val="18"/>
                <w:szCs w:val="18"/>
              </w:rPr>
            </w:pPr>
          </w:p>
        </w:tc>
      </w:tr>
      <w:tr w:rsidR="009D7EEA" w:rsidRPr="009E5FBF" w:rsidTr="00F86827">
        <w:tc>
          <w:tcPr>
            <w:tcW w:w="2423" w:type="pct"/>
            <w:tcBorders>
              <w:top w:val="single" w:sz="4" w:space="0" w:color="BDD6EE"/>
              <w:left w:val="single" w:sz="4" w:space="0" w:color="BDD6EE"/>
              <w:bottom w:val="single" w:sz="4" w:space="0" w:color="BDD6EE"/>
              <w:right w:val="single" w:sz="4" w:space="0" w:color="BDD6EE"/>
            </w:tcBorders>
            <w:shd w:val="clear" w:color="auto" w:fill="FFFFFF"/>
            <w:vAlign w:val="center"/>
          </w:tcPr>
          <w:p w:rsidR="009D7EEA" w:rsidRPr="009E5FBF" w:rsidRDefault="009D7EEA" w:rsidP="00914194">
            <w:pPr>
              <w:widowControl w:val="0"/>
              <w:autoSpaceDE w:val="0"/>
              <w:autoSpaceDN w:val="0"/>
              <w:adjustRightInd w:val="0"/>
              <w:spacing w:before="166" w:line="240" w:lineRule="auto"/>
              <w:ind w:left="270" w:firstLine="14"/>
              <w:rPr>
                <w:sz w:val="18"/>
                <w:szCs w:val="18"/>
              </w:rPr>
            </w:pPr>
            <w:r w:rsidRPr="009E5FBF">
              <w:rPr>
                <w:sz w:val="18"/>
                <w:szCs w:val="18"/>
              </w:rPr>
              <w:t>describe_output/1</w:t>
            </w:r>
          </w:p>
        </w:tc>
        <w:tc>
          <w:tcPr>
            <w:tcW w:w="547" w:type="pct"/>
            <w:tcBorders>
              <w:top w:val="single" w:sz="4" w:space="0" w:color="BDD6EE"/>
              <w:left w:val="single" w:sz="4" w:space="0" w:color="BDD6EE"/>
              <w:bottom w:val="single" w:sz="4" w:space="0" w:color="BDD6EE"/>
              <w:right w:val="single" w:sz="4" w:space="0" w:color="BDD6EE"/>
            </w:tcBorders>
            <w:shd w:val="clear" w:color="auto" w:fill="FFFFFF"/>
            <w:vAlign w:val="center"/>
          </w:tcPr>
          <w:p w:rsidR="009D7EEA" w:rsidRPr="009E5FBF" w:rsidRDefault="009D7EEA" w:rsidP="00914194">
            <w:pPr>
              <w:widowControl w:val="0"/>
              <w:autoSpaceDE w:val="0"/>
              <w:autoSpaceDN w:val="0"/>
              <w:adjustRightInd w:val="0"/>
              <w:spacing w:line="240" w:lineRule="auto"/>
              <w:rPr>
                <w:sz w:val="18"/>
                <w:szCs w:val="18"/>
              </w:rPr>
            </w:pPr>
            <w:r w:rsidRPr="009E5FBF">
              <w:rPr>
                <w:sz w:val="18"/>
                <w:szCs w:val="18"/>
              </w:rPr>
              <w:t>Method</w:t>
            </w:r>
          </w:p>
        </w:tc>
        <w:tc>
          <w:tcPr>
            <w:tcW w:w="749" w:type="pct"/>
            <w:tcBorders>
              <w:top w:val="single" w:sz="4" w:space="0" w:color="BDD6EE"/>
              <w:left w:val="single" w:sz="4" w:space="0" w:color="BDD6EE"/>
              <w:bottom w:val="single" w:sz="4" w:space="0" w:color="BDD6EE"/>
              <w:right w:val="single" w:sz="4" w:space="0" w:color="BDD6EE"/>
            </w:tcBorders>
            <w:shd w:val="clear" w:color="auto" w:fill="FFFFFF"/>
            <w:vAlign w:val="center"/>
          </w:tcPr>
          <w:p w:rsidR="009D7EEA" w:rsidRPr="009E5FBF" w:rsidRDefault="00E10D87" w:rsidP="00914194">
            <w:pPr>
              <w:rPr>
                <w:sz w:val="18"/>
                <w:szCs w:val="18"/>
              </w:rPr>
            </w:pPr>
            <w:r>
              <w:rPr>
                <w:sz w:val="18"/>
                <w:szCs w:val="18"/>
              </w:rPr>
              <w:t>New</w:t>
            </w:r>
          </w:p>
        </w:tc>
        <w:tc>
          <w:tcPr>
            <w:tcW w:w="640" w:type="pct"/>
            <w:tcBorders>
              <w:top w:val="single" w:sz="4" w:space="0" w:color="BDD6EE"/>
              <w:left w:val="single" w:sz="4" w:space="0" w:color="BDD6EE"/>
              <w:bottom w:val="single" w:sz="4" w:space="0" w:color="BDD6EE"/>
              <w:right w:val="single" w:sz="4" w:space="0" w:color="BDD6EE"/>
            </w:tcBorders>
            <w:shd w:val="clear" w:color="auto" w:fill="FFFFFF"/>
          </w:tcPr>
          <w:p w:rsidR="009D7EEA" w:rsidRPr="009E5FBF" w:rsidRDefault="009D7EEA" w:rsidP="00914194">
            <w:pPr>
              <w:rPr>
                <w:sz w:val="18"/>
                <w:szCs w:val="18"/>
              </w:rPr>
            </w:pPr>
            <w:r w:rsidRPr="009E5FBF">
              <w:rPr>
                <w:sz w:val="18"/>
                <w:szCs w:val="18"/>
              </w:rPr>
              <w:t>Generated</w:t>
            </w:r>
          </w:p>
        </w:tc>
        <w:tc>
          <w:tcPr>
            <w:tcW w:w="640" w:type="pct"/>
            <w:tcBorders>
              <w:top w:val="single" w:sz="4" w:space="0" w:color="BDD6EE"/>
              <w:left w:val="single" w:sz="4" w:space="0" w:color="BDD6EE"/>
              <w:bottom w:val="single" w:sz="4" w:space="0" w:color="BDD6EE"/>
              <w:right w:val="single" w:sz="4" w:space="0" w:color="BDD6EE"/>
            </w:tcBorders>
            <w:shd w:val="clear" w:color="auto" w:fill="FFFFFF"/>
          </w:tcPr>
          <w:p w:rsidR="009D7EEA" w:rsidRPr="009E5FBF" w:rsidRDefault="009D7EEA" w:rsidP="00914194">
            <w:pPr>
              <w:rPr>
                <w:sz w:val="18"/>
                <w:szCs w:val="18"/>
              </w:rPr>
            </w:pPr>
          </w:p>
        </w:tc>
      </w:tr>
    </w:tbl>
    <w:p w:rsidR="003556B6" w:rsidRPr="009E5FBF" w:rsidRDefault="003556B6" w:rsidP="003556B6">
      <w:pPr>
        <w:pStyle w:val="Body"/>
        <w:ind w:left="360"/>
      </w:pPr>
    </w:p>
    <w:p w:rsidR="003556B6" w:rsidRPr="009E5FBF" w:rsidRDefault="003556B6" w:rsidP="003556B6">
      <w:pPr>
        <w:pStyle w:val="Body"/>
        <w:ind w:left="360"/>
      </w:pPr>
      <w:r w:rsidRPr="009E5FBF">
        <w:t xml:space="preserve">The Type can be – class, method, field, </w:t>
      </w:r>
      <w:r w:rsidR="00982DC5" w:rsidRPr="009E5FBF">
        <w:t>enumerate …</w:t>
      </w:r>
      <w:r w:rsidRPr="009E5FBF">
        <w:t xml:space="preserve"> etc.</w:t>
      </w:r>
    </w:p>
    <w:p w:rsidR="003556B6" w:rsidRPr="009E5FBF" w:rsidRDefault="003556B6" w:rsidP="006074AB">
      <w:pPr>
        <w:pStyle w:val="Heading4"/>
      </w:pPr>
      <w:bookmarkStart w:id="1088" w:name="_Toc487791934"/>
      <w:bookmarkStart w:id="1089" w:name="_Toc21928501"/>
      <w:r w:rsidRPr="009E5FBF">
        <w:t>Data Dictionary</w:t>
      </w:r>
      <w:bookmarkEnd w:id="1088"/>
      <w:bookmarkEnd w:id="1089"/>
    </w:p>
    <w:p w:rsidR="00D43951" w:rsidRPr="009E5FBF" w:rsidRDefault="00D43951" w:rsidP="00D43951">
      <w:pPr>
        <w:pStyle w:val="Body"/>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3544"/>
        <w:gridCol w:w="1275"/>
        <w:gridCol w:w="2410"/>
      </w:tblGrid>
      <w:tr w:rsidR="00D43951" w:rsidRPr="009E5FBF" w:rsidTr="00D377F2">
        <w:trPr>
          <w:trHeight w:val="288"/>
        </w:trPr>
        <w:tc>
          <w:tcPr>
            <w:tcW w:w="1985" w:type="dxa"/>
            <w:shd w:val="clear" w:color="000080" w:fill="9BC2E6"/>
            <w:noWrap/>
            <w:hideMark/>
          </w:tcPr>
          <w:p w:rsidR="00D43951" w:rsidRPr="009E5FBF" w:rsidRDefault="00D43951" w:rsidP="00D377F2">
            <w:pPr>
              <w:spacing w:line="240" w:lineRule="auto"/>
              <w:rPr>
                <w:b/>
                <w:bCs/>
                <w:color w:val="FFFFFF"/>
              </w:rPr>
            </w:pPr>
            <w:r w:rsidRPr="009E5FBF">
              <w:rPr>
                <w:b/>
                <w:bCs/>
                <w:color w:val="FFFFFF"/>
              </w:rPr>
              <w:t>EnumerationType</w:t>
            </w:r>
          </w:p>
        </w:tc>
        <w:tc>
          <w:tcPr>
            <w:tcW w:w="3544" w:type="dxa"/>
            <w:shd w:val="clear" w:color="000080" w:fill="9BC2E6"/>
            <w:hideMark/>
          </w:tcPr>
          <w:p w:rsidR="00D43951" w:rsidRPr="009E5FBF" w:rsidRDefault="00D43951" w:rsidP="00D377F2">
            <w:pPr>
              <w:spacing w:line="240" w:lineRule="auto"/>
              <w:rPr>
                <w:b/>
                <w:bCs/>
                <w:color w:val="FFFFFF"/>
              </w:rPr>
            </w:pPr>
            <w:r w:rsidRPr="009E5FBF">
              <w:rPr>
                <w:b/>
                <w:bCs/>
                <w:color w:val="FFFFFF"/>
              </w:rPr>
              <w:t>ValueDomain</w:t>
            </w:r>
          </w:p>
        </w:tc>
        <w:tc>
          <w:tcPr>
            <w:tcW w:w="1275" w:type="dxa"/>
            <w:shd w:val="clear" w:color="000080" w:fill="9BC2E6"/>
            <w:noWrap/>
            <w:hideMark/>
          </w:tcPr>
          <w:p w:rsidR="00D43951" w:rsidRPr="009E5FBF" w:rsidRDefault="00D43951" w:rsidP="00D377F2">
            <w:pPr>
              <w:spacing w:line="240" w:lineRule="auto"/>
              <w:rPr>
                <w:b/>
                <w:bCs/>
                <w:color w:val="FFFFFF"/>
              </w:rPr>
            </w:pPr>
            <w:r w:rsidRPr="009E5FBF">
              <w:rPr>
                <w:b/>
                <w:bCs/>
                <w:color w:val="FFFFFF"/>
              </w:rPr>
              <w:t>Reference</w:t>
            </w:r>
          </w:p>
        </w:tc>
        <w:tc>
          <w:tcPr>
            <w:tcW w:w="2410" w:type="dxa"/>
            <w:shd w:val="clear" w:color="000080" w:fill="9BC2E6"/>
            <w:noWrap/>
            <w:hideMark/>
          </w:tcPr>
          <w:p w:rsidR="00D43951" w:rsidRPr="009E5FBF" w:rsidRDefault="00D43951" w:rsidP="00D377F2">
            <w:pPr>
              <w:spacing w:line="240" w:lineRule="auto"/>
              <w:rPr>
                <w:b/>
                <w:bCs/>
                <w:color w:val="FFFFFF"/>
              </w:rPr>
            </w:pPr>
            <w:r w:rsidRPr="009E5FBF">
              <w:rPr>
                <w:b/>
                <w:bCs/>
                <w:color w:val="FFFFFF"/>
              </w:rPr>
              <w:t>STANDARD/SPECIFIC</w:t>
            </w:r>
          </w:p>
        </w:tc>
      </w:tr>
      <w:tr w:rsidR="00D43951" w:rsidRPr="009E5FBF" w:rsidTr="00D377F2">
        <w:trPr>
          <w:trHeight w:val="598"/>
        </w:trPr>
        <w:tc>
          <w:tcPr>
            <w:tcW w:w="1985"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RelationshipType</w:t>
            </w:r>
          </w:p>
        </w:tc>
        <w:tc>
          <w:tcPr>
            <w:tcW w:w="3544"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spouse_spouse("CONJOINT"=</w:t>
            </w:r>
          </w:p>
          <w:p w:rsidR="00D43951" w:rsidRPr="009E5FBF" w:rsidRDefault="00D43951" w:rsidP="00D377F2">
            <w:pPr>
              <w:spacing w:line="240" w:lineRule="auto"/>
              <w:rPr>
                <w:color w:val="000000"/>
                <w:sz w:val="18"/>
                <w:szCs w:val="18"/>
              </w:rPr>
            </w:pPr>
            <w:r w:rsidRPr="009E5FBF">
              <w:rPr>
                <w:color w:val="000000"/>
                <w:sz w:val="18"/>
                <w:szCs w:val="18"/>
              </w:rPr>
              <w:t xml:space="preserve"> "Spouse / Spouse")</w:t>
            </w:r>
          </w:p>
        </w:tc>
        <w:tc>
          <w:tcPr>
            <w:tcW w:w="1275"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nothing</w:t>
            </w:r>
          </w:p>
        </w:tc>
        <w:tc>
          <w:tcPr>
            <w:tcW w:w="2410"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SPECIFIC</w:t>
            </w:r>
          </w:p>
        </w:tc>
      </w:tr>
      <w:tr w:rsidR="00D43951" w:rsidRPr="009E5FBF" w:rsidTr="00D377F2">
        <w:trPr>
          <w:trHeight w:val="598"/>
        </w:trPr>
        <w:tc>
          <w:tcPr>
            <w:tcW w:w="1985"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RelationshipType</w:t>
            </w:r>
          </w:p>
        </w:tc>
        <w:tc>
          <w:tcPr>
            <w:tcW w:w="3544"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parent_child("PARENT_ENF"=</w:t>
            </w:r>
          </w:p>
          <w:p w:rsidR="00D43951" w:rsidRPr="009E5FBF" w:rsidRDefault="00D43951" w:rsidP="00D377F2">
            <w:pPr>
              <w:spacing w:line="240" w:lineRule="auto"/>
              <w:rPr>
                <w:color w:val="000000"/>
                <w:sz w:val="18"/>
                <w:szCs w:val="18"/>
              </w:rPr>
            </w:pPr>
            <w:r w:rsidRPr="009E5FBF">
              <w:rPr>
                <w:color w:val="000000"/>
                <w:sz w:val="18"/>
                <w:szCs w:val="18"/>
              </w:rPr>
              <w:t>"Parent / Child")</w:t>
            </w:r>
          </w:p>
        </w:tc>
        <w:tc>
          <w:tcPr>
            <w:tcW w:w="1275"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nothing</w:t>
            </w:r>
          </w:p>
        </w:tc>
        <w:tc>
          <w:tcPr>
            <w:tcW w:w="2410"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SPECIFIC</w:t>
            </w:r>
          </w:p>
        </w:tc>
      </w:tr>
      <w:tr w:rsidR="00D43951" w:rsidRPr="009E5FBF" w:rsidTr="00D377F2">
        <w:trPr>
          <w:trHeight w:val="598"/>
        </w:trPr>
        <w:tc>
          <w:tcPr>
            <w:tcW w:w="1985"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RelationshipType</w:t>
            </w:r>
          </w:p>
        </w:tc>
        <w:tc>
          <w:tcPr>
            <w:tcW w:w="3544"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partned_partner("CONCUBIN"=</w:t>
            </w:r>
          </w:p>
          <w:p w:rsidR="00D43951" w:rsidRPr="009E5FBF" w:rsidRDefault="00D43951" w:rsidP="00D377F2">
            <w:pPr>
              <w:spacing w:line="240" w:lineRule="auto"/>
              <w:rPr>
                <w:color w:val="000000"/>
                <w:sz w:val="18"/>
                <w:szCs w:val="18"/>
              </w:rPr>
            </w:pPr>
            <w:r w:rsidRPr="009E5FBF">
              <w:rPr>
                <w:color w:val="000000"/>
                <w:sz w:val="18"/>
                <w:szCs w:val="18"/>
              </w:rPr>
              <w:t>"Partner / Partner")</w:t>
            </w:r>
          </w:p>
        </w:tc>
        <w:tc>
          <w:tcPr>
            <w:tcW w:w="1275"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nothing</w:t>
            </w:r>
          </w:p>
        </w:tc>
        <w:tc>
          <w:tcPr>
            <w:tcW w:w="2410"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SPECIFIC</w:t>
            </w:r>
          </w:p>
        </w:tc>
      </w:tr>
      <w:tr w:rsidR="00D43951" w:rsidRPr="009E5FBF" w:rsidTr="00D377F2">
        <w:trPr>
          <w:trHeight w:val="598"/>
        </w:trPr>
        <w:tc>
          <w:tcPr>
            <w:tcW w:w="1985"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RelationshipType</w:t>
            </w:r>
          </w:p>
        </w:tc>
        <w:tc>
          <w:tcPr>
            <w:tcW w:w="3544"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sister_brother("SOEFRE"=</w:t>
            </w:r>
          </w:p>
          <w:p w:rsidR="00D43951" w:rsidRPr="009E5FBF" w:rsidRDefault="00D43951" w:rsidP="00D377F2">
            <w:pPr>
              <w:spacing w:line="240" w:lineRule="auto"/>
              <w:rPr>
                <w:color w:val="000000"/>
                <w:sz w:val="18"/>
                <w:szCs w:val="18"/>
              </w:rPr>
            </w:pPr>
            <w:r w:rsidRPr="009E5FBF">
              <w:rPr>
                <w:color w:val="000000"/>
                <w:sz w:val="18"/>
                <w:szCs w:val="18"/>
              </w:rPr>
              <w:t>"Sister / Brother")</w:t>
            </w:r>
          </w:p>
        </w:tc>
        <w:tc>
          <w:tcPr>
            <w:tcW w:w="1275"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nothing</w:t>
            </w:r>
          </w:p>
        </w:tc>
        <w:tc>
          <w:tcPr>
            <w:tcW w:w="2410"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SPECIFIC</w:t>
            </w:r>
          </w:p>
        </w:tc>
      </w:tr>
      <w:tr w:rsidR="00D43951" w:rsidRPr="009E5FBF" w:rsidTr="00D377F2">
        <w:trPr>
          <w:trHeight w:val="598"/>
        </w:trPr>
        <w:tc>
          <w:tcPr>
            <w:tcW w:w="1985"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RelationshipType</w:t>
            </w:r>
          </w:p>
        </w:tc>
        <w:tc>
          <w:tcPr>
            <w:tcW w:w="3544"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sister_sister("SOESOE"=</w:t>
            </w:r>
          </w:p>
          <w:p w:rsidR="00D43951" w:rsidRPr="009E5FBF" w:rsidRDefault="00D43951" w:rsidP="00D377F2">
            <w:pPr>
              <w:spacing w:line="240" w:lineRule="auto"/>
              <w:rPr>
                <w:color w:val="000000"/>
                <w:sz w:val="18"/>
                <w:szCs w:val="18"/>
              </w:rPr>
            </w:pPr>
            <w:r w:rsidRPr="009E5FBF">
              <w:rPr>
                <w:color w:val="000000"/>
                <w:sz w:val="18"/>
                <w:szCs w:val="18"/>
              </w:rPr>
              <w:t>"Sister / Sister")</w:t>
            </w:r>
          </w:p>
        </w:tc>
        <w:tc>
          <w:tcPr>
            <w:tcW w:w="1275"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nothing</w:t>
            </w:r>
          </w:p>
        </w:tc>
        <w:tc>
          <w:tcPr>
            <w:tcW w:w="2410"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SPECIFIC</w:t>
            </w:r>
          </w:p>
        </w:tc>
      </w:tr>
      <w:tr w:rsidR="00D43951" w:rsidRPr="009E5FBF" w:rsidTr="00D377F2">
        <w:trPr>
          <w:trHeight w:val="598"/>
        </w:trPr>
        <w:tc>
          <w:tcPr>
            <w:tcW w:w="1985"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RelationshipType</w:t>
            </w:r>
          </w:p>
        </w:tc>
        <w:tc>
          <w:tcPr>
            <w:tcW w:w="3544"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brpther_brpther("FREFRE"=</w:t>
            </w:r>
          </w:p>
          <w:p w:rsidR="00D43951" w:rsidRPr="009E5FBF" w:rsidRDefault="00D43951" w:rsidP="00D377F2">
            <w:pPr>
              <w:spacing w:line="240" w:lineRule="auto"/>
              <w:rPr>
                <w:color w:val="000000"/>
                <w:sz w:val="18"/>
                <w:szCs w:val="18"/>
              </w:rPr>
            </w:pPr>
            <w:r w:rsidRPr="009E5FBF">
              <w:rPr>
                <w:color w:val="000000"/>
                <w:sz w:val="18"/>
                <w:szCs w:val="18"/>
              </w:rPr>
              <w:t>"Brother / Brother")</w:t>
            </w:r>
          </w:p>
        </w:tc>
        <w:tc>
          <w:tcPr>
            <w:tcW w:w="1275"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nothing</w:t>
            </w:r>
          </w:p>
        </w:tc>
        <w:tc>
          <w:tcPr>
            <w:tcW w:w="2410"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SPECIFIC</w:t>
            </w:r>
          </w:p>
        </w:tc>
      </w:tr>
      <w:tr w:rsidR="00D43951" w:rsidRPr="009E5FBF" w:rsidTr="00D377F2">
        <w:trPr>
          <w:trHeight w:val="598"/>
        </w:trPr>
        <w:tc>
          <w:tcPr>
            <w:tcW w:w="1985"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RelationshipType</w:t>
            </w:r>
          </w:p>
        </w:tc>
        <w:tc>
          <w:tcPr>
            <w:tcW w:w="3544"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relationship_relationship("LINPRT"=</w:t>
            </w:r>
          </w:p>
          <w:p w:rsidR="00D43951" w:rsidRPr="009E5FBF" w:rsidRDefault="00D43951" w:rsidP="00D377F2">
            <w:pPr>
              <w:spacing w:line="240" w:lineRule="auto"/>
              <w:rPr>
                <w:color w:val="000000"/>
                <w:sz w:val="18"/>
                <w:szCs w:val="18"/>
              </w:rPr>
            </w:pPr>
            <w:r w:rsidRPr="009E5FBF">
              <w:rPr>
                <w:color w:val="000000"/>
                <w:sz w:val="18"/>
                <w:szCs w:val="18"/>
              </w:rPr>
              <w:t>"Relationship / Relationship")</w:t>
            </w:r>
          </w:p>
        </w:tc>
        <w:tc>
          <w:tcPr>
            <w:tcW w:w="1275"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nothing</w:t>
            </w:r>
          </w:p>
        </w:tc>
        <w:tc>
          <w:tcPr>
            <w:tcW w:w="2410"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SPECIFIC</w:t>
            </w:r>
          </w:p>
        </w:tc>
      </w:tr>
      <w:tr w:rsidR="00D43951" w:rsidRPr="009E5FBF" w:rsidTr="00D377F2">
        <w:trPr>
          <w:trHeight w:val="724"/>
        </w:trPr>
        <w:tc>
          <w:tcPr>
            <w:tcW w:w="1985"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RelationshipType</w:t>
            </w:r>
          </w:p>
        </w:tc>
        <w:tc>
          <w:tcPr>
            <w:tcW w:w="3544"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represented_representative("REPRESENTE"="Represented by / Representative")</w:t>
            </w:r>
          </w:p>
        </w:tc>
        <w:tc>
          <w:tcPr>
            <w:tcW w:w="1275"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nothing</w:t>
            </w:r>
          </w:p>
        </w:tc>
        <w:tc>
          <w:tcPr>
            <w:tcW w:w="2410"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SPECIFIC</w:t>
            </w:r>
          </w:p>
        </w:tc>
      </w:tr>
      <w:tr w:rsidR="00D43951" w:rsidRPr="009E5FBF" w:rsidTr="00D377F2">
        <w:trPr>
          <w:trHeight w:val="598"/>
        </w:trPr>
        <w:tc>
          <w:tcPr>
            <w:tcW w:w="1985"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RelationshipType</w:t>
            </w:r>
          </w:p>
        </w:tc>
        <w:tc>
          <w:tcPr>
            <w:tcW w:w="3544"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correspondant_employer("CRSP"=</w:t>
            </w:r>
          </w:p>
          <w:p w:rsidR="00D43951" w:rsidRPr="009E5FBF" w:rsidRDefault="00D43951" w:rsidP="00D377F2">
            <w:pPr>
              <w:spacing w:line="240" w:lineRule="auto"/>
              <w:rPr>
                <w:color w:val="000000"/>
                <w:sz w:val="18"/>
                <w:szCs w:val="18"/>
              </w:rPr>
            </w:pPr>
            <w:r w:rsidRPr="009E5FBF">
              <w:rPr>
                <w:color w:val="000000"/>
                <w:sz w:val="18"/>
                <w:szCs w:val="18"/>
              </w:rPr>
              <w:t>"Correspondant / Employer")</w:t>
            </w:r>
          </w:p>
        </w:tc>
        <w:tc>
          <w:tcPr>
            <w:tcW w:w="1275"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nothing</w:t>
            </w:r>
          </w:p>
        </w:tc>
        <w:tc>
          <w:tcPr>
            <w:tcW w:w="2410"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SPECIFIC</w:t>
            </w:r>
          </w:p>
        </w:tc>
      </w:tr>
      <w:tr w:rsidR="00D43951" w:rsidRPr="009E5FBF" w:rsidTr="00D377F2">
        <w:trPr>
          <w:trHeight w:val="598"/>
        </w:trPr>
        <w:tc>
          <w:tcPr>
            <w:tcW w:w="1985"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RelationshipType</w:t>
            </w:r>
          </w:p>
        </w:tc>
        <w:tc>
          <w:tcPr>
            <w:tcW w:w="3544"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company_key_employee("ENTCOL"=</w:t>
            </w:r>
          </w:p>
          <w:p w:rsidR="00D43951" w:rsidRPr="009E5FBF" w:rsidRDefault="00D43951" w:rsidP="00D377F2">
            <w:pPr>
              <w:spacing w:line="240" w:lineRule="auto"/>
              <w:rPr>
                <w:color w:val="000000"/>
                <w:sz w:val="18"/>
                <w:szCs w:val="18"/>
              </w:rPr>
            </w:pPr>
            <w:r w:rsidRPr="009E5FBF">
              <w:rPr>
                <w:color w:val="000000"/>
                <w:sz w:val="18"/>
                <w:szCs w:val="18"/>
              </w:rPr>
              <w:t>"Company / Key employee")</w:t>
            </w:r>
          </w:p>
        </w:tc>
        <w:tc>
          <w:tcPr>
            <w:tcW w:w="1275"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nothing</w:t>
            </w:r>
          </w:p>
        </w:tc>
        <w:tc>
          <w:tcPr>
            <w:tcW w:w="2410"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SPECIFIC</w:t>
            </w:r>
          </w:p>
        </w:tc>
      </w:tr>
      <w:tr w:rsidR="00D43951" w:rsidRPr="009E5FBF" w:rsidTr="00D377F2">
        <w:trPr>
          <w:trHeight w:val="598"/>
        </w:trPr>
        <w:tc>
          <w:tcPr>
            <w:tcW w:w="1985"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RelationshipType</w:t>
            </w:r>
          </w:p>
        </w:tc>
        <w:tc>
          <w:tcPr>
            <w:tcW w:w="3544"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company_trade_union("102"=</w:t>
            </w:r>
          </w:p>
          <w:p w:rsidR="00D43951" w:rsidRPr="009E5FBF" w:rsidRDefault="00D43951" w:rsidP="00D377F2">
            <w:pPr>
              <w:spacing w:line="240" w:lineRule="auto"/>
              <w:rPr>
                <w:color w:val="000000"/>
                <w:sz w:val="18"/>
                <w:szCs w:val="18"/>
              </w:rPr>
            </w:pPr>
            <w:r w:rsidRPr="009E5FBF">
              <w:rPr>
                <w:color w:val="000000"/>
                <w:sz w:val="18"/>
                <w:szCs w:val="18"/>
              </w:rPr>
              <w:t>"Company / Trade Unionr")</w:t>
            </w:r>
          </w:p>
        </w:tc>
        <w:tc>
          <w:tcPr>
            <w:tcW w:w="1275"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nothing</w:t>
            </w:r>
          </w:p>
        </w:tc>
        <w:tc>
          <w:tcPr>
            <w:tcW w:w="2410"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SPECIFIC</w:t>
            </w:r>
          </w:p>
        </w:tc>
      </w:tr>
      <w:tr w:rsidR="00D43951" w:rsidRPr="009E5FBF" w:rsidTr="00D377F2">
        <w:trPr>
          <w:trHeight w:val="724"/>
        </w:trPr>
        <w:tc>
          <w:tcPr>
            <w:tcW w:w="1985"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lastRenderedPageBreak/>
              <w:t>RelationshipType</w:t>
            </w:r>
          </w:p>
        </w:tc>
        <w:tc>
          <w:tcPr>
            <w:tcW w:w="3544"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company_establishement("ESTABLISH"=</w:t>
            </w:r>
          </w:p>
          <w:p w:rsidR="00D43951" w:rsidRPr="009E5FBF" w:rsidRDefault="00D43951" w:rsidP="00D377F2">
            <w:pPr>
              <w:spacing w:line="240" w:lineRule="auto"/>
              <w:rPr>
                <w:color w:val="000000"/>
                <w:sz w:val="18"/>
                <w:szCs w:val="18"/>
              </w:rPr>
            </w:pPr>
            <w:r w:rsidRPr="009E5FBF">
              <w:rPr>
                <w:color w:val="000000"/>
                <w:sz w:val="18"/>
                <w:szCs w:val="18"/>
              </w:rPr>
              <w:t>"Company / Establishement")</w:t>
            </w:r>
          </w:p>
        </w:tc>
        <w:tc>
          <w:tcPr>
            <w:tcW w:w="1275"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nothing</w:t>
            </w:r>
          </w:p>
        </w:tc>
        <w:tc>
          <w:tcPr>
            <w:tcW w:w="2410"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SPECIFIC</w:t>
            </w:r>
          </w:p>
        </w:tc>
      </w:tr>
      <w:tr w:rsidR="00D43951" w:rsidRPr="009E5FBF" w:rsidTr="00D377F2">
        <w:trPr>
          <w:trHeight w:val="598"/>
        </w:trPr>
        <w:tc>
          <w:tcPr>
            <w:tcW w:w="1985"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RelationshipType</w:t>
            </w:r>
          </w:p>
        </w:tc>
        <w:tc>
          <w:tcPr>
            <w:tcW w:w="3544"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head_office_branch("HOB"=</w:t>
            </w:r>
          </w:p>
          <w:p w:rsidR="00D43951" w:rsidRPr="009E5FBF" w:rsidRDefault="00D43951" w:rsidP="00D377F2">
            <w:pPr>
              <w:spacing w:line="240" w:lineRule="auto"/>
              <w:rPr>
                <w:color w:val="000000"/>
                <w:sz w:val="18"/>
                <w:szCs w:val="18"/>
              </w:rPr>
            </w:pPr>
            <w:r w:rsidRPr="009E5FBF">
              <w:rPr>
                <w:color w:val="000000"/>
                <w:sz w:val="18"/>
                <w:szCs w:val="18"/>
              </w:rPr>
              <w:t>"Head Office / Branch ")</w:t>
            </w:r>
          </w:p>
        </w:tc>
        <w:tc>
          <w:tcPr>
            <w:tcW w:w="1275"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nothing</w:t>
            </w:r>
          </w:p>
        </w:tc>
        <w:tc>
          <w:tcPr>
            <w:tcW w:w="2410"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SPECIFIC</w:t>
            </w:r>
          </w:p>
        </w:tc>
      </w:tr>
      <w:tr w:rsidR="00D43951" w:rsidRPr="009E5FBF" w:rsidTr="00D377F2">
        <w:trPr>
          <w:trHeight w:val="598"/>
        </w:trPr>
        <w:tc>
          <w:tcPr>
            <w:tcW w:w="1985"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RelationshipType</w:t>
            </w:r>
          </w:p>
        </w:tc>
        <w:tc>
          <w:tcPr>
            <w:tcW w:w="3544"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company_company("ENTENT"=</w:t>
            </w:r>
          </w:p>
          <w:p w:rsidR="00D43951" w:rsidRPr="009E5FBF" w:rsidRDefault="00D43951" w:rsidP="00D377F2">
            <w:pPr>
              <w:spacing w:line="240" w:lineRule="auto"/>
              <w:rPr>
                <w:color w:val="000000"/>
                <w:sz w:val="18"/>
                <w:szCs w:val="18"/>
              </w:rPr>
            </w:pPr>
            <w:r w:rsidRPr="009E5FBF">
              <w:rPr>
                <w:color w:val="000000"/>
                <w:sz w:val="18"/>
                <w:szCs w:val="18"/>
              </w:rPr>
              <w:t>"Company / Company ")</w:t>
            </w:r>
          </w:p>
        </w:tc>
        <w:tc>
          <w:tcPr>
            <w:tcW w:w="1275"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nothing</w:t>
            </w:r>
          </w:p>
        </w:tc>
        <w:tc>
          <w:tcPr>
            <w:tcW w:w="2410" w:type="dxa"/>
            <w:shd w:val="clear" w:color="auto" w:fill="auto"/>
            <w:noWrap/>
            <w:vAlign w:val="center"/>
            <w:hideMark/>
          </w:tcPr>
          <w:p w:rsidR="00D43951" w:rsidRPr="009E5FBF" w:rsidRDefault="00D43951" w:rsidP="00D377F2">
            <w:pPr>
              <w:spacing w:line="240" w:lineRule="auto"/>
              <w:rPr>
                <w:color w:val="000000"/>
                <w:sz w:val="18"/>
                <w:szCs w:val="18"/>
              </w:rPr>
            </w:pPr>
            <w:r w:rsidRPr="009E5FBF">
              <w:rPr>
                <w:color w:val="000000"/>
                <w:sz w:val="18"/>
                <w:szCs w:val="18"/>
              </w:rPr>
              <w:t>SPECIFIC</w:t>
            </w:r>
          </w:p>
        </w:tc>
      </w:tr>
    </w:tbl>
    <w:p w:rsidR="003556B6" w:rsidRPr="009E5FBF" w:rsidRDefault="003556B6" w:rsidP="006074AB">
      <w:pPr>
        <w:pStyle w:val="Heading4"/>
      </w:pPr>
      <w:bookmarkStart w:id="1090" w:name="_Toc487791935"/>
      <w:bookmarkStart w:id="1091" w:name="_Toc21928502"/>
      <w:r w:rsidRPr="009E5FBF">
        <w:t>Task Input Data</w:t>
      </w:r>
      <w:bookmarkEnd w:id="1090"/>
      <w:bookmarkEnd w:id="1091"/>
    </w:p>
    <w:p w:rsidR="003556B6" w:rsidRPr="009E5FBF" w:rsidRDefault="003556B6" w:rsidP="003556B6">
      <w:pPr>
        <w:pStyle w:val="Body"/>
        <w:ind w:left="360"/>
        <w:rPr>
          <w:rFonts w:cs="Arial"/>
        </w:rPr>
      </w:pPr>
      <w:r w:rsidRPr="009E5FBF">
        <w:rPr>
          <w:rFonts w:cs="Arial"/>
        </w:rPr>
        <w:t>The details of the input parameters are described in the following table below.</w:t>
      </w:r>
    </w:p>
    <w:p w:rsidR="003556B6" w:rsidRPr="009E5FBF" w:rsidRDefault="003556B6" w:rsidP="003556B6">
      <w:pPr>
        <w:pStyle w:val="Body"/>
        <w:ind w:left="360"/>
        <w:rPr>
          <w:rFonts w:cs="Arial"/>
        </w:rPr>
      </w:pPr>
    </w:p>
    <w:tbl>
      <w:tblPr>
        <w:tblW w:w="5096" w:type="pct"/>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Layout w:type="fixed"/>
        <w:tblLook w:val="04A0" w:firstRow="1" w:lastRow="0" w:firstColumn="1" w:lastColumn="0" w:noHBand="0" w:noVBand="1"/>
      </w:tblPr>
      <w:tblGrid>
        <w:gridCol w:w="3620"/>
        <w:gridCol w:w="3540"/>
        <w:gridCol w:w="968"/>
        <w:gridCol w:w="1106"/>
      </w:tblGrid>
      <w:tr w:rsidR="003556B6" w:rsidRPr="009E5FBF" w:rsidTr="00C93ACC">
        <w:tc>
          <w:tcPr>
            <w:tcW w:w="1960" w:type="pct"/>
            <w:tcBorders>
              <w:top w:val="single" w:sz="4" w:space="0" w:color="BDD6EE"/>
              <w:left w:val="single" w:sz="4" w:space="0" w:color="BDD6EE"/>
              <w:bottom w:val="single" w:sz="4" w:space="0" w:color="BDD6EE"/>
              <w:right w:val="single" w:sz="4" w:space="0" w:color="BDD6EE"/>
            </w:tcBorders>
            <w:hideMark/>
          </w:tcPr>
          <w:p w:rsidR="003556B6" w:rsidRPr="009E5FBF" w:rsidRDefault="003556B6" w:rsidP="000759AB">
            <w:pPr>
              <w:widowControl w:val="0"/>
              <w:tabs>
                <w:tab w:val="left" w:pos="330"/>
              </w:tabs>
              <w:autoSpaceDE w:val="0"/>
              <w:autoSpaceDN w:val="0"/>
              <w:adjustRightInd w:val="0"/>
              <w:spacing w:line="240" w:lineRule="auto"/>
              <w:jc w:val="center"/>
              <w:rPr>
                <w:b/>
                <w:sz w:val="18"/>
                <w:szCs w:val="18"/>
              </w:rPr>
            </w:pPr>
            <w:r w:rsidRPr="009E5FBF">
              <w:rPr>
                <w:b/>
                <w:bCs/>
                <w:sz w:val="18"/>
                <w:szCs w:val="18"/>
              </w:rPr>
              <w:t>Tag</w:t>
            </w:r>
          </w:p>
        </w:tc>
        <w:tc>
          <w:tcPr>
            <w:tcW w:w="1917" w:type="pct"/>
            <w:tcBorders>
              <w:top w:val="single" w:sz="4" w:space="0" w:color="BDD6EE"/>
              <w:left w:val="single" w:sz="4" w:space="0" w:color="BDD6EE"/>
              <w:bottom w:val="single" w:sz="4" w:space="0" w:color="BDD6EE"/>
              <w:right w:val="single" w:sz="4" w:space="0" w:color="BDD6EE"/>
            </w:tcBorders>
            <w:hideMark/>
          </w:tcPr>
          <w:p w:rsidR="003556B6" w:rsidRPr="009E5FBF" w:rsidRDefault="003556B6" w:rsidP="000759AB">
            <w:pPr>
              <w:widowControl w:val="0"/>
              <w:autoSpaceDE w:val="0"/>
              <w:autoSpaceDN w:val="0"/>
              <w:adjustRightInd w:val="0"/>
              <w:spacing w:line="240" w:lineRule="auto"/>
              <w:jc w:val="center"/>
              <w:rPr>
                <w:b/>
                <w:sz w:val="18"/>
                <w:szCs w:val="18"/>
              </w:rPr>
            </w:pPr>
            <w:r w:rsidRPr="009E5FBF">
              <w:rPr>
                <w:b/>
                <w:bCs/>
                <w:sz w:val="18"/>
                <w:szCs w:val="18"/>
              </w:rPr>
              <w:t>Description</w:t>
            </w:r>
          </w:p>
        </w:tc>
        <w:tc>
          <w:tcPr>
            <w:tcW w:w="524" w:type="pct"/>
            <w:tcBorders>
              <w:top w:val="single" w:sz="4" w:space="0" w:color="BDD6EE"/>
              <w:left w:val="single" w:sz="4" w:space="0" w:color="BDD6EE"/>
              <w:bottom w:val="single" w:sz="4" w:space="0" w:color="BDD6EE"/>
              <w:right w:val="single" w:sz="4" w:space="0" w:color="BDD6EE"/>
            </w:tcBorders>
            <w:hideMark/>
          </w:tcPr>
          <w:p w:rsidR="003556B6" w:rsidRPr="009E5FBF" w:rsidRDefault="003556B6" w:rsidP="000759AB">
            <w:pPr>
              <w:widowControl w:val="0"/>
              <w:autoSpaceDE w:val="0"/>
              <w:autoSpaceDN w:val="0"/>
              <w:adjustRightInd w:val="0"/>
              <w:spacing w:line="240" w:lineRule="auto"/>
              <w:jc w:val="center"/>
              <w:rPr>
                <w:b/>
                <w:bCs/>
                <w:sz w:val="18"/>
                <w:szCs w:val="18"/>
              </w:rPr>
            </w:pPr>
            <w:r w:rsidRPr="009E5FBF">
              <w:rPr>
                <w:b/>
                <w:bCs/>
                <w:sz w:val="18"/>
                <w:szCs w:val="18"/>
              </w:rPr>
              <w:t>Mandatory</w:t>
            </w:r>
          </w:p>
        </w:tc>
        <w:tc>
          <w:tcPr>
            <w:tcW w:w="599" w:type="pct"/>
            <w:tcBorders>
              <w:top w:val="single" w:sz="4" w:space="0" w:color="BDD6EE"/>
              <w:left w:val="single" w:sz="4" w:space="0" w:color="BDD6EE"/>
              <w:bottom w:val="single" w:sz="4" w:space="0" w:color="BDD6EE"/>
              <w:right w:val="single" w:sz="4" w:space="0" w:color="BDD6EE"/>
            </w:tcBorders>
            <w:hideMark/>
          </w:tcPr>
          <w:p w:rsidR="003556B6" w:rsidRPr="009E5FBF" w:rsidRDefault="003556B6" w:rsidP="000759AB">
            <w:pPr>
              <w:widowControl w:val="0"/>
              <w:autoSpaceDE w:val="0"/>
              <w:autoSpaceDN w:val="0"/>
              <w:adjustRightInd w:val="0"/>
              <w:spacing w:line="240" w:lineRule="auto"/>
              <w:jc w:val="center"/>
              <w:rPr>
                <w:b/>
                <w:sz w:val="18"/>
                <w:szCs w:val="18"/>
              </w:rPr>
            </w:pPr>
            <w:r w:rsidRPr="009E5FBF">
              <w:rPr>
                <w:b/>
                <w:bCs/>
                <w:sz w:val="18"/>
                <w:szCs w:val="18"/>
              </w:rPr>
              <w:t>Type</w:t>
            </w:r>
          </w:p>
        </w:tc>
      </w:tr>
      <w:tr w:rsidR="00245303" w:rsidRPr="009E5FBF" w:rsidTr="00C93ACC">
        <w:tc>
          <w:tcPr>
            <w:tcW w:w="1960"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245303" w:rsidRPr="009E5FBF" w:rsidRDefault="00245303" w:rsidP="00245303">
            <w:pPr>
              <w:widowControl w:val="0"/>
              <w:autoSpaceDE w:val="0"/>
              <w:autoSpaceDN w:val="0"/>
              <w:adjustRightInd w:val="0"/>
              <w:spacing w:before="166" w:line="240" w:lineRule="auto"/>
              <w:ind w:left="270" w:firstLine="14"/>
              <w:rPr>
                <w:sz w:val="18"/>
                <w:szCs w:val="18"/>
              </w:rPr>
            </w:pPr>
            <w:r w:rsidRPr="009E5FBF">
              <w:rPr>
                <w:sz w:val="18"/>
                <w:szCs w:val="18"/>
              </w:rPr>
              <w:t>/RoleList</w:t>
            </w:r>
          </w:p>
        </w:tc>
        <w:tc>
          <w:tcPr>
            <w:tcW w:w="1917"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245303" w:rsidRPr="009E5FBF" w:rsidRDefault="00245303" w:rsidP="00245303">
            <w:pPr>
              <w:widowControl w:val="0"/>
              <w:autoSpaceDE w:val="0"/>
              <w:autoSpaceDN w:val="0"/>
              <w:adjustRightInd w:val="0"/>
              <w:spacing w:line="240" w:lineRule="auto"/>
              <w:rPr>
                <w:sz w:val="18"/>
                <w:szCs w:val="18"/>
              </w:rPr>
            </w:pPr>
            <w:r w:rsidRPr="009E5FBF">
              <w:rPr>
                <w:color w:val="000000"/>
                <w:sz w:val="18"/>
                <w:szCs w:val="18"/>
                <w:lang w:eastAsia="bg-BG"/>
              </w:rPr>
              <w:t>The list of role played by a party for a contract</w:t>
            </w:r>
          </w:p>
        </w:tc>
        <w:tc>
          <w:tcPr>
            <w:tcW w:w="524"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245303" w:rsidRPr="009E5FBF" w:rsidRDefault="00245303" w:rsidP="00245303">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245303" w:rsidRPr="009E5FBF" w:rsidRDefault="00245303" w:rsidP="00245303">
            <w:pPr>
              <w:widowControl w:val="0"/>
              <w:autoSpaceDE w:val="0"/>
              <w:autoSpaceDN w:val="0"/>
              <w:adjustRightInd w:val="0"/>
              <w:spacing w:line="240" w:lineRule="auto"/>
              <w:rPr>
                <w:sz w:val="18"/>
                <w:szCs w:val="18"/>
              </w:rPr>
            </w:pPr>
          </w:p>
        </w:tc>
      </w:tr>
      <w:tr w:rsidR="00245303" w:rsidRPr="009E5FBF" w:rsidTr="00C93ACC">
        <w:trPr>
          <w:trHeight w:val="165"/>
        </w:trPr>
        <w:tc>
          <w:tcPr>
            <w:tcW w:w="1960"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245303" w:rsidRPr="009E5FBF" w:rsidRDefault="00245303" w:rsidP="00245303">
            <w:pPr>
              <w:widowControl w:val="0"/>
              <w:autoSpaceDE w:val="0"/>
              <w:autoSpaceDN w:val="0"/>
              <w:adjustRightInd w:val="0"/>
              <w:spacing w:before="166" w:line="240" w:lineRule="auto"/>
              <w:ind w:left="426" w:firstLine="14"/>
              <w:rPr>
                <w:sz w:val="18"/>
                <w:szCs w:val="18"/>
              </w:rPr>
            </w:pPr>
            <w:r w:rsidRPr="009E5FBF">
              <w:rPr>
                <w:sz w:val="18"/>
                <w:szCs w:val="18"/>
              </w:rPr>
              <w:t>/PartyRole</w:t>
            </w:r>
          </w:p>
        </w:tc>
        <w:tc>
          <w:tcPr>
            <w:tcW w:w="1917"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245303" w:rsidRPr="009E5FBF" w:rsidRDefault="00245303" w:rsidP="00245303">
            <w:pPr>
              <w:autoSpaceDE w:val="0"/>
              <w:autoSpaceDN w:val="0"/>
              <w:adjustRightInd w:val="0"/>
              <w:spacing w:line="240" w:lineRule="auto"/>
              <w:rPr>
                <w:color w:val="000000"/>
                <w:sz w:val="18"/>
                <w:szCs w:val="18"/>
                <w:lang w:eastAsia="bg-BG"/>
              </w:rPr>
            </w:pPr>
            <w:r w:rsidRPr="009E5FBF">
              <w:rPr>
                <w:color w:val="000000"/>
                <w:sz w:val="18"/>
                <w:szCs w:val="18"/>
                <w:lang w:eastAsia="bg-BG"/>
              </w:rPr>
              <w:t>A role is a function or position played by a party. A role is a relationship between a party and a business object, especially a contract.</w:t>
            </w:r>
          </w:p>
          <w:p w:rsidR="00245303" w:rsidRPr="009E5FBF" w:rsidRDefault="00245303" w:rsidP="00245303">
            <w:pPr>
              <w:pStyle w:val="Body"/>
              <w:rPr>
                <w:rFonts w:cs="Arial"/>
                <w:color w:val="auto"/>
                <w:sz w:val="18"/>
                <w:szCs w:val="18"/>
              </w:rPr>
            </w:pPr>
            <w:r w:rsidRPr="009E5FBF">
              <w:rPr>
                <w:rFonts w:cs="Arial"/>
                <w:sz w:val="18"/>
                <w:szCs w:val="18"/>
                <w:lang w:eastAsia="bg-BG"/>
              </w:rPr>
              <w:t>A party role denotes a legal intervening party on the contract, or a business role (distributor, administrator, etc.).</w:t>
            </w:r>
          </w:p>
        </w:tc>
        <w:tc>
          <w:tcPr>
            <w:tcW w:w="524"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245303" w:rsidRPr="009E5FBF" w:rsidRDefault="00245303" w:rsidP="00245303">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245303" w:rsidRPr="009E5FBF" w:rsidRDefault="00245303" w:rsidP="00245303">
            <w:pPr>
              <w:widowControl w:val="0"/>
              <w:autoSpaceDE w:val="0"/>
              <w:autoSpaceDN w:val="0"/>
              <w:adjustRightInd w:val="0"/>
              <w:spacing w:line="240" w:lineRule="auto"/>
              <w:rPr>
                <w:sz w:val="18"/>
                <w:szCs w:val="18"/>
              </w:rPr>
            </w:pPr>
          </w:p>
        </w:tc>
      </w:tr>
      <w:tr w:rsidR="00245303"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widowControl w:val="0"/>
              <w:autoSpaceDE w:val="0"/>
              <w:autoSpaceDN w:val="0"/>
              <w:adjustRightInd w:val="0"/>
              <w:spacing w:before="166" w:line="240" w:lineRule="auto"/>
              <w:ind w:left="709" w:firstLine="14"/>
              <w:rPr>
                <w:sz w:val="18"/>
                <w:szCs w:val="18"/>
              </w:rPr>
            </w:pPr>
            <w:r w:rsidRPr="009E5FBF">
              <w:rPr>
                <w:sz w:val="18"/>
                <w:szCs w:val="18"/>
              </w:rPr>
              <w:t>/RoleType</w:t>
            </w:r>
          </w:p>
        </w:tc>
        <w:tc>
          <w:tcPr>
            <w:tcW w:w="1917"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pStyle w:val="Body"/>
              <w:tabs>
                <w:tab w:val="clear" w:pos="780"/>
                <w:tab w:val="decimal" w:pos="260"/>
              </w:tabs>
              <w:rPr>
                <w:rFonts w:cs="Arial"/>
                <w:color w:val="auto"/>
                <w:sz w:val="18"/>
                <w:szCs w:val="18"/>
              </w:rPr>
            </w:pPr>
            <w:r w:rsidRPr="009E5FBF">
              <w:rPr>
                <w:rFonts w:cs="Arial"/>
                <w:sz w:val="18"/>
                <w:szCs w:val="18"/>
                <w:lang w:eastAsia="bg-BG"/>
              </w:rPr>
              <w:t>A code identifying a primary party role</w:t>
            </w:r>
          </w:p>
        </w:tc>
        <w:tc>
          <w:tcPr>
            <w:tcW w:w="524"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widowControl w:val="0"/>
              <w:autoSpaceDE w:val="0"/>
              <w:autoSpaceDN w:val="0"/>
              <w:adjustRightInd w:val="0"/>
              <w:spacing w:line="240" w:lineRule="auto"/>
              <w:rPr>
                <w:sz w:val="18"/>
                <w:szCs w:val="18"/>
              </w:rPr>
            </w:pPr>
            <w:r w:rsidRPr="009E5FBF">
              <w:rPr>
                <w:sz w:val="18"/>
                <w:szCs w:val="18"/>
              </w:rPr>
              <w:t>enum</w:t>
            </w:r>
          </w:p>
        </w:tc>
      </w:tr>
      <w:tr w:rsidR="00245303"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widowControl w:val="0"/>
              <w:autoSpaceDE w:val="0"/>
              <w:autoSpaceDN w:val="0"/>
              <w:adjustRightInd w:val="0"/>
              <w:spacing w:before="166" w:line="240" w:lineRule="auto"/>
              <w:ind w:left="709" w:firstLine="14"/>
              <w:rPr>
                <w:sz w:val="18"/>
                <w:szCs w:val="18"/>
              </w:rPr>
            </w:pPr>
            <w:r w:rsidRPr="009E5FBF">
              <w:rPr>
                <w:sz w:val="18"/>
                <w:szCs w:val="18"/>
              </w:rPr>
              <w:t>/PartyType</w:t>
            </w:r>
          </w:p>
        </w:tc>
        <w:tc>
          <w:tcPr>
            <w:tcW w:w="1917"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pStyle w:val="Body"/>
              <w:rPr>
                <w:rFonts w:cs="Arial"/>
                <w:color w:val="auto"/>
                <w:sz w:val="18"/>
                <w:szCs w:val="18"/>
              </w:rPr>
            </w:pPr>
            <w:r w:rsidRPr="009E5FBF">
              <w:rPr>
                <w:rFonts w:cs="Arial"/>
                <w:sz w:val="18"/>
                <w:szCs w:val="18"/>
                <w:lang w:eastAsia="bg-BG"/>
              </w:rPr>
              <w:t>The characteristics of a party which is independent of its role.</w:t>
            </w:r>
          </w:p>
        </w:tc>
        <w:tc>
          <w:tcPr>
            <w:tcW w:w="524"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widowControl w:val="0"/>
              <w:autoSpaceDE w:val="0"/>
              <w:autoSpaceDN w:val="0"/>
              <w:adjustRightInd w:val="0"/>
              <w:spacing w:line="240" w:lineRule="auto"/>
              <w:rPr>
                <w:sz w:val="18"/>
                <w:szCs w:val="18"/>
              </w:rPr>
            </w:pPr>
            <w:r w:rsidRPr="009E5FBF">
              <w:rPr>
                <w:sz w:val="18"/>
                <w:szCs w:val="18"/>
              </w:rPr>
              <w:t>enum</w:t>
            </w:r>
          </w:p>
        </w:tc>
      </w:tr>
      <w:tr w:rsidR="00185035" w:rsidRPr="009E5FBF" w:rsidTr="00185035">
        <w:tc>
          <w:tcPr>
            <w:tcW w:w="1960"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widowControl w:val="0"/>
              <w:autoSpaceDE w:val="0"/>
              <w:autoSpaceDN w:val="0"/>
              <w:adjustRightInd w:val="0"/>
              <w:spacing w:before="166" w:line="240" w:lineRule="auto"/>
              <w:ind w:left="596" w:firstLine="14"/>
              <w:rPr>
                <w:sz w:val="18"/>
                <w:szCs w:val="18"/>
              </w:rPr>
            </w:pPr>
            <w:r w:rsidRPr="009E5FBF">
              <w:rPr>
                <w:sz w:val="18"/>
                <w:szCs w:val="18"/>
              </w:rPr>
              <w:t>/Organization</w:t>
            </w:r>
          </w:p>
        </w:tc>
        <w:tc>
          <w:tcPr>
            <w:tcW w:w="1917"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pStyle w:val="Body"/>
              <w:rPr>
                <w:rFonts w:cs="Arial"/>
                <w:color w:val="auto"/>
                <w:sz w:val="18"/>
                <w:szCs w:val="18"/>
              </w:rPr>
            </w:pPr>
          </w:p>
        </w:tc>
        <w:tc>
          <w:tcPr>
            <w:tcW w:w="524"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rPr>
                <w:sz w:val="18"/>
                <w:szCs w:val="18"/>
              </w:rPr>
            </w:pPr>
            <w:r w:rsidRPr="009E5FBF">
              <w:rPr>
                <w:sz w:val="18"/>
                <w:szCs w:val="18"/>
              </w:rPr>
              <w:t>No</w:t>
            </w:r>
          </w:p>
        </w:tc>
        <w:tc>
          <w:tcPr>
            <w:tcW w:w="599"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widowControl w:val="0"/>
              <w:autoSpaceDE w:val="0"/>
              <w:autoSpaceDN w:val="0"/>
              <w:adjustRightInd w:val="0"/>
              <w:spacing w:line="240" w:lineRule="auto"/>
              <w:rPr>
                <w:sz w:val="18"/>
                <w:szCs w:val="18"/>
              </w:rPr>
            </w:pPr>
          </w:p>
        </w:tc>
      </w:tr>
      <w:tr w:rsidR="00185035"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before="166" w:line="240" w:lineRule="auto"/>
              <w:ind w:left="738" w:firstLine="14"/>
              <w:rPr>
                <w:sz w:val="18"/>
                <w:szCs w:val="18"/>
              </w:rPr>
            </w:pPr>
            <w:r w:rsidRPr="009E5FBF">
              <w:rPr>
                <w:sz w:val="18"/>
                <w:szCs w:val="18"/>
              </w:rPr>
              <w:t>/LegalName</w:t>
            </w:r>
          </w:p>
        </w:tc>
        <w:tc>
          <w:tcPr>
            <w:tcW w:w="1917"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pStyle w:val="Body"/>
              <w:rPr>
                <w:rFonts w:cs="Arial"/>
                <w:color w:val="auto"/>
                <w:sz w:val="18"/>
                <w:szCs w:val="18"/>
              </w:rPr>
            </w:pPr>
            <w:r w:rsidRPr="009E5FBF">
              <w:rPr>
                <w:rFonts w:cs="Arial"/>
                <w:color w:val="auto"/>
                <w:sz w:val="18"/>
                <w:szCs w:val="18"/>
              </w:rPr>
              <w:t>The legal name of an organization</w:t>
            </w:r>
          </w:p>
        </w:tc>
        <w:tc>
          <w:tcPr>
            <w:tcW w:w="524"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line="240" w:lineRule="auto"/>
              <w:rPr>
                <w:sz w:val="18"/>
                <w:szCs w:val="18"/>
              </w:rPr>
            </w:pPr>
            <w:r w:rsidRPr="009E5FBF">
              <w:rPr>
                <w:sz w:val="18"/>
                <w:szCs w:val="18"/>
              </w:rPr>
              <w:t>String</w:t>
            </w:r>
          </w:p>
        </w:tc>
      </w:tr>
      <w:tr w:rsidR="00185035"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before="166" w:line="240" w:lineRule="auto"/>
              <w:ind w:left="738" w:firstLine="14"/>
              <w:rPr>
                <w:sz w:val="18"/>
                <w:szCs w:val="18"/>
              </w:rPr>
            </w:pPr>
            <w:r w:rsidRPr="009E5FBF">
              <w:rPr>
                <w:sz w:val="18"/>
                <w:szCs w:val="18"/>
              </w:rPr>
              <w:t>/OrtanizationTitle</w:t>
            </w:r>
          </w:p>
        </w:tc>
        <w:tc>
          <w:tcPr>
            <w:tcW w:w="1917"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pStyle w:val="Body"/>
              <w:rPr>
                <w:rFonts w:cs="Arial"/>
                <w:color w:val="auto"/>
                <w:sz w:val="18"/>
                <w:szCs w:val="18"/>
              </w:rPr>
            </w:pPr>
            <w:r w:rsidRPr="009E5FBF">
              <w:rPr>
                <w:rFonts w:cs="Arial"/>
                <w:color w:val="auto"/>
                <w:sz w:val="18"/>
                <w:szCs w:val="18"/>
              </w:rPr>
              <w:t>The title of the organization</w:t>
            </w:r>
          </w:p>
        </w:tc>
        <w:tc>
          <w:tcPr>
            <w:tcW w:w="524"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line="240" w:lineRule="auto"/>
              <w:rPr>
                <w:sz w:val="18"/>
                <w:szCs w:val="18"/>
              </w:rPr>
            </w:pPr>
            <w:r w:rsidRPr="009E5FBF">
              <w:rPr>
                <w:sz w:val="18"/>
                <w:szCs w:val="18"/>
              </w:rPr>
              <w:t>String</w:t>
            </w:r>
          </w:p>
        </w:tc>
      </w:tr>
      <w:tr w:rsidR="00185035"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before="166" w:line="240" w:lineRule="auto"/>
              <w:ind w:left="738" w:firstLine="14"/>
              <w:rPr>
                <w:sz w:val="18"/>
                <w:szCs w:val="18"/>
              </w:rPr>
            </w:pPr>
            <w:r w:rsidRPr="009E5FBF">
              <w:rPr>
                <w:sz w:val="18"/>
                <w:szCs w:val="18"/>
              </w:rPr>
              <w:t>/SIRETNumber</w:t>
            </w:r>
          </w:p>
        </w:tc>
        <w:tc>
          <w:tcPr>
            <w:tcW w:w="1917"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pStyle w:val="Body"/>
              <w:rPr>
                <w:rFonts w:cs="Arial"/>
                <w:color w:val="auto"/>
                <w:sz w:val="18"/>
                <w:szCs w:val="18"/>
              </w:rPr>
            </w:pPr>
            <w:r w:rsidRPr="009E5FBF">
              <w:rPr>
                <w:rFonts w:cs="Arial"/>
                <w:color w:val="auto"/>
                <w:sz w:val="18"/>
                <w:szCs w:val="18"/>
              </w:rPr>
              <w:t>The additional registration number for a corporate entity.</w:t>
            </w:r>
          </w:p>
        </w:tc>
        <w:tc>
          <w:tcPr>
            <w:tcW w:w="524"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line="240" w:lineRule="auto"/>
              <w:rPr>
                <w:sz w:val="18"/>
                <w:szCs w:val="18"/>
              </w:rPr>
            </w:pPr>
            <w:r w:rsidRPr="009E5FBF">
              <w:rPr>
                <w:sz w:val="18"/>
                <w:szCs w:val="18"/>
              </w:rPr>
              <w:t>String</w:t>
            </w:r>
          </w:p>
        </w:tc>
      </w:tr>
      <w:tr w:rsidR="00185035"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ind w:left="738"/>
            </w:pPr>
            <w:r w:rsidRPr="009E5FBF">
              <w:t>/ClientNumber</w:t>
            </w:r>
          </w:p>
        </w:tc>
        <w:tc>
          <w:tcPr>
            <w:tcW w:w="1917"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pStyle w:val="Body"/>
              <w:rPr>
                <w:rFonts w:cs="Arial"/>
                <w:color w:val="auto"/>
                <w:sz w:val="18"/>
                <w:szCs w:val="18"/>
              </w:rPr>
            </w:pPr>
            <w:r w:rsidRPr="009E5FBF">
              <w:rPr>
                <w:rFonts w:cs="Arial"/>
                <w:color w:val="auto"/>
                <w:sz w:val="18"/>
                <w:szCs w:val="18"/>
              </w:rPr>
              <w:t>A primary organization number.</w:t>
            </w:r>
          </w:p>
        </w:tc>
        <w:tc>
          <w:tcPr>
            <w:tcW w:w="524"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rPr>
                <w:sz w:val="18"/>
                <w:szCs w:val="18"/>
              </w:rPr>
            </w:pPr>
            <w:r w:rsidRPr="009E5FBF">
              <w:rPr>
                <w:sz w:val="18"/>
                <w:szCs w:val="18"/>
              </w:rPr>
              <w:t>No</w:t>
            </w:r>
          </w:p>
        </w:tc>
        <w:tc>
          <w:tcPr>
            <w:tcW w:w="599"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line="240" w:lineRule="auto"/>
              <w:rPr>
                <w:sz w:val="18"/>
                <w:szCs w:val="18"/>
              </w:rPr>
            </w:pPr>
            <w:r w:rsidRPr="009E5FBF">
              <w:rPr>
                <w:sz w:val="18"/>
                <w:szCs w:val="18"/>
              </w:rPr>
              <w:t>String</w:t>
            </w:r>
          </w:p>
        </w:tc>
      </w:tr>
      <w:tr w:rsidR="00185035"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before="166" w:line="240" w:lineRule="auto"/>
              <w:ind w:left="738" w:firstLine="14"/>
              <w:rPr>
                <w:sz w:val="18"/>
                <w:szCs w:val="18"/>
              </w:rPr>
            </w:pPr>
            <w:r w:rsidRPr="009E5FBF">
              <w:rPr>
                <w:sz w:val="18"/>
                <w:szCs w:val="18"/>
              </w:rPr>
              <w:t>/ClientNumber2</w:t>
            </w:r>
          </w:p>
        </w:tc>
        <w:tc>
          <w:tcPr>
            <w:tcW w:w="1917"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pStyle w:val="Body"/>
              <w:rPr>
                <w:rFonts w:cs="Arial"/>
                <w:color w:val="auto"/>
                <w:sz w:val="18"/>
                <w:szCs w:val="18"/>
              </w:rPr>
            </w:pPr>
            <w:r w:rsidRPr="009E5FBF">
              <w:rPr>
                <w:rFonts w:cs="Arial"/>
                <w:color w:val="auto"/>
                <w:sz w:val="18"/>
                <w:szCs w:val="18"/>
              </w:rPr>
              <w:t>A secondary client number defined from an external application hosting a slave database.</w:t>
            </w:r>
          </w:p>
        </w:tc>
        <w:tc>
          <w:tcPr>
            <w:tcW w:w="524"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rPr>
                <w:sz w:val="18"/>
                <w:szCs w:val="18"/>
              </w:rPr>
            </w:pPr>
            <w:r w:rsidRPr="009E5FBF">
              <w:rPr>
                <w:sz w:val="18"/>
                <w:szCs w:val="18"/>
              </w:rPr>
              <w:t>No</w:t>
            </w:r>
          </w:p>
        </w:tc>
        <w:tc>
          <w:tcPr>
            <w:tcW w:w="599"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line="240" w:lineRule="auto"/>
              <w:rPr>
                <w:sz w:val="18"/>
                <w:szCs w:val="18"/>
              </w:rPr>
            </w:pPr>
            <w:r w:rsidRPr="009E5FBF">
              <w:rPr>
                <w:sz w:val="18"/>
                <w:szCs w:val="18"/>
              </w:rPr>
              <w:t>String</w:t>
            </w:r>
          </w:p>
        </w:tc>
      </w:tr>
      <w:tr w:rsidR="00185035" w:rsidRPr="009E5FBF" w:rsidTr="00185035">
        <w:tc>
          <w:tcPr>
            <w:tcW w:w="1960"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widowControl w:val="0"/>
              <w:autoSpaceDE w:val="0"/>
              <w:autoSpaceDN w:val="0"/>
              <w:adjustRightInd w:val="0"/>
              <w:spacing w:before="166" w:line="240" w:lineRule="auto"/>
              <w:ind w:left="738" w:firstLine="14"/>
              <w:rPr>
                <w:sz w:val="18"/>
                <w:szCs w:val="18"/>
              </w:rPr>
            </w:pPr>
            <w:r w:rsidRPr="009E5FBF">
              <w:rPr>
                <w:sz w:val="18"/>
                <w:szCs w:val="18"/>
              </w:rPr>
              <w:t>/PhoneAddressList</w:t>
            </w:r>
          </w:p>
        </w:tc>
        <w:tc>
          <w:tcPr>
            <w:tcW w:w="1917"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pStyle w:val="Body"/>
              <w:rPr>
                <w:rFonts w:cs="Arial"/>
                <w:color w:val="auto"/>
                <w:sz w:val="18"/>
                <w:szCs w:val="18"/>
              </w:rPr>
            </w:pPr>
          </w:p>
        </w:tc>
        <w:tc>
          <w:tcPr>
            <w:tcW w:w="524"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rPr>
                <w:sz w:val="18"/>
                <w:szCs w:val="18"/>
              </w:rPr>
            </w:pPr>
            <w:r w:rsidRPr="009E5FBF">
              <w:rPr>
                <w:sz w:val="18"/>
                <w:szCs w:val="18"/>
              </w:rPr>
              <w:t>No</w:t>
            </w:r>
          </w:p>
        </w:tc>
        <w:tc>
          <w:tcPr>
            <w:tcW w:w="599"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widowControl w:val="0"/>
              <w:autoSpaceDE w:val="0"/>
              <w:autoSpaceDN w:val="0"/>
              <w:adjustRightInd w:val="0"/>
              <w:spacing w:line="240" w:lineRule="auto"/>
              <w:rPr>
                <w:sz w:val="18"/>
                <w:szCs w:val="18"/>
              </w:rPr>
            </w:pPr>
          </w:p>
        </w:tc>
      </w:tr>
      <w:tr w:rsidR="00185035" w:rsidRPr="009E5FBF" w:rsidTr="00185035">
        <w:tc>
          <w:tcPr>
            <w:tcW w:w="1960"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widowControl w:val="0"/>
              <w:autoSpaceDE w:val="0"/>
              <w:autoSpaceDN w:val="0"/>
              <w:adjustRightInd w:val="0"/>
              <w:spacing w:before="166" w:line="240" w:lineRule="auto"/>
              <w:ind w:left="851" w:firstLine="14"/>
              <w:rPr>
                <w:sz w:val="18"/>
                <w:szCs w:val="18"/>
              </w:rPr>
            </w:pPr>
            <w:r w:rsidRPr="009E5FBF">
              <w:rPr>
                <w:sz w:val="18"/>
                <w:szCs w:val="18"/>
              </w:rPr>
              <w:t>/PhoneAddress</w:t>
            </w:r>
          </w:p>
        </w:tc>
        <w:tc>
          <w:tcPr>
            <w:tcW w:w="1917"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pStyle w:val="Body"/>
              <w:rPr>
                <w:rFonts w:cs="Arial"/>
                <w:color w:val="auto"/>
                <w:sz w:val="18"/>
                <w:szCs w:val="18"/>
              </w:rPr>
            </w:pPr>
            <w:r w:rsidRPr="009E5FBF">
              <w:rPr>
                <w:rFonts w:cs="Arial"/>
                <w:color w:val="auto"/>
                <w:sz w:val="18"/>
                <w:szCs w:val="18"/>
              </w:rPr>
              <w:t>The phone address owned by the party</w:t>
            </w:r>
          </w:p>
        </w:tc>
        <w:tc>
          <w:tcPr>
            <w:tcW w:w="524"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rPr>
                <w:sz w:val="18"/>
                <w:szCs w:val="18"/>
              </w:rPr>
            </w:pPr>
            <w:r w:rsidRPr="009E5FBF">
              <w:rPr>
                <w:sz w:val="18"/>
                <w:szCs w:val="18"/>
              </w:rPr>
              <w:t>No</w:t>
            </w:r>
          </w:p>
        </w:tc>
        <w:tc>
          <w:tcPr>
            <w:tcW w:w="599"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widowControl w:val="0"/>
              <w:autoSpaceDE w:val="0"/>
              <w:autoSpaceDN w:val="0"/>
              <w:adjustRightInd w:val="0"/>
              <w:spacing w:line="240" w:lineRule="auto"/>
              <w:rPr>
                <w:sz w:val="18"/>
                <w:szCs w:val="18"/>
              </w:rPr>
            </w:pPr>
          </w:p>
        </w:tc>
      </w:tr>
      <w:tr w:rsidR="00185035"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before="166" w:line="240" w:lineRule="auto"/>
              <w:ind w:left="1134" w:firstLine="14"/>
              <w:rPr>
                <w:sz w:val="18"/>
                <w:szCs w:val="18"/>
              </w:rPr>
            </w:pPr>
            <w:r w:rsidRPr="009E5FBF">
              <w:rPr>
                <w:sz w:val="18"/>
                <w:szCs w:val="18"/>
              </w:rPr>
              <w:t>/CountryCode</w:t>
            </w:r>
          </w:p>
        </w:tc>
        <w:tc>
          <w:tcPr>
            <w:tcW w:w="1917"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pStyle w:val="Body"/>
              <w:rPr>
                <w:rFonts w:cs="Arial"/>
                <w:color w:val="auto"/>
                <w:sz w:val="18"/>
                <w:szCs w:val="18"/>
              </w:rPr>
            </w:pPr>
            <w:r w:rsidRPr="009E5FBF">
              <w:rPr>
                <w:rFonts w:cs="Arial"/>
                <w:color w:val="auto"/>
                <w:sz w:val="18"/>
                <w:szCs w:val="18"/>
              </w:rPr>
              <w:t>The county code of postal address</w:t>
            </w:r>
          </w:p>
        </w:tc>
        <w:tc>
          <w:tcPr>
            <w:tcW w:w="524"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line="240" w:lineRule="auto"/>
              <w:rPr>
                <w:sz w:val="18"/>
                <w:szCs w:val="18"/>
              </w:rPr>
            </w:pPr>
            <w:r w:rsidRPr="009E5FBF">
              <w:rPr>
                <w:sz w:val="18"/>
                <w:szCs w:val="18"/>
              </w:rPr>
              <w:t>string</w:t>
            </w:r>
          </w:p>
        </w:tc>
      </w:tr>
      <w:tr w:rsidR="00185035"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before="166" w:line="240" w:lineRule="auto"/>
              <w:ind w:left="1134" w:firstLine="14"/>
              <w:rPr>
                <w:sz w:val="18"/>
                <w:szCs w:val="18"/>
              </w:rPr>
            </w:pPr>
            <w:r w:rsidRPr="009E5FBF">
              <w:rPr>
                <w:sz w:val="18"/>
                <w:szCs w:val="18"/>
              </w:rPr>
              <w:t>/AddressCategory</w:t>
            </w:r>
          </w:p>
        </w:tc>
        <w:tc>
          <w:tcPr>
            <w:tcW w:w="1917"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pStyle w:val="Body"/>
              <w:tabs>
                <w:tab w:val="clear" w:pos="780"/>
              </w:tabs>
              <w:rPr>
                <w:rFonts w:cs="Arial"/>
                <w:color w:val="auto"/>
                <w:sz w:val="18"/>
                <w:szCs w:val="18"/>
              </w:rPr>
            </w:pPr>
            <w:r w:rsidRPr="009E5FBF">
              <w:rPr>
                <w:rFonts w:cs="Arial"/>
                <w:color w:val="auto"/>
                <w:sz w:val="18"/>
                <w:szCs w:val="18"/>
              </w:rPr>
              <w:t>A code identifying the category of the address</w:t>
            </w:r>
          </w:p>
        </w:tc>
        <w:tc>
          <w:tcPr>
            <w:tcW w:w="524"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line="240" w:lineRule="auto"/>
              <w:rPr>
                <w:sz w:val="18"/>
                <w:szCs w:val="18"/>
              </w:rPr>
            </w:pPr>
            <w:r w:rsidRPr="009E5FBF">
              <w:rPr>
                <w:sz w:val="18"/>
                <w:szCs w:val="18"/>
              </w:rPr>
              <w:t>enum</w:t>
            </w:r>
          </w:p>
        </w:tc>
      </w:tr>
      <w:tr w:rsidR="00185035"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before="166" w:line="240" w:lineRule="auto"/>
              <w:ind w:left="1134" w:firstLine="14"/>
              <w:rPr>
                <w:sz w:val="18"/>
                <w:szCs w:val="18"/>
              </w:rPr>
            </w:pPr>
            <w:r w:rsidRPr="009E5FBF">
              <w:rPr>
                <w:sz w:val="18"/>
                <w:szCs w:val="18"/>
              </w:rPr>
              <w:t>/PhoneNumber</w:t>
            </w:r>
          </w:p>
        </w:tc>
        <w:tc>
          <w:tcPr>
            <w:tcW w:w="1917"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pStyle w:val="Body"/>
              <w:rPr>
                <w:rFonts w:cs="Arial"/>
                <w:color w:val="auto"/>
                <w:sz w:val="18"/>
                <w:szCs w:val="18"/>
              </w:rPr>
            </w:pPr>
            <w:r w:rsidRPr="009E5FBF">
              <w:rPr>
                <w:rFonts w:cs="Arial"/>
                <w:color w:val="auto"/>
                <w:sz w:val="18"/>
                <w:szCs w:val="18"/>
              </w:rPr>
              <w:t>The telephone number.</w:t>
            </w:r>
          </w:p>
        </w:tc>
        <w:tc>
          <w:tcPr>
            <w:tcW w:w="524"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line="240" w:lineRule="auto"/>
              <w:rPr>
                <w:sz w:val="18"/>
                <w:szCs w:val="18"/>
              </w:rPr>
            </w:pPr>
            <w:r w:rsidRPr="009E5FBF">
              <w:rPr>
                <w:sz w:val="18"/>
                <w:szCs w:val="18"/>
              </w:rPr>
              <w:t>String</w:t>
            </w:r>
          </w:p>
        </w:tc>
      </w:tr>
      <w:tr w:rsidR="00185035"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before="166" w:line="240" w:lineRule="auto"/>
              <w:ind w:left="1134" w:firstLine="14"/>
              <w:rPr>
                <w:sz w:val="18"/>
                <w:szCs w:val="18"/>
              </w:rPr>
            </w:pPr>
            <w:r w:rsidRPr="009E5FBF">
              <w:rPr>
                <w:sz w:val="18"/>
                <w:szCs w:val="18"/>
              </w:rPr>
              <w:t>/PhoneType</w:t>
            </w:r>
          </w:p>
        </w:tc>
        <w:tc>
          <w:tcPr>
            <w:tcW w:w="1917"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pStyle w:val="Body"/>
              <w:rPr>
                <w:rFonts w:cs="Arial"/>
                <w:color w:val="auto"/>
                <w:sz w:val="18"/>
                <w:szCs w:val="18"/>
              </w:rPr>
            </w:pPr>
            <w:r w:rsidRPr="009E5FBF">
              <w:rPr>
                <w:rFonts w:cs="Arial"/>
                <w:color w:val="auto"/>
                <w:sz w:val="18"/>
                <w:szCs w:val="18"/>
              </w:rPr>
              <w:t>The type of telephone number.</w:t>
            </w:r>
          </w:p>
        </w:tc>
        <w:tc>
          <w:tcPr>
            <w:tcW w:w="524"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line="240" w:lineRule="auto"/>
              <w:rPr>
                <w:sz w:val="18"/>
                <w:szCs w:val="18"/>
              </w:rPr>
            </w:pPr>
            <w:r w:rsidRPr="009E5FBF">
              <w:rPr>
                <w:sz w:val="18"/>
                <w:szCs w:val="18"/>
              </w:rPr>
              <w:t>Enum</w:t>
            </w:r>
          </w:p>
        </w:tc>
      </w:tr>
      <w:tr w:rsidR="00185035"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before="166" w:line="240" w:lineRule="auto"/>
              <w:ind w:left="1134" w:firstLine="14"/>
              <w:rPr>
                <w:sz w:val="18"/>
                <w:szCs w:val="18"/>
              </w:rPr>
            </w:pPr>
            <w:r w:rsidRPr="009E5FBF">
              <w:rPr>
                <w:sz w:val="18"/>
                <w:szCs w:val="18"/>
              </w:rPr>
              <w:t>/Preferred</w:t>
            </w:r>
          </w:p>
        </w:tc>
        <w:tc>
          <w:tcPr>
            <w:tcW w:w="1917"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pStyle w:val="Body"/>
              <w:tabs>
                <w:tab w:val="clear" w:pos="780"/>
                <w:tab w:val="decimal" w:pos="0"/>
              </w:tabs>
              <w:rPr>
                <w:rFonts w:cs="Arial"/>
                <w:color w:val="auto"/>
                <w:sz w:val="18"/>
                <w:szCs w:val="18"/>
              </w:rPr>
            </w:pPr>
            <w:r w:rsidRPr="009E5FBF">
              <w:rPr>
                <w:rFonts w:cs="Arial"/>
                <w:color w:val="auto"/>
                <w:sz w:val="18"/>
                <w:szCs w:val="18"/>
              </w:rPr>
              <w:t>Identifies if the telephone address is a preferred one.</w:t>
            </w:r>
          </w:p>
        </w:tc>
        <w:tc>
          <w:tcPr>
            <w:tcW w:w="524"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line="240" w:lineRule="auto"/>
              <w:rPr>
                <w:sz w:val="18"/>
                <w:szCs w:val="18"/>
              </w:rPr>
            </w:pPr>
            <w:r w:rsidRPr="009E5FBF">
              <w:rPr>
                <w:sz w:val="18"/>
                <w:szCs w:val="18"/>
              </w:rPr>
              <w:t>Enum</w:t>
            </w:r>
          </w:p>
        </w:tc>
      </w:tr>
      <w:tr w:rsidR="00185035" w:rsidRPr="009E5FBF" w:rsidTr="00185035">
        <w:tc>
          <w:tcPr>
            <w:tcW w:w="1960"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widowControl w:val="0"/>
              <w:autoSpaceDE w:val="0"/>
              <w:autoSpaceDN w:val="0"/>
              <w:adjustRightInd w:val="0"/>
              <w:spacing w:before="166" w:line="240" w:lineRule="auto"/>
              <w:ind w:left="709" w:firstLine="14"/>
              <w:rPr>
                <w:sz w:val="18"/>
                <w:szCs w:val="18"/>
              </w:rPr>
            </w:pPr>
            <w:r w:rsidRPr="009E5FBF">
              <w:rPr>
                <w:sz w:val="18"/>
                <w:szCs w:val="18"/>
              </w:rPr>
              <w:t>/PostalAddressList</w:t>
            </w:r>
          </w:p>
        </w:tc>
        <w:tc>
          <w:tcPr>
            <w:tcW w:w="1917"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pStyle w:val="Body"/>
              <w:rPr>
                <w:rFonts w:cs="Arial"/>
                <w:color w:val="auto"/>
                <w:sz w:val="18"/>
                <w:szCs w:val="18"/>
              </w:rPr>
            </w:pPr>
            <w:r w:rsidRPr="009E5FBF">
              <w:rPr>
                <w:rFonts w:cs="Arial"/>
                <w:color w:val="auto"/>
                <w:sz w:val="18"/>
                <w:szCs w:val="18"/>
              </w:rPr>
              <w:t>The list of address owned by the party</w:t>
            </w:r>
          </w:p>
        </w:tc>
        <w:tc>
          <w:tcPr>
            <w:tcW w:w="524"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widowControl w:val="0"/>
              <w:autoSpaceDE w:val="0"/>
              <w:autoSpaceDN w:val="0"/>
              <w:adjustRightInd w:val="0"/>
              <w:spacing w:line="240" w:lineRule="auto"/>
              <w:rPr>
                <w:sz w:val="18"/>
                <w:szCs w:val="18"/>
              </w:rPr>
            </w:pPr>
          </w:p>
        </w:tc>
      </w:tr>
      <w:tr w:rsidR="00185035" w:rsidRPr="009E5FBF" w:rsidTr="00185035">
        <w:tc>
          <w:tcPr>
            <w:tcW w:w="1960"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widowControl w:val="0"/>
              <w:autoSpaceDE w:val="0"/>
              <w:autoSpaceDN w:val="0"/>
              <w:adjustRightInd w:val="0"/>
              <w:spacing w:before="166" w:line="240" w:lineRule="auto"/>
              <w:ind w:left="851" w:firstLine="14"/>
              <w:rPr>
                <w:sz w:val="18"/>
                <w:szCs w:val="18"/>
              </w:rPr>
            </w:pPr>
            <w:r w:rsidRPr="009E5FBF">
              <w:rPr>
                <w:sz w:val="18"/>
                <w:szCs w:val="18"/>
              </w:rPr>
              <w:t>/PostalAddress</w:t>
            </w:r>
          </w:p>
        </w:tc>
        <w:tc>
          <w:tcPr>
            <w:tcW w:w="1917"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pStyle w:val="Body"/>
              <w:rPr>
                <w:rFonts w:cs="Arial"/>
                <w:color w:val="auto"/>
                <w:sz w:val="18"/>
                <w:szCs w:val="18"/>
              </w:rPr>
            </w:pPr>
            <w:r w:rsidRPr="009E5FBF">
              <w:rPr>
                <w:rFonts w:cs="Arial"/>
                <w:color w:val="auto"/>
                <w:sz w:val="18"/>
                <w:szCs w:val="18"/>
              </w:rPr>
              <w:t>The address owned by the party</w:t>
            </w:r>
          </w:p>
        </w:tc>
        <w:tc>
          <w:tcPr>
            <w:tcW w:w="524"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widowControl w:val="0"/>
              <w:autoSpaceDE w:val="0"/>
              <w:autoSpaceDN w:val="0"/>
              <w:adjustRightInd w:val="0"/>
              <w:spacing w:line="240" w:lineRule="auto"/>
              <w:rPr>
                <w:sz w:val="18"/>
                <w:szCs w:val="18"/>
              </w:rPr>
            </w:pPr>
          </w:p>
        </w:tc>
      </w:tr>
      <w:tr w:rsidR="00185035"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before="166" w:line="240" w:lineRule="auto"/>
              <w:ind w:left="1134" w:firstLine="14"/>
              <w:rPr>
                <w:sz w:val="18"/>
                <w:szCs w:val="18"/>
              </w:rPr>
            </w:pPr>
            <w:r w:rsidRPr="009E5FBF">
              <w:rPr>
                <w:sz w:val="18"/>
                <w:szCs w:val="18"/>
              </w:rPr>
              <w:lastRenderedPageBreak/>
              <w:t>/CountryCode</w:t>
            </w:r>
          </w:p>
        </w:tc>
        <w:tc>
          <w:tcPr>
            <w:tcW w:w="1917"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pStyle w:val="Body"/>
              <w:rPr>
                <w:rFonts w:cs="Arial"/>
                <w:color w:val="auto"/>
                <w:sz w:val="18"/>
                <w:szCs w:val="18"/>
              </w:rPr>
            </w:pPr>
            <w:r w:rsidRPr="009E5FBF">
              <w:rPr>
                <w:rFonts w:cs="Arial"/>
                <w:color w:val="auto"/>
                <w:sz w:val="18"/>
                <w:szCs w:val="18"/>
              </w:rPr>
              <w:t>The county code of postal address</w:t>
            </w:r>
          </w:p>
        </w:tc>
        <w:tc>
          <w:tcPr>
            <w:tcW w:w="524"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line="240" w:lineRule="auto"/>
              <w:rPr>
                <w:sz w:val="18"/>
                <w:szCs w:val="18"/>
              </w:rPr>
            </w:pPr>
            <w:r w:rsidRPr="009E5FBF">
              <w:rPr>
                <w:sz w:val="18"/>
                <w:szCs w:val="18"/>
              </w:rPr>
              <w:t>String</w:t>
            </w:r>
          </w:p>
        </w:tc>
      </w:tr>
      <w:tr w:rsidR="00185035"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before="166" w:line="240" w:lineRule="auto"/>
              <w:ind w:left="1134" w:firstLine="14"/>
              <w:rPr>
                <w:sz w:val="18"/>
                <w:szCs w:val="18"/>
              </w:rPr>
            </w:pPr>
            <w:r w:rsidRPr="009E5FBF">
              <w:rPr>
                <w:sz w:val="18"/>
                <w:szCs w:val="18"/>
              </w:rPr>
              <w:t>/PostalCode</w:t>
            </w:r>
          </w:p>
        </w:tc>
        <w:tc>
          <w:tcPr>
            <w:tcW w:w="1917"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pStyle w:val="Body"/>
              <w:tabs>
                <w:tab w:val="clear" w:pos="780"/>
              </w:tabs>
              <w:rPr>
                <w:rFonts w:cs="Arial"/>
                <w:color w:val="auto"/>
                <w:sz w:val="18"/>
                <w:szCs w:val="18"/>
              </w:rPr>
            </w:pPr>
            <w:r w:rsidRPr="009E5FBF">
              <w:rPr>
                <w:rFonts w:cs="Arial"/>
                <w:color w:val="auto"/>
                <w:sz w:val="18"/>
                <w:szCs w:val="18"/>
              </w:rPr>
              <w:t>The postal code of the location of the party</w:t>
            </w:r>
          </w:p>
        </w:tc>
        <w:tc>
          <w:tcPr>
            <w:tcW w:w="524"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line="240" w:lineRule="auto"/>
              <w:rPr>
                <w:sz w:val="18"/>
                <w:szCs w:val="18"/>
              </w:rPr>
            </w:pPr>
            <w:r w:rsidRPr="009E5FBF">
              <w:rPr>
                <w:sz w:val="18"/>
                <w:szCs w:val="18"/>
              </w:rPr>
              <w:t>String</w:t>
            </w:r>
          </w:p>
        </w:tc>
      </w:tr>
      <w:tr w:rsidR="00185035"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before="166" w:line="240" w:lineRule="auto"/>
              <w:ind w:left="1134" w:firstLine="14"/>
              <w:rPr>
                <w:sz w:val="18"/>
                <w:szCs w:val="18"/>
              </w:rPr>
            </w:pPr>
            <w:r w:rsidRPr="009E5FBF">
              <w:rPr>
                <w:sz w:val="18"/>
                <w:szCs w:val="18"/>
              </w:rPr>
              <w:t>/CityName</w:t>
            </w:r>
          </w:p>
        </w:tc>
        <w:tc>
          <w:tcPr>
            <w:tcW w:w="1917"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pStyle w:val="Body"/>
              <w:rPr>
                <w:rFonts w:cs="Arial"/>
                <w:color w:val="auto"/>
                <w:sz w:val="18"/>
                <w:szCs w:val="18"/>
              </w:rPr>
            </w:pPr>
            <w:r w:rsidRPr="009E5FBF">
              <w:rPr>
                <w:rFonts w:cs="Arial"/>
                <w:color w:val="auto"/>
                <w:sz w:val="18"/>
                <w:szCs w:val="18"/>
              </w:rPr>
              <w:t>The name of the city of the postal address.</w:t>
            </w:r>
          </w:p>
        </w:tc>
        <w:tc>
          <w:tcPr>
            <w:tcW w:w="524"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line="240" w:lineRule="auto"/>
              <w:rPr>
                <w:sz w:val="18"/>
                <w:szCs w:val="18"/>
              </w:rPr>
            </w:pPr>
            <w:r w:rsidRPr="009E5FBF">
              <w:rPr>
                <w:sz w:val="18"/>
                <w:szCs w:val="18"/>
              </w:rPr>
              <w:t>String</w:t>
            </w:r>
          </w:p>
        </w:tc>
      </w:tr>
      <w:tr w:rsidR="00185035"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before="166" w:line="240" w:lineRule="auto"/>
              <w:ind w:left="1134" w:firstLine="14"/>
              <w:rPr>
                <w:sz w:val="18"/>
                <w:szCs w:val="18"/>
              </w:rPr>
            </w:pPr>
            <w:r w:rsidRPr="009E5FBF">
              <w:rPr>
                <w:sz w:val="18"/>
                <w:szCs w:val="18"/>
              </w:rPr>
              <w:t>/Street</w:t>
            </w:r>
          </w:p>
        </w:tc>
        <w:tc>
          <w:tcPr>
            <w:tcW w:w="1917"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pStyle w:val="Body"/>
              <w:rPr>
                <w:rFonts w:cs="Arial"/>
                <w:color w:val="auto"/>
                <w:sz w:val="18"/>
                <w:szCs w:val="18"/>
              </w:rPr>
            </w:pPr>
            <w:r w:rsidRPr="009E5FBF">
              <w:rPr>
                <w:rFonts w:cs="Arial"/>
                <w:color w:val="auto"/>
                <w:sz w:val="18"/>
                <w:szCs w:val="18"/>
              </w:rPr>
              <w:t>The name of the street of the postal address</w:t>
            </w:r>
          </w:p>
        </w:tc>
        <w:tc>
          <w:tcPr>
            <w:tcW w:w="524"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line="240" w:lineRule="auto"/>
              <w:rPr>
                <w:sz w:val="18"/>
                <w:szCs w:val="18"/>
              </w:rPr>
            </w:pPr>
            <w:r w:rsidRPr="009E5FBF">
              <w:rPr>
                <w:sz w:val="18"/>
                <w:szCs w:val="18"/>
              </w:rPr>
              <w:t>String</w:t>
            </w:r>
          </w:p>
        </w:tc>
      </w:tr>
      <w:tr w:rsidR="00185035"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before="166" w:line="240" w:lineRule="auto"/>
              <w:ind w:left="1134" w:firstLine="14"/>
              <w:rPr>
                <w:sz w:val="18"/>
                <w:szCs w:val="18"/>
              </w:rPr>
            </w:pPr>
            <w:r w:rsidRPr="009E5FBF">
              <w:rPr>
                <w:sz w:val="18"/>
                <w:szCs w:val="18"/>
              </w:rPr>
              <w:t>/StreetNumber</w:t>
            </w:r>
          </w:p>
        </w:tc>
        <w:tc>
          <w:tcPr>
            <w:tcW w:w="1917"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pStyle w:val="Body"/>
              <w:tabs>
                <w:tab w:val="clear" w:pos="780"/>
                <w:tab w:val="decimal" w:pos="686"/>
              </w:tabs>
              <w:rPr>
                <w:rFonts w:cs="Arial"/>
                <w:color w:val="auto"/>
                <w:sz w:val="18"/>
                <w:szCs w:val="18"/>
              </w:rPr>
            </w:pPr>
            <w:r w:rsidRPr="009E5FBF">
              <w:rPr>
                <w:rFonts w:cs="Arial"/>
                <w:color w:val="auto"/>
                <w:sz w:val="18"/>
                <w:szCs w:val="18"/>
              </w:rPr>
              <w:t>The number of the street of the postal address.</w:t>
            </w:r>
          </w:p>
        </w:tc>
        <w:tc>
          <w:tcPr>
            <w:tcW w:w="524"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line="240" w:lineRule="auto"/>
              <w:rPr>
                <w:sz w:val="18"/>
                <w:szCs w:val="18"/>
              </w:rPr>
            </w:pPr>
            <w:r w:rsidRPr="009E5FBF">
              <w:rPr>
                <w:sz w:val="18"/>
                <w:szCs w:val="18"/>
              </w:rPr>
              <w:t>String</w:t>
            </w:r>
          </w:p>
        </w:tc>
      </w:tr>
      <w:tr w:rsidR="00185035"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before="166" w:line="240" w:lineRule="auto"/>
              <w:ind w:left="1134" w:firstLine="14"/>
              <w:rPr>
                <w:sz w:val="18"/>
                <w:szCs w:val="18"/>
              </w:rPr>
            </w:pPr>
            <w:r w:rsidRPr="009E5FBF">
              <w:rPr>
                <w:sz w:val="18"/>
                <w:szCs w:val="18"/>
              </w:rPr>
              <w:t>/StreetNumber2</w:t>
            </w:r>
          </w:p>
        </w:tc>
        <w:tc>
          <w:tcPr>
            <w:tcW w:w="1917"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pStyle w:val="Body"/>
              <w:rPr>
                <w:rFonts w:cs="Arial"/>
                <w:color w:val="auto"/>
                <w:sz w:val="18"/>
                <w:szCs w:val="18"/>
              </w:rPr>
            </w:pPr>
            <w:r w:rsidRPr="009E5FBF">
              <w:rPr>
                <w:rFonts w:cs="Arial"/>
                <w:color w:val="auto"/>
                <w:sz w:val="18"/>
                <w:szCs w:val="18"/>
              </w:rPr>
              <w:t>Second street number, extra information.</w:t>
            </w:r>
          </w:p>
        </w:tc>
        <w:tc>
          <w:tcPr>
            <w:tcW w:w="524"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line="240" w:lineRule="auto"/>
              <w:rPr>
                <w:sz w:val="18"/>
                <w:szCs w:val="18"/>
              </w:rPr>
            </w:pPr>
            <w:r w:rsidRPr="009E5FBF">
              <w:rPr>
                <w:sz w:val="18"/>
                <w:szCs w:val="18"/>
              </w:rPr>
              <w:t>String</w:t>
            </w:r>
          </w:p>
        </w:tc>
      </w:tr>
      <w:tr w:rsidR="00185035"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before="166" w:line="240" w:lineRule="auto"/>
              <w:ind w:left="1134" w:firstLine="14"/>
              <w:rPr>
                <w:sz w:val="18"/>
                <w:szCs w:val="18"/>
              </w:rPr>
            </w:pPr>
            <w:r w:rsidRPr="009E5FBF">
              <w:rPr>
                <w:sz w:val="18"/>
                <w:szCs w:val="18"/>
              </w:rPr>
              <w:t>/AddressCategory</w:t>
            </w:r>
          </w:p>
        </w:tc>
        <w:tc>
          <w:tcPr>
            <w:tcW w:w="1917"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pStyle w:val="Body"/>
              <w:tabs>
                <w:tab w:val="clear" w:pos="780"/>
              </w:tabs>
              <w:rPr>
                <w:rFonts w:cs="Arial"/>
                <w:color w:val="auto"/>
                <w:sz w:val="18"/>
                <w:szCs w:val="18"/>
              </w:rPr>
            </w:pPr>
            <w:r w:rsidRPr="009E5FBF">
              <w:rPr>
                <w:rFonts w:cs="Arial"/>
                <w:color w:val="auto"/>
                <w:sz w:val="18"/>
                <w:szCs w:val="18"/>
              </w:rPr>
              <w:t>A code identifying the category of the address</w:t>
            </w:r>
          </w:p>
        </w:tc>
        <w:tc>
          <w:tcPr>
            <w:tcW w:w="524"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line="240" w:lineRule="auto"/>
              <w:rPr>
                <w:sz w:val="18"/>
                <w:szCs w:val="18"/>
              </w:rPr>
            </w:pPr>
            <w:r w:rsidRPr="009E5FBF">
              <w:rPr>
                <w:sz w:val="18"/>
                <w:szCs w:val="18"/>
              </w:rPr>
              <w:t>Enum</w:t>
            </w:r>
          </w:p>
        </w:tc>
      </w:tr>
      <w:tr w:rsidR="00185035"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before="166" w:line="240" w:lineRule="auto"/>
              <w:ind w:left="1134" w:firstLine="14"/>
              <w:rPr>
                <w:sz w:val="18"/>
                <w:szCs w:val="18"/>
              </w:rPr>
            </w:pPr>
            <w:r w:rsidRPr="009E5FBF">
              <w:rPr>
                <w:sz w:val="18"/>
                <w:szCs w:val="18"/>
              </w:rPr>
              <w:t>/Preferred</w:t>
            </w:r>
          </w:p>
        </w:tc>
        <w:tc>
          <w:tcPr>
            <w:tcW w:w="1917"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pStyle w:val="Body"/>
              <w:tabs>
                <w:tab w:val="clear" w:pos="780"/>
              </w:tabs>
              <w:rPr>
                <w:rFonts w:cs="Arial"/>
                <w:color w:val="auto"/>
                <w:sz w:val="18"/>
                <w:szCs w:val="18"/>
              </w:rPr>
            </w:pPr>
            <w:r w:rsidRPr="009E5FBF">
              <w:rPr>
                <w:rFonts w:cs="Arial"/>
                <w:color w:val="auto"/>
                <w:sz w:val="18"/>
                <w:szCs w:val="18"/>
              </w:rPr>
              <w:t>Identifies if the postal address is a preferred one.</w:t>
            </w:r>
          </w:p>
        </w:tc>
        <w:tc>
          <w:tcPr>
            <w:tcW w:w="524"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line="240" w:lineRule="auto"/>
              <w:rPr>
                <w:sz w:val="18"/>
                <w:szCs w:val="18"/>
              </w:rPr>
            </w:pPr>
            <w:r w:rsidRPr="009E5FBF">
              <w:rPr>
                <w:sz w:val="18"/>
                <w:szCs w:val="18"/>
              </w:rPr>
              <w:t>Enum</w:t>
            </w:r>
          </w:p>
        </w:tc>
      </w:tr>
      <w:tr w:rsidR="00185035" w:rsidRPr="009E5FBF" w:rsidTr="00185035">
        <w:tc>
          <w:tcPr>
            <w:tcW w:w="1960"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widowControl w:val="0"/>
              <w:autoSpaceDE w:val="0"/>
              <w:autoSpaceDN w:val="0"/>
              <w:adjustRightInd w:val="0"/>
              <w:spacing w:before="166" w:line="240" w:lineRule="auto"/>
              <w:ind w:left="709" w:firstLine="14"/>
              <w:rPr>
                <w:sz w:val="18"/>
                <w:szCs w:val="18"/>
              </w:rPr>
            </w:pPr>
            <w:r w:rsidRPr="009E5FBF">
              <w:rPr>
                <w:sz w:val="18"/>
                <w:szCs w:val="18"/>
              </w:rPr>
              <w:t>/EMailAddressList</w:t>
            </w:r>
          </w:p>
        </w:tc>
        <w:tc>
          <w:tcPr>
            <w:tcW w:w="1917"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pStyle w:val="Body"/>
              <w:tabs>
                <w:tab w:val="clear" w:pos="780"/>
                <w:tab w:val="decimal" w:pos="119"/>
              </w:tabs>
              <w:rPr>
                <w:rFonts w:cs="Arial"/>
                <w:color w:val="auto"/>
                <w:sz w:val="18"/>
                <w:szCs w:val="18"/>
              </w:rPr>
            </w:pPr>
            <w:r w:rsidRPr="009E5FBF">
              <w:rPr>
                <w:rFonts w:cs="Arial"/>
                <w:color w:val="auto"/>
                <w:sz w:val="18"/>
                <w:szCs w:val="18"/>
              </w:rPr>
              <w:t>The list of email address owned by the party</w:t>
            </w:r>
          </w:p>
        </w:tc>
        <w:tc>
          <w:tcPr>
            <w:tcW w:w="524"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rPr>
                <w:sz w:val="18"/>
                <w:szCs w:val="18"/>
              </w:rPr>
            </w:pPr>
            <w:r w:rsidRPr="009E5FBF">
              <w:rPr>
                <w:sz w:val="18"/>
                <w:szCs w:val="18"/>
              </w:rPr>
              <w:t>No</w:t>
            </w:r>
          </w:p>
        </w:tc>
        <w:tc>
          <w:tcPr>
            <w:tcW w:w="599"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widowControl w:val="0"/>
              <w:autoSpaceDE w:val="0"/>
              <w:autoSpaceDN w:val="0"/>
              <w:adjustRightInd w:val="0"/>
              <w:spacing w:line="240" w:lineRule="auto"/>
              <w:rPr>
                <w:sz w:val="18"/>
                <w:szCs w:val="18"/>
              </w:rPr>
            </w:pPr>
          </w:p>
        </w:tc>
      </w:tr>
      <w:tr w:rsidR="00185035" w:rsidRPr="009E5FBF" w:rsidTr="00185035">
        <w:tc>
          <w:tcPr>
            <w:tcW w:w="1960"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widowControl w:val="0"/>
              <w:autoSpaceDE w:val="0"/>
              <w:autoSpaceDN w:val="0"/>
              <w:adjustRightInd w:val="0"/>
              <w:spacing w:before="166" w:line="240" w:lineRule="auto"/>
              <w:ind w:left="851" w:firstLine="14"/>
              <w:rPr>
                <w:sz w:val="18"/>
                <w:szCs w:val="18"/>
              </w:rPr>
            </w:pPr>
            <w:r w:rsidRPr="009E5FBF">
              <w:rPr>
                <w:sz w:val="18"/>
                <w:szCs w:val="18"/>
              </w:rPr>
              <w:t>/EMailAddress</w:t>
            </w:r>
          </w:p>
        </w:tc>
        <w:tc>
          <w:tcPr>
            <w:tcW w:w="1917"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pStyle w:val="Body"/>
              <w:rPr>
                <w:rFonts w:cs="Arial"/>
                <w:color w:val="auto"/>
                <w:sz w:val="18"/>
                <w:szCs w:val="18"/>
              </w:rPr>
            </w:pPr>
            <w:r w:rsidRPr="009E5FBF">
              <w:rPr>
                <w:rFonts w:cs="Arial"/>
                <w:color w:val="auto"/>
                <w:sz w:val="18"/>
                <w:szCs w:val="18"/>
              </w:rPr>
              <w:t>The email address owned by the party</w:t>
            </w:r>
          </w:p>
        </w:tc>
        <w:tc>
          <w:tcPr>
            <w:tcW w:w="524"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rPr>
                <w:sz w:val="18"/>
                <w:szCs w:val="18"/>
              </w:rPr>
            </w:pPr>
            <w:r w:rsidRPr="009E5FBF">
              <w:rPr>
                <w:sz w:val="18"/>
                <w:szCs w:val="18"/>
              </w:rPr>
              <w:t>No</w:t>
            </w:r>
          </w:p>
        </w:tc>
        <w:tc>
          <w:tcPr>
            <w:tcW w:w="599"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widowControl w:val="0"/>
              <w:autoSpaceDE w:val="0"/>
              <w:autoSpaceDN w:val="0"/>
              <w:adjustRightInd w:val="0"/>
              <w:spacing w:line="240" w:lineRule="auto"/>
              <w:rPr>
                <w:sz w:val="18"/>
                <w:szCs w:val="18"/>
              </w:rPr>
            </w:pPr>
          </w:p>
        </w:tc>
      </w:tr>
      <w:tr w:rsidR="00185035"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before="166" w:line="240" w:lineRule="auto"/>
              <w:ind w:left="1134" w:firstLine="14"/>
              <w:rPr>
                <w:sz w:val="18"/>
                <w:szCs w:val="18"/>
              </w:rPr>
            </w:pPr>
            <w:r w:rsidRPr="009E5FBF">
              <w:rPr>
                <w:sz w:val="18"/>
                <w:szCs w:val="18"/>
              </w:rPr>
              <w:t>/AddressCategory</w:t>
            </w:r>
          </w:p>
        </w:tc>
        <w:tc>
          <w:tcPr>
            <w:tcW w:w="1917"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pStyle w:val="Body"/>
              <w:tabs>
                <w:tab w:val="clear" w:pos="780"/>
                <w:tab w:val="decimal" w:pos="544"/>
              </w:tabs>
              <w:rPr>
                <w:rFonts w:cs="Arial"/>
                <w:color w:val="auto"/>
                <w:sz w:val="18"/>
                <w:szCs w:val="18"/>
              </w:rPr>
            </w:pPr>
            <w:r w:rsidRPr="009E5FBF">
              <w:rPr>
                <w:rFonts w:cs="Arial"/>
                <w:color w:val="auto"/>
                <w:sz w:val="18"/>
                <w:szCs w:val="18"/>
              </w:rPr>
              <w:t>A code identifying the category of the address</w:t>
            </w:r>
          </w:p>
        </w:tc>
        <w:tc>
          <w:tcPr>
            <w:tcW w:w="524"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line="240" w:lineRule="auto"/>
              <w:rPr>
                <w:sz w:val="18"/>
                <w:szCs w:val="18"/>
              </w:rPr>
            </w:pPr>
            <w:r w:rsidRPr="009E5FBF">
              <w:rPr>
                <w:sz w:val="18"/>
                <w:szCs w:val="18"/>
              </w:rPr>
              <w:t>Enum</w:t>
            </w:r>
          </w:p>
        </w:tc>
      </w:tr>
      <w:tr w:rsidR="00185035"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before="166" w:line="240" w:lineRule="auto"/>
              <w:ind w:left="1134" w:firstLine="14"/>
              <w:rPr>
                <w:sz w:val="18"/>
                <w:szCs w:val="18"/>
              </w:rPr>
            </w:pPr>
            <w:r w:rsidRPr="009E5FBF">
              <w:rPr>
                <w:sz w:val="18"/>
                <w:szCs w:val="18"/>
              </w:rPr>
              <w:t>/Preferred</w:t>
            </w:r>
          </w:p>
        </w:tc>
        <w:tc>
          <w:tcPr>
            <w:tcW w:w="1917"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pStyle w:val="Body"/>
              <w:tabs>
                <w:tab w:val="clear" w:pos="780"/>
                <w:tab w:val="decimal" w:pos="119"/>
              </w:tabs>
              <w:rPr>
                <w:rFonts w:cs="Arial"/>
                <w:color w:val="auto"/>
                <w:sz w:val="18"/>
                <w:szCs w:val="18"/>
              </w:rPr>
            </w:pPr>
            <w:r w:rsidRPr="009E5FBF">
              <w:rPr>
                <w:rFonts w:cs="Arial"/>
                <w:color w:val="auto"/>
                <w:sz w:val="18"/>
                <w:szCs w:val="18"/>
              </w:rPr>
              <w:t>Identifies if the email address is a preferred one.</w:t>
            </w:r>
          </w:p>
        </w:tc>
        <w:tc>
          <w:tcPr>
            <w:tcW w:w="524"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line="240" w:lineRule="auto"/>
              <w:rPr>
                <w:sz w:val="18"/>
                <w:szCs w:val="18"/>
              </w:rPr>
            </w:pPr>
            <w:r w:rsidRPr="009E5FBF">
              <w:rPr>
                <w:sz w:val="18"/>
                <w:szCs w:val="18"/>
              </w:rPr>
              <w:t>Enum</w:t>
            </w:r>
          </w:p>
        </w:tc>
      </w:tr>
      <w:tr w:rsidR="00185035"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before="166" w:line="240" w:lineRule="auto"/>
              <w:ind w:left="1134" w:firstLine="14"/>
              <w:rPr>
                <w:sz w:val="18"/>
                <w:szCs w:val="18"/>
              </w:rPr>
            </w:pPr>
            <w:r w:rsidRPr="009E5FBF">
              <w:rPr>
                <w:sz w:val="18"/>
                <w:szCs w:val="18"/>
              </w:rPr>
              <w:t>/Text</w:t>
            </w:r>
          </w:p>
        </w:tc>
        <w:tc>
          <w:tcPr>
            <w:tcW w:w="1917"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pStyle w:val="Body"/>
              <w:tabs>
                <w:tab w:val="clear" w:pos="780"/>
                <w:tab w:val="decimal" w:pos="119"/>
              </w:tabs>
              <w:rPr>
                <w:rFonts w:cs="Arial"/>
                <w:color w:val="auto"/>
                <w:sz w:val="18"/>
                <w:szCs w:val="18"/>
              </w:rPr>
            </w:pPr>
            <w:r w:rsidRPr="009E5FBF">
              <w:rPr>
                <w:rFonts w:cs="Arial"/>
                <w:color w:val="auto"/>
                <w:sz w:val="18"/>
                <w:szCs w:val="18"/>
              </w:rPr>
              <w:t>The location of the electronic mailbox of the party</w:t>
            </w:r>
          </w:p>
        </w:tc>
        <w:tc>
          <w:tcPr>
            <w:tcW w:w="524"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line="240" w:lineRule="auto"/>
              <w:rPr>
                <w:sz w:val="18"/>
                <w:szCs w:val="18"/>
              </w:rPr>
            </w:pPr>
            <w:r w:rsidRPr="009E5FBF">
              <w:rPr>
                <w:sz w:val="18"/>
                <w:szCs w:val="18"/>
              </w:rPr>
              <w:t>String</w:t>
            </w:r>
          </w:p>
        </w:tc>
      </w:tr>
      <w:tr w:rsidR="00185035"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before="166" w:line="240" w:lineRule="auto"/>
              <w:ind w:left="1134" w:firstLine="14"/>
              <w:rPr>
                <w:sz w:val="18"/>
                <w:szCs w:val="18"/>
              </w:rPr>
            </w:pPr>
            <w:r w:rsidRPr="009E5FBF">
              <w:rPr>
                <w:sz w:val="18"/>
                <w:szCs w:val="18"/>
              </w:rPr>
              <w:t>/Type</w:t>
            </w:r>
          </w:p>
        </w:tc>
        <w:tc>
          <w:tcPr>
            <w:tcW w:w="1917"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pStyle w:val="Body"/>
              <w:tabs>
                <w:tab w:val="clear" w:pos="780"/>
                <w:tab w:val="decimal" w:pos="544"/>
              </w:tabs>
              <w:rPr>
                <w:rFonts w:cs="Arial"/>
                <w:color w:val="auto"/>
                <w:sz w:val="18"/>
                <w:szCs w:val="18"/>
              </w:rPr>
            </w:pPr>
            <w:r w:rsidRPr="009E5FBF">
              <w:rPr>
                <w:rFonts w:cs="Arial"/>
                <w:color w:val="auto"/>
                <w:sz w:val="18"/>
                <w:szCs w:val="18"/>
              </w:rPr>
              <w:t>Address type, e-mail address or web site address</w:t>
            </w:r>
          </w:p>
        </w:tc>
        <w:tc>
          <w:tcPr>
            <w:tcW w:w="524"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line="240" w:lineRule="auto"/>
              <w:rPr>
                <w:sz w:val="18"/>
                <w:szCs w:val="18"/>
              </w:rPr>
            </w:pPr>
            <w:r w:rsidRPr="009E5FBF">
              <w:rPr>
                <w:sz w:val="18"/>
                <w:szCs w:val="18"/>
              </w:rPr>
              <w:t>Enum</w:t>
            </w:r>
          </w:p>
        </w:tc>
      </w:tr>
      <w:tr w:rsidR="00185035" w:rsidRPr="009E5FBF" w:rsidTr="00185035">
        <w:tc>
          <w:tcPr>
            <w:tcW w:w="1960"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widowControl w:val="0"/>
              <w:autoSpaceDE w:val="0"/>
              <w:autoSpaceDN w:val="0"/>
              <w:adjustRightInd w:val="0"/>
              <w:spacing w:before="166" w:line="240" w:lineRule="auto"/>
              <w:ind w:left="709" w:firstLine="14"/>
              <w:rPr>
                <w:sz w:val="18"/>
                <w:szCs w:val="18"/>
              </w:rPr>
            </w:pPr>
            <w:r w:rsidRPr="009E5FBF">
              <w:rPr>
                <w:sz w:val="18"/>
                <w:szCs w:val="18"/>
              </w:rPr>
              <w:t>/RelationshipList</w:t>
            </w:r>
          </w:p>
        </w:tc>
        <w:tc>
          <w:tcPr>
            <w:tcW w:w="1917"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pStyle w:val="Body"/>
              <w:rPr>
                <w:rFonts w:cs="Arial"/>
                <w:color w:val="auto"/>
                <w:sz w:val="18"/>
                <w:szCs w:val="18"/>
              </w:rPr>
            </w:pPr>
            <w:r w:rsidRPr="009E5FBF">
              <w:rPr>
                <w:rFonts w:cs="Arial"/>
                <w:color w:val="auto"/>
                <w:sz w:val="18"/>
                <w:szCs w:val="18"/>
              </w:rPr>
              <w:t>The list of relationship that the party is related to.</w:t>
            </w:r>
          </w:p>
        </w:tc>
        <w:tc>
          <w:tcPr>
            <w:tcW w:w="524"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rPr>
                <w:sz w:val="18"/>
                <w:szCs w:val="18"/>
              </w:rPr>
            </w:pPr>
            <w:r w:rsidRPr="009E5FBF">
              <w:rPr>
                <w:sz w:val="18"/>
                <w:szCs w:val="18"/>
              </w:rPr>
              <w:t>No</w:t>
            </w:r>
          </w:p>
        </w:tc>
        <w:tc>
          <w:tcPr>
            <w:tcW w:w="599"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widowControl w:val="0"/>
              <w:autoSpaceDE w:val="0"/>
              <w:autoSpaceDN w:val="0"/>
              <w:adjustRightInd w:val="0"/>
              <w:spacing w:line="240" w:lineRule="auto"/>
              <w:rPr>
                <w:sz w:val="18"/>
                <w:szCs w:val="18"/>
              </w:rPr>
            </w:pPr>
          </w:p>
        </w:tc>
      </w:tr>
      <w:tr w:rsidR="00185035" w:rsidRPr="009E5FBF" w:rsidTr="00185035">
        <w:tc>
          <w:tcPr>
            <w:tcW w:w="1960"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widowControl w:val="0"/>
              <w:autoSpaceDE w:val="0"/>
              <w:autoSpaceDN w:val="0"/>
              <w:adjustRightInd w:val="0"/>
              <w:spacing w:before="166" w:line="240" w:lineRule="auto"/>
              <w:ind w:left="851" w:firstLine="14"/>
              <w:rPr>
                <w:sz w:val="18"/>
                <w:szCs w:val="18"/>
              </w:rPr>
            </w:pPr>
            <w:r w:rsidRPr="009E5FBF">
              <w:rPr>
                <w:sz w:val="18"/>
                <w:szCs w:val="18"/>
              </w:rPr>
              <w:t>/Relationship</w:t>
            </w:r>
          </w:p>
        </w:tc>
        <w:tc>
          <w:tcPr>
            <w:tcW w:w="1917"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pStyle w:val="Body"/>
              <w:rPr>
                <w:rFonts w:cs="Arial"/>
                <w:color w:val="auto"/>
                <w:sz w:val="18"/>
                <w:szCs w:val="18"/>
              </w:rPr>
            </w:pPr>
            <w:r w:rsidRPr="009E5FBF">
              <w:rPr>
                <w:rFonts w:cs="Arial"/>
                <w:color w:val="auto"/>
                <w:sz w:val="18"/>
                <w:szCs w:val="18"/>
              </w:rPr>
              <w:t>The relationship that the party is related to</w:t>
            </w:r>
          </w:p>
        </w:tc>
        <w:tc>
          <w:tcPr>
            <w:tcW w:w="524"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rPr>
                <w:sz w:val="18"/>
                <w:szCs w:val="18"/>
              </w:rPr>
            </w:pPr>
            <w:r w:rsidRPr="009E5FBF">
              <w:rPr>
                <w:sz w:val="18"/>
                <w:szCs w:val="18"/>
              </w:rPr>
              <w:t>No</w:t>
            </w:r>
          </w:p>
        </w:tc>
        <w:tc>
          <w:tcPr>
            <w:tcW w:w="599"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widowControl w:val="0"/>
              <w:autoSpaceDE w:val="0"/>
              <w:autoSpaceDN w:val="0"/>
              <w:adjustRightInd w:val="0"/>
              <w:spacing w:line="240" w:lineRule="auto"/>
              <w:rPr>
                <w:sz w:val="18"/>
                <w:szCs w:val="18"/>
              </w:rPr>
            </w:pPr>
          </w:p>
        </w:tc>
      </w:tr>
      <w:tr w:rsidR="00185035"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before="166" w:line="240" w:lineRule="auto"/>
              <w:ind w:left="1134" w:firstLine="14"/>
              <w:rPr>
                <w:sz w:val="18"/>
                <w:szCs w:val="18"/>
              </w:rPr>
            </w:pPr>
            <w:r w:rsidRPr="009E5FBF">
              <w:rPr>
                <w:sz w:val="18"/>
                <w:szCs w:val="18"/>
              </w:rPr>
              <w:t>/Domain</w:t>
            </w:r>
          </w:p>
        </w:tc>
        <w:tc>
          <w:tcPr>
            <w:tcW w:w="1917"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pStyle w:val="Body"/>
              <w:ind w:left="-23"/>
              <w:rPr>
                <w:rFonts w:cs="Arial"/>
                <w:color w:val="auto"/>
                <w:sz w:val="18"/>
                <w:szCs w:val="18"/>
              </w:rPr>
            </w:pPr>
            <w:r w:rsidRPr="009E5FBF">
              <w:rPr>
                <w:rFonts w:cs="Arial"/>
                <w:color w:val="auto"/>
                <w:sz w:val="18"/>
                <w:szCs w:val="18"/>
              </w:rPr>
              <w:t>The domain of the relationship</w:t>
            </w:r>
          </w:p>
        </w:tc>
        <w:tc>
          <w:tcPr>
            <w:tcW w:w="524"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line="240" w:lineRule="auto"/>
              <w:rPr>
                <w:sz w:val="18"/>
                <w:szCs w:val="18"/>
              </w:rPr>
            </w:pPr>
            <w:r w:rsidRPr="009E5FBF">
              <w:rPr>
                <w:sz w:val="18"/>
                <w:szCs w:val="18"/>
              </w:rPr>
              <w:t>Enum</w:t>
            </w:r>
          </w:p>
        </w:tc>
      </w:tr>
      <w:tr w:rsidR="00185035"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before="166" w:line="240" w:lineRule="auto"/>
              <w:ind w:left="1134" w:firstLine="14"/>
              <w:rPr>
                <w:sz w:val="18"/>
                <w:szCs w:val="18"/>
              </w:rPr>
            </w:pPr>
            <w:r w:rsidRPr="009E5FBF">
              <w:rPr>
                <w:sz w:val="18"/>
                <w:szCs w:val="18"/>
              </w:rPr>
              <w:t>/Type</w:t>
            </w:r>
          </w:p>
        </w:tc>
        <w:tc>
          <w:tcPr>
            <w:tcW w:w="1917"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pStyle w:val="Body"/>
              <w:ind w:left="-23"/>
              <w:rPr>
                <w:rFonts w:cs="Arial"/>
                <w:color w:val="auto"/>
                <w:sz w:val="18"/>
                <w:szCs w:val="18"/>
              </w:rPr>
            </w:pPr>
            <w:r w:rsidRPr="009E5FBF">
              <w:rPr>
                <w:rFonts w:cs="Arial"/>
                <w:color w:val="auto"/>
                <w:sz w:val="18"/>
                <w:szCs w:val="18"/>
              </w:rPr>
              <w:t>The type of the relationship that the party is related to.</w:t>
            </w:r>
          </w:p>
        </w:tc>
        <w:tc>
          <w:tcPr>
            <w:tcW w:w="524"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ind w:left="33"/>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185035" w:rsidRPr="009E5FBF" w:rsidRDefault="00185035" w:rsidP="00185035">
            <w:pPr>
              <w:widowControl w:val="0"/>
              <w:autoSpaceDE w:val="0"/>
              <w:autoSpaceDN w:val="0"/>
              <w:adjustRightInd w:val="0"/>
              <w:spacing w:line="240" w:lineRule="auto"/>
              <w:rPr>
                <w:sz w:val="18"/>
                <w:szCs w:val="18"/>
              </w:rPr>
            </w:pPr>
            <w:r w:rsidRPr="009E5FBF">
              <w:rPr>
                <w:sz w:val="18"/>
                <w:szCs w:val="18"/>
              </w:rPr>
              <w:t>Enum</w:t>
            </w:r>
          </w:p>
        </w:tc>
      </w:tr>
      <w:tr w:rsidR="00185035" w:rsidRPr="009E5FBF" w:rsidTr="002F09E8">
        <w:tc>
          <w:tcPr>
            <w:tcW w:w="1960"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widowControl w:val="0"/>
              <w:autoSpaceDE w:val="0"/>
              <w:autoSpaceDN w:val="0"/>
              <w:adjustRightInd w:val="0"/>
              <w:spacing w:before="166" w:line="240" w:lineRule="auto"/>
              <w:ind w:left="1134" w:firstLine="14"/>
              <w:rPr>
                <w:sz w:val="18"/>
                <w:szCs w:val="18"/>
              </w:rPr>
            </w:pPr>
            <w:r w:rsidRPr="009E5FBF">
              <w:rPr>
                <w:sz w:val="18"/>
                <w:szCs w:val="18"/>
              </w:rPr>
              <w:t>/Person</w:t>
            </w:r>
          </w:p>
        </w:tc>
        <w:tc>
          <w:tcPr>
            <w:tcW w:w="1917"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642CE5">
            <w:pPr>
              <w:pStyle w:val="Body"/>
              <w:rPr>
                <w:rFonts w:cs="Arial"/>
                <w:color w:val="auto"/>
                <w:sz w:val="18"/>
                <w:szCs w:val="18"/>
              </w:rPr>
            </w:pPr>
            <w:r w:rsidRPr="009E5FBF">
              <w:rPr>
                <w:rFonts w:cs="Arial"/>
                <w:sz w:val="18"/>
                <w:szCs w:val="18"/>
                <w:lang w:eastAsia="bg-BG"/>
              </w:rPr>
              <w:t xml:space="preserve">The related person. (see </w:t>
            </w:r>
            <w:r w:rsidR="00A02434" w:rsidRPr="009E5FBF">
              <w:rPr>
                <w:rFonts w:cs="Arial"/>
                <w:sz w:val="18"/>
                <w:szCs w:val="18"/>
                <w:lang w:eastAsia="bg-BG"/>
              </w:rPr>
              <w:t>below</w:t>
            </w:r>
            <w:r w:rsidRPr="009E5FBF">
              <w:rPr>
                <w:rFonts w:cs="Arial"/>
                <w:sz w:val="18"/>
                <w:szCs w:val="18"/>
                <w:lang w:eastAsia="bg-BG"/>
              </w:rPr>
              <w:t xml:space="preserve"> for description of the entity)</w:t>
            </w:r>
          </w:p>
        </w:tc>
        <w:tc>
          <w:tcPr>
            <w:tcW w:w="524"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E8781A" w:rsidP="00185035">
            <w:pPr>
              <w:rPr>
                <w:sz w:val="18"/>
                <w:szCs w:val="18"/>
              </w:rPr>
            </w:pPr>
            <w:r w:rsidRPr="009E5FBF">
              <w:rPr>
                <w:sz w:val="18"/>
                <w:szCs w:val="18"/>
              </w:rPr>
              <w:t>No</w:t>
            </w:r>
          </w:p>
        </w:tc>
        <w:tc>
          <w:tcPr>
            <w:tcW w:w="599"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widowControl w:val="0"/>
              <w:autoSpaceDE w:val="0"/>
              <w:autoSpaceDN w:val="0"/>
              <w:adjustRightInd w:val="0"/>
              <w:spacing w:line="240" w:lineRule="auto"/>
              <w:ind w:left="-28"/>
              <w:rPr>
                <w:sz w:val="18"/>
                <w:szCs w:val="18"/>
              </w:rPr>
            </w:pPr>
          </w:p>
        </w:tc>
      </w:tr>
      <w:tr w:rsidR="00185035" w:rsidRPr="009E5FBF" w:rsidTr="002F09E8">
        <w:tc>
          <w:tcPr>
            <w:tcW w:w="1960"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widowControl w:val="0"/>
              <w:autoSpaceDE w:val="0"/>
              <w:autoSpaceDN w:val="0"/>
              <w:adjustRightInd w:val="0"/>
              <w:spacing w:before="166" w:line="240" w:lineRule="auto"/>
              <w:ind w:left="1134" w:firstLine="14"/>
              <w:rPr>
                <w:sz w:val="18"/>
                <w:szCs w:val="18"/>
              </w:rPr>
            </w:pPr>
            <w:r w:rsidRPr="009E5FBF">
              <w:rPr>
                <w:sz w:val="18"/>
                <w:szCs w:val="18"/>
              </w:rPr>
              <w:t>/Organization</w:t>
            </w:r>
          </w:p>
        </w:tc>
        <w:tc>
          <w:tcPr>
            <w:tcW w:w="1917"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pStyle w:val="Body"/>
              <w:rPr>
                <w:rFonts w:cs="Arial"/>
                <w:sz w:val="18"/>
                <w:szCs w:val="18"/>
                <w:lang w:eastAsia="bg-BG"/>
              </w:rPr>
            </w:pPr>
            <w:r w:rsidRPr="009E5FBF">
              <w:rPr>
                <w:rFonts w:cs="Arial"/>
                <w:sz w:val="18"/>
                <w:szCs w:val="18"/>
                <w:lang w:eastAsia="bg-BG"/>
              </w:rPr>
              <w:t>The related person. (see above for description of the entity)</w:t>
            </w:r>
          </w:p>
        </w:tc>
        <w:tc>
          <w:tcPr>
            <w:tcW w:w="524"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E8781A" w:rsidP="00185035">
            <w:pPr>
              <w:rPr>
                <w:sz w:val="18"/>
                <w:szCs w:val="18"/>
              </w:rPr>
            </w:pPr>
            <w:r w:rsidRPr="009E5FBF">
              <w:rPr>
                <w:sz w:val="18"/>
                <w:szCs w:val="18"/>
              </w:rPr>
              <w:t>No</w:t>
            </w:r>
          </w:p>
        </w:tc>
        <w:tc>
          <w:tcPr>
            <w:tcW w:w="599"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85035" w:rsidRPr="009E5FBF" w:rsidRDefault="00185035" w:rsidP="00185035">
            <w:pPr>
              <w:widowControl w:val="0"/>
              <w:autoSpaceDE w:val="0"/>
              <w:autoSpaceDN w:val="0"/>
              <w:adjustRightInd w:val="0"/>
              <w:spacing w:line="240" w:lineRule="auto"/>
              <w:ind w:left="-28"/>
              <w:rPr>
                <w:sz w:val="18"/>
                <w:szCs w:val="18"/>
              </w:rPr>
            </w:pPr>
          </w:p>
        </w:tc>
      </w:tr>
      <w:tr w:rsidR="00245303" w:rsidRPr="009E5FBF" w:rsidTr="00C93ACC">
        <w:tc>
          <w:tcPr>
            <w:tcW w:w="1960"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245303" w:rsidRPr="009E5FBF" w:rsidRDefault="00245303" w:rsidP="00245303">
            <w:pPr>
              <w:widowControl w:val="0"/>
              <w:autoSpaceDE w:val="0"/>
              <w:autoSpaceDN w:val="0"/>
              <w:adjustRightInd w:val="0"/>
              <w:spacing w:before="166" w:line="240" w:lineRule="auto"/>
              <w:ind w:left="567" w:firstLine="14"/>
              <w:rPr>
                <w:sz w:val="18"/>
                <w:szCs w:val="18"/>
              </w:rPr>
            </w:pPr>
            <w:r w:rsidRPr="009E5FBF">
              <w:rPr>
                <w:sz w:val="18"/>
                <w:szCs w:val="18"/>
              </w:rPr>
              <w:t>/Person</w:t>
            </w:r>
          </w:p>
        </w:tc>
        <w:tc>
          <w:tcPr>
            <w:tcW w:w="1917"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245303" w:rsidRPr="009E5FBF" w:rsidRDefault="00245303" w:rsidP="00245303">
            <w:pPr>
              <w:pStyle w:val="Body"/>
              <w:rPr>
                <w:rFonts w:cs="Arial"/>
                <w:color w:val="auto"/>
                <w:sz w:val="18"/>
                <w:szCs w:val="18"/>
              </w:rPr>
            </w:pPr>
            <w:r w:rsidRPr="009E5FBF">
              <w:rPr>
                <w:rFonts w:cs="Arial"/>
                <w:sz w:val="18"/>
                <w:szCs w:val="18"/>
                <w:lang w:eastAsia="bg-BG"/>
              </w:rPr>
              <w:t>The related person</w:t>
            </w:r>
          </w:p>
        </w:tc>
        <w:tc>
          <w:tcPr>
            <w:tcW w:w="524"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245303" w:rsidRPr="009E5FBF" w:rsidRDefault="00245303" w:rsidP="00245303">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245303" w:rsidRPr="009E5FBF" w:rsidRDefault="00245303" w:rsidP="00245303">
            <w:pPr>
              <w:widowControl w:val="0"/>
              <w:autoSpaceDE w:val="0"/>
              <w:autoSpaceDN w:val="0"/>
              <w:adjustRightInd w:val="0"/>
              <w:spacing w:line="240" w:lineRule="auto"/>
              <w:rPr>
                <w:sz w:val="18"/>
                <w:szCs w:val="18"/>
              </w:rPr>
            </w:pPr>
          </w:p>
        </w:tc>
      </w:tr>
      <w:tr w:rsidR="00245303"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widowControl w:val="0"/>
              <w:autoSpaceDE w:val="0"/>
              <w:autoSpaceDN w:val="0"/>
              <w:adjustRightInd w:val="0"/>
              <w:spacing w:before="166" w:line="240" w:lineRule="auto"/>
              <w:ind w:left="709" w:firstLine="14"/>
              <w:rPr>
                <w:sz w:val="18"/>
                <w:szCs w:val="18"/>
              </w:rPr>
            </w:pPr>
            <w:r w:rsidRPr="009E5FBF">
              <w:rPr>
                <w:sz w:val="18"/>
                <w:szCs w:val="18"/>
              </w:rPr>
              <w:t>/FirstName</w:t>
            </w:r>
          </w:p>
        </w:tc>
        <w:tc>
          <w:tcPr>
            <w:tcW w:w="1917"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pStyle w:val="Body"/>
              <w:rPr>
                <w:rFonts w:cs="Arial"/>
                <w:color w:val="auto"/>
                <w:sz w:val="18"/>
                <w:szCs w:val="18"/>
              </w:rPr>
            </w:pPr>
            <w:r w:rsidRPr="009E5FBF">
              <w:rPr>
                <w:rFonts w:cs="Arial"/>
                <w:color w:val="auto"/>
                <w:sz w:val="18"/>
                <w:szCs w:val="18"/>
              </w:rPr>
              <w:t>First name of the person</w:t>
            </w:r>
          </w:p>
        </w:tc>
        <w:tc>
          <w:tcPr>
            <w:tcW w:w="524"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widowControl w:val="0"/>
              <w:autoSpaceDE w:val="0"/>
              <w:autoSpaceDN w:val="0"/>
              <w:adjustRightInd w:val="0"/>
              <w:spacing w:line="240" w:lineRule="auto"/>
              <w:rPr>
                <w:sz w:val="18"/>
                <w:szCs w:val="18"/>
              </w:rPr>
            </w:pPr>
            <w:r w:rsidRPr="009E5FBF">
              <w:rPr>
                <w:sz w:val="18"/>
                <w:szCs w:val="18"/>
              </w:rPr>
              <w:t>String</w:t>
            </w:r>
          </w:p>
        </w:tc>
      </w:tr>
      <w:tr w:rsidR="00245303"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widowControl w:val="0"/>
              <w:autoSpaceDE w:val="0"/>
              <w:autoSpaceDN w:val="0"/>
              <w:adjustRightInd w:val="0"/>
              <w:spacing w:before="166" w:line="240" w:lineRule="auto"/>
              <w:ind w:left="709" w:firstLine="14"/>
              <w:rPr>
                <w:sz w:val="18"/>
                <w:szCs w:val="18"/>
              </w:rPr>
            </w:pPr>
            <w:r w:rsidRPr="009E5FBF">
              <w:rPr>
                <w:sz w:val="18"/>
                <w:szCs w:val="18"/>
              </w:rPr>
              <w:t>/LastName</w:t>
            </w:r>
          </w:p>
        </w:tc>
        <w:tc>
          <w:tcPr>
            <w:tcW w:w="1917"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pStyle w:val="Body"/>
              <w:rPr>
                <w:rFonts w:cs="Arial"/>
                <w:color w:val="auto"/>
                <w:sz w:val="18"/>
                <w:szCs w:val="18"/>
              </w:rPr>
            </w:pPr>
            <w:r w:rsidRPr="009E5FBF">
              <w:rPr>
                <w:rFonts w:cs="Arial"/>
                <w:color w:val="auto"/>
                <w:sz w:val="18"/>
                <w:szCs w:val="18"/>
              </w:rPr>
              <w:t>Last name of the person</w:t>
            </w:r>
          </w:p>
        </w:tc>
        <w:tc>
          <w:tcPr>
            <w:tcW w:w="524"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widowControl w:val="0"/>
              <w:autoSpaceDE w:val="0"/>
              <w:autoSpaceDN w:val="0"/>
              <w:adjustRightInd w:val="0"/>
              <w:spacing w:line="240" w:lineRule="auto"/>
              <w:rPr>
                <w:sz w:val="18"/>
                <w:szCs w:val="18"/>
              </w:rPr>
            </w:pPr>
            <w:r w:rsidRPr="009E5FBF">
              <w:rPr>
                <w:sz w:val="18"/>
                <w:szCs w:val="18"/>
              </w:rPr>
              <w:t>string</w:t>
            </w:r>
          </w:p>
        </w:tc>
      </w:tr>
      <w:tr w:rsidR="00245303"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widowControl w:val="0"/>
              <w:autoSpaceDE w:val="0"/>
              <w:autoSpaceDN w:val="0"/>
              <w:adjustRightInd w:val="0"/>
              <w:spacing w:before="166" w:line="240" w:lineRule="auto"/>
              <w:ind w:left="709" w:firstLine="14"/>
              <w:rPr>
                <w:sz w:val="18"/>
                <w:szCs w:val="18"/>
              </w:rPr>
            </w:pPr>
            <w:r w:rsidRPr="009E5FBF">
              <w:rPr>
                <w:sz w:val="18"/>
                <w:szCs w:val="18"/>
              </w:rPr>
              <w:t>/BirthDate</w:t>
            </w:r>
          </w:p>
        </w:tc>
        <w:tc>
          <w:tcPr>
            <w:tcW w:w="1917"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pStyle w:val="Body"/>
              <w:rPr>
                <w:rFonts w:cs="Arial"/>
                <w:color w:val="auto"/>
                <w:sz w:val="18"/>
                <w:szCs w:val="18"/>
              </w:rPr>
            </w:pPr>
            <w:r w:rsidRPr="009E5FBF">
              <w:rPr>
                <w:rFonts w:cs="Arial"/>
                <w:color w:val="auto"/>
                <w:sz w:val="18"/>
                <w:szCs w:val="18"/>
              </w:rPr>
              <w:t>Date of birth of the person</w:t>
            </w:r>
          </w:p>
        </w:tc>
        <w:tc>
          <w:tcPr>
            <w:tcW w:w="524"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widowControl w:val="0"/>
              <w:autoSpaceDE w:val="0"/>
              <w:autoSpaceDN w:val="0"/>
              <w:adjustRightInd w:val="0"/>
              <w:spacing w:line="240" w:lineRule="auto"/>
              <w:rPr>
                <w:sz w:val="18"/>
                <w:szCs w:val="18"/>
              </w:rPr>
            </w:pPr>
            <w:r w:rsidRPr="009E5FBF">
              <w:rPr>
                <w:sz w:val="18"/>
                <w:szCs w:val="18"/>
              </w:rPr>
              <w:t>date</w:t>
            </w:r>
          </w:p>
        </w:tc>
      </w:tr>
      <w:tr w:rsidR="00245303"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widowControl w:val="0"/>
              <w:autoSpaceDE w:val="0"/>
              <w:autoSpaceDN w:val="0"/>
              <w:adjustRightInd w:val="0"/>
              <w:spacing w:before="166" w:line="240" w:lineRule="auto"/>
              <w:ind w:left="1134" w:hanging="425"/>
              <w:rPr>
                <w:sz w:val="18"/>
                <w:szCs w:val="18"/>
              </w:rPr>
            </w:pPr>
            <w:r w:rsidRPr="009E5FBF">
              <w:rPr>
                <w:sz w:val="18"/>
                <w:szCs w:val="18"/>
              </w:rPr>
              <w:t>/PersonTitle</w:t>
            </w:r>
          </w:p>
        </w:tc>
        <w:tc>
          <w:tcPr>
            <w:tcW w:w="1917"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pStyle w:val="Body"/>
              <w:rPr>
                <w:rFonts w:cs="Arial"/>
                <w:color w:val="auto"/>
                <w:sz w:val="18"/>
                <w:szCs w:val="18"/>
              </w:rPr>
            </w:pPr>
            <w:r w:rsidRPr="009E5FBF">
              <w:rPr>
                <w:rFonts w:cs="Arial"/>
                <w:color w:val="auto"/>
                <w:sz w:val="18"/>
                <w:szCs w:val="18"/>
              </w:rPr>
              <w:t>Courtesy title of a person</w:t>
            </w:r>
          </w:p>
        </w:tc>
        <w:tc>
          <w:tcPr>
            <w:tcW w:w="524"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widowControl w:val="0"/>
              <w:autoSpaceDE w:val="0"/>
              <w:autoSpaceDN w:val="0"/>
              <w:adjustRightInd w:val="0"/>
              <w:spacing w:line="240" w:lineRule="auto"/>
              <w:rPr>
                <w:sz w:val="18"/>
                <w:szCs w:val="18"/>
              </w:rPr>
            </w:pPr>
            <w:r w:rsidRPr="009E5FBF">
              <w:rPr>
                <w:sz w:val="18"/>
                <w:szCs w:val="18"/>
              </w:rPr>
              <w:t>enum</w:t>
            </w:r>
          </w:p>
        </w:tc>
      </w:tr>
      <w:tr w:rsidR="00245303"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widowControl w:val="0"/>
              <w:autoSpaceDE w:val="0"/>
              <w:autoSpaceDN w:val="0"/>
              <w:adjustRightInd w:val="0"/>
              <w:spacing w:before="166" w:line="240" w:lineRule="auto"/>
              <w:ind w:left="709" w:firstLine="14"/>
              <w:rPr>
                <w:sz w:val="18"/>
                <w:szCs w:val="18"/>
              </w:rPr>
            </w:pPr>
            <w:r w:rsidRPr="009E5FBF">
              <w:rPr>
                <w:sz w:val="18"/>
                <w:szCs w:val="18"/>
              </w:rPr>
              <w:t>/ClientNumber</w:t>
            </w:r>
          </w:p>
        </w:tc>
        <w:tc>
          <w:tcPr>
            <w:tcW w:w="1917"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pStyle w:val="Body"/>
              <w:rPr>
                <w:rFonts w:cs="Arial"/>
                <w:color w:val="auto"/>
                <w:sz w:val="18"/>
                <w:szCs w:val="18"/>
              </w:rPr>
            </w:pPr>
            <w:r w:rsidRPr="009E5FBF">
              <w:rPr>
                <w:rFonts w:cs="Arial"/>
                <w:color w:val="auto"/>
                <w:sz w:val="18"/>
                <w:szCs w:val="18"/>
              </w:rPr>
              <w:t>Primary number of the person</w:t>
            </w:r>
          </w:p>
        </w:tc>
        <w:tc>
          <w:tcPr>
            <w:tcW w:w="524"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rPr>
                <w:sz w:val="18"/>
                <w:szCs w:val="18"/>
              </w:rPr>
            </w:pPr>
            <w:r w:rsidRPr="009E5FBF">
              <w:rPr>
                <w:sz w:val="18"/>
                <w:szCs w:val="18"/>
              </w:rPr>
              <w:t>No</w:t>
            </w:r>
          </w:p>
        </w:tc>
        <w:tc>
          <w:tcPr>
            <w:tcW w:w="599"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widowControl w:val="0"/>
              <w:autoSpaceDE w:val="0"/>
              <w:autoSpaceDN w:val="0"/>
              <w:adjustRightInd w:val="0"/>
              <w:spacing w:line="240" w:lineRule="auto"/>
              <w:rPr>
                <w:sz w:val="18"/>
                <w:szCs w:val="18"/>
              </w:rPr>
            </w:pPr>
            <w:r w:rsidRPr="009E5FBF">
              <w:rPr>
                <w:sz w:val="18"/>
                <w:szCs w:val="18"/>
              </w:rPr>
              <w:t>string</w:t>
            </w:r>
          </w:p>
        </w:tc>
      </w:tr>
      <w:tr w:rsidR="00245303"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widowControl w:val="0"/>
              <w:autoSpaceDE w:val="0"/>
              <w:autoSpaceDN w:val="0"/>
              <w:adjustRightInd w:val="0"/>
              <w:spacing w:before="166" w:line="240" w:lineRule="auto"/>
              <w:ind w:left="709" w:firstLine="14"/>
              <w:rPr>
                <w:sz w:val="18"/>
                <w:szCs w:val="18"/>
              </w:rPr>
            </w:pPr>
            <w:r w:rsidRPr="009E5FBF">
              <w:rPr>
                <w:sz w:val="18"/>
                <w:szCs w:val="18"/>
              </w:rPr>
              <w:t>/ClientNumber2</w:t>
            </w:r>
          </w:p>
        </w:tc>
        <w:tc>
          <w:tcPr>
            <w:tcW w:w="1917"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pStyle w:val="Body"/>
              <w:rPr>
                <w:rFonts w:cs="Arial"/>
                <w:color w:val="auto"/>
                <w:sz w:val="18"/>
                <w:szCs w:val="18"/>
              </w:rPr>
            </w:pPr>
            <w:r w:rsidRPr="009E5FBF">
              <w:rPr>
                <w:rFonts w:cs="Arial"/>
                <w:color w:val="auto"/>
                <w:sz w:val="18"/>
                <w:szCs w:val="18"/>
              </w:rPr>
              <w:t>Secondary number of the person</w:t>
            </w:r>
          </w:p>
        </w:tc>
        <w:tc>
          <w:tcPr>
            <w:tcW w:w="524"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rPr>
                <w:sz w:val="18"/>
                <w:szCs w:val="18"/>
              </w:rPr>
            </w:pPr>
            <w:r w:rsidRPr="009E5FBF">
              <w:rPr>
                <w:sz w:val="18"/>
                <w:szCs w:val="18"/>
              </w:rPr>
              <w:t>No</w:t>
            </w:r>
          </w:p>
        </w:tc>
        <w:tc>
          <w:tcPr>
            <w:tcW w:w="599"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widowControl w:val="0"/>
              <w:autoSpaceDE w:val="0"/>
              <w:autoSpaceDN w:val="0"/>
              <w:adjustRightInd w:val="0"/>
              <w:spacing w:line="240" w:lineRule="auto"/>
              <w:rPr>
                <w:sz w:val="18"/>
                <w:szCs w:val="18"/>
              </w:rPr>
            </w:pPr>
            <w:r w:rsidRPr="009E5FBF">
              <w:rPr>
                <w:sz w:val="18"/>
                <w:szCs w:val="18"/>
              </w:rPr>
              <w:t>string</w:t>
            </w:r>
          </w:p>
        </w:tc>
      </w:tr>
      <w:tr w:rsidR="00245303" w:rsidRPr="009E5FBF" w:rsidTr="00C93ACC">
        <w:tc>
          <w:tcPr>
            <w:tcW w:w="1960"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245303" w:rsidRPr="009E5FBF" w:rsidRDefault="00245303" w:rsidP="00245303">
            <w:pPr>
              <w:widowControl w:val="0"/>
              <w:autoSpaceDE w:val="0"/>
              <w:autoSpaceDN w:val="0"/>
              <w:adjustRightInd w:val="0"/>
              <w:spacing w:before="166" w:line="240" w:lineRule="auto"/>
              <w:ind w:left="709" w:firstLine="14"/>
              <w:rPr>
                <w:sz w:val="18"/>
                <w:szCs w:val="18"/>
              </w:rPr>
            </w:pPr>
            <w:r w:rsidRPr="009E5FBF">
              <w:rPr>
                <w:sz w:val="18"/>
                <w:szCs w:val="18"/>
              </w:rPr>
              <w:lastRenderedPageBreak/>
              <w:t>/PhoneAddressList</w:t>
            </w:r>
          </w:p>
        </w:tc>
        <w:tc>
          <w:tcPr>
            <w:tcW w:w="1917"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245303" w:rsidRPr="009E5FBF" w:rsidRDefault="009C537E" w:rsidP="009C537E">
            <w:pPr>
              <w:pStyle w:val="Body"/>
              <w:tabs>
                <w:tab w:val="clear" w:pos="780"/>
                <w:tab w:val="decimal" w:pos="402"/>
              </w:tabs>
              <w:rPr>
                <w:rFonts w:cs="Arial"/>
                <w:color w:val="auto"/>
                <w:sz w:val="18"/>
                <w:szCs w:val="18"/>
              </w:rPr>
            </w:pPr>
            <w:r w:rsidRPr="009E5FBF">
              <w:rPr>
                <w:rFonts w:cs="Arial"/>
                <w:color w:val="auto"/>
                <w:sz w:val="18"/>
                <w:szCs w:val="18"/>
              </w:rPr>
              <w:t>The list of phone address owned by the party</w:t>
            </w:r>
          </w:p>
        </w:tc>
        <w:tc>
          <w:tcPr>
            <w:tcW w:w="524"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245303" w:rsidRPr="009E5FBF" w:rsidRDefault="005A2E74" w:rsidP="00245303">
            <w:pPr>
              <w:rPr>
                <w:sz w:val="18"/>
                <w:szCs w:val="18"/>
              </w:rPr>
            </w:pPr>
            <w:r w:rsidRPr="009E5FBF">
              <w:rPr>
                <w:sz w:val="18"/>
                <w:szCs w:val="18"/>
              </w:rPr>
              <w:t>No</w:t>
            </w:r>
          </w:p>
        </w:tc>
        <w:tc>
          <w:tcPr>
            <w:tcW w:w="599"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245303" w:rsidRPr="009E5FBF" w:rsidRDefault="00245303" w:rsidP="00245303">
            <w:pPr>
              <w:widowControl w:val="0"/>
              <w:autoSpaceDE w:val="0"/>
              <w:autoSpaceDN w:val="0"/>
              <w:adjustRightInd w:val="0"/>
              <w:spacing w:line="240" w:lineRule="auto"/>
              <w:rPr>
                <w:sz w:val="18"/>
                <w:szCs w:val="18"/>
              </w:rPr>
            </w:pPr>
          </w:p>
        </w:tc>
      </w:tr>
      <w:tr w:rsidR="00245303" w:rsidRPr="009E5FBF" w:rsidTr="00C93ACC">
        <w:tc>
          <w:tcPr>
            <w:tcW w:w="1960"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245303" w:rsidRPr="009E5FBF" w:rsidRDefault="00245303" w:rsidP="00245303">
            <w:pPr>
              <w:widowControl w:val="0"/>
              <w:autoSpaceDE w:val="0"/>
              <w:autoSpaceDN w:val="0"/>
              <w:adjustRightInd w:val="0"/>
              <w:spacing w:before="166" w:line="240" w:lineRule="auto"/>
              <w:ind w:left="851" w:firstLine="14"/>
              <w:rPr>
                <w:sz w:val="18"/>
                <w:szCs w:val="18"/>
              </w:rPr>
            </w:pPr>
            <w:r w:rsidRPr="009E5FBF">
              <w:rPr>
                <w:sz w:val="18"/>
                <w:szCs w:val="18"/>
              </w:rPr>
              <w:t>/PhoneAddress</w:t>
            </w:r>
          </w:p>
        </w:tc>
        <w:tc>
          <w:tcPr>
            <w:tcW w:w="1917"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245303" w:rsidRPr="009E5FBF" w:rsidRDefault="009C537E" w:rsidP="009C537E">
            <w:pPr>
              <w:pStyle w:val="Body"/>
              <w:rPr>
                <w:rFonts w:cs="Arial"/>
                <w:color w:val="auto"/>
                <w:sz w:val="18"/>
                <w:szCs w:val="18"/>
              </w:rPr>
            </w:pPr>
            <w:r w:rsidRPr="009E5FBF">
              <w:rPr>
                <w:rFonts w:cs="Arial"/>
                <w:color w:val="auto"/>
                <w:sz w:val="18"/>
                <w:szCs w:val="18"/>
              </w:rPr>
              <w:t>The phone address owned by the party</w:t>
            </w:r>
          </w:p>
        </w:tc>
        <w:tc>
          <w:tcPr>
            <w:tcW w:w="524"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245303" w:rsidRPr="009E5FBF" w:rsidRDefault="005A2E74" w:rsidP="00245303">
            <w:pPr>
              <w:rPr>
                <w:sz w:val="18"/>
                <w:szCs w:val="18"/>
              </w:rPr>
            </w:pPr>
            <w:r w:rsidRPr="009E5FBF">
              <w:rPr>
                <w:sz w:val="18"/>
                <w:szCs w:val="18"/>
              </w:rPr>
              <w:t>No</w:t>
            </w:r>
          </w:p>
        </w:tc>
        <w:tc>
          <w:tcPr>
            <w:tcW w:w="599"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245303" w:rsidRPr="009E5FBF" w:rsidRDefault="00245303" w:rsidP="00245303">
            <w:pPr>
              <w:widowControl w:val="0"/>
              <w:autoSpaceDE w:val="0"/>
              <w:autoSpaceDN w:val="0"/>
              <w:adjustRightInd w:val="0"/>
              <w:spacing w:line="240" w:lineRule="auto"/>
              <w:rPr>
                <w:sz w:val="18"/>
                <w:szCs w:val="18"/>
              </w:rPr>
            </w:pPr>
          </w:p>
        </w:tc>
      </w:tr>
      <w:tr w:rsidR="00245303"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widowControl w:val="0"/>
              <w:autoSpaceDE w:val="0"/>
              <w:autoSpaceDN w:val="0"/>
              <w:adjustRightInd w:val="0"/>
              <w:spacing w:before="166" w:line="240" w:lineRule="auto"/>
              <w:ind w:left="1134" w:firstLine="14"/>
              <w:rPr>
                <w:sz w:val="18"/>
                <w:szCs w:val="18"/>
              </w:rPr>
            </w:pPr>
            <w:r w:rsidRPr="009E5FBF">
              <w:rPr>
                <w:sz w:val="18"/>
                <w:szCs w:val="18"/>
              </w:rPr>
              <w:t>/CountryCode</w:t>
            </w:r>
          </w:p>
        </w:tc>
        <w:tc>
          <w:tcPr>
            <w:tcW w:w="1917"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9C537E" w:rsidP="00245303">
            <w:pPr>
              <w:pStyle w:val="Body"/>
              <w:rPr>
                <w:rFonts w:cs="Arial"/>
                <w:color w:val="auto"/>
                <w:sz w:val="18"/>
                <w:szCs w:val="18"/>
              </w:rPr>
            </w:pPr>
            <w:r w:rsidRPr="009E5FBF">
              <w:rPr>
                <w:rFonts w:cs="Arial"/>
                <w:color w:val="auto"/>
                <w:sz w:val="18"/>
                <w:szCs w:val="18"/>
              </w:rPr>
              <w:t>The county code of postal address</w:t>
            </w:r>
          </w:p>
        </w:tc>
        <w:tc>
          <w:tcPr>
            <w:tcW w:w="524"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5A2E74" w:rsidP="00245303">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32670" w:rsidP="00245303">
            <w:pPr>
              <w:widowControl w:val="0"/>
              <w:autoSpaceDE w:val="0"/>
              <w:autoSpaceDN w:val="0"/>
              <w:adjustRightInd w:val="0"/>
              <w:spacing w:line="240" w:lineRule="auto"/>
              <w:rPr>
                <w:sz w:val="18"/>
                <w:szCs w:val="18"/>
              </w:rPr>
            </w:pPr>
            <w:r w:rsidRPr="009E5FBF">
              <w:rPr>
                <w:sz w:val="18"/>
                <w:szCs w:val="18"/>
              </w:rPr>
              <w:t>string</w:t>
            </w:r>
          </w:p>
        </w:tc>
      </w:tr>
      <w:tr w:rsidR="00245303"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widowControl w:val="0"/>
              <w:autoSpaceDE w:val="0"/>
              <w:autoSpaceDN w:val="0"/>
              <w:adjustRightInd w:val="0"/>
              <w:spacing w:before="166" w:line="240" w:lineRule="auto"/>
              <w:ind w:left="1134" w:firstLine="14"/>
              <w:rPr>
                <w:sz w:val="18"/>
                <w:szCs w:val="18"/>
              </w:rPr>
            </w:pPr>
            <w:r w:rsidRPr="009E5FBF">
              <w:rPr>
                <w:sz w:val="18"/>
                <w:szCs w:val="18"/>
              </w:rPr>
              <w:t>/AddressCategory</w:t>
            </w:r>
          </w:p>
        </w:tc>
        <w:tc>
          <w:tcPr>
            <w:tcW w:w="1917"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EE6163" w:rsidP="006C264F">
            <w:pPr>
              <w:pStyle w:val="Body"/>
              <w:tabs>
                <w:tab w:val="clear" w:pos="780"/>
              </w:tabs>
              <w:rPr>
                <w:rFonts w:cs="Arial"/>
                <w:color w:val="auto"/>
                <w:sz w:val="18"/>
                <w:szCs w:val="18"/>
              </w:rPr>
            </w:pPr>
            <w:r w:rsidRPr="009E5FBF">
              <w:rPr>
                <w:rFonts w:cs="Arial"/>
                <w:color w:val="auto"/>
                <w:sz w:val="18"/>
                <w:szCs w:val="18"/>
              </w:rPr>
              <w:t>A code identifying the category of the address</w:t>
            </w:r>
          </w:p>
        </w:tc>
        <w:tc>
          <w:tcPr>
            <w:tcW w:w="524"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5A2E74" w:rsidP="00245303">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32670" w:rsidP="00245303">
            <w:pPr>
              <w:widowControl w:val="0"/>
              <w:autoSpaceDE w:val="0"/>
              <w:autoSpaceDN w:val="0"/>
              <w:adjustRightInd w:val="0"/>
              <w:spacing w:line="240" w:lineRule="auto"/>
              <w:rPr>
                <w:sz w:val="18"/>
                <w:szCs w:val="18"/>
              </w:rPr>
            </w:pPr>
            <w:r w:rsidRPr="009E5FBF">
              <w:rPr>
                <w:sz w:val="18"/>
                <w:szCs w:val="18"/>
              </w:rPr>
              <w:t>enum</w:t>
            </w:r>
          </w:p>
        </w:tc>
      </w:tr>
      <w:tr w:rsidR="00245303"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widowControl w:val="0"/>
              <w:autoSpaceDE w:val="0"/>
              <w:autoSpaceDN w:val="0"/>
              <w:adjustRightInd w:val="0"/>
              <w:spacing w:before="166" w:line="240" w:lineRule="auto"/>
              <w:ind w:left="1134" w:firstLine="14"/>
              <w:rPr>
                <w:sz w:val="18"/>
                <w:szCs w:val="18"/>
              </w:rPr>
            </w:pPr>
            <w:r w:rsidRPr="009E5FBF">
              <w:rPr>
                <w:sz w:val="18"/>
                <w:szCs w:val="18"/>
              </w:rPr>
              <w:t>/PhoneNumber</w:t>
            </w:r>
          </w:p>
        </w:tc>
        <w:tc>
          <w:tcPr>
            <w:tcW w:w="1917"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EE6163" w:rsidP="00EE6163">
            <w:pPr>
              <w:pStyle w:val="Body"/>
              <w:rPr>
                <w:rFonts w:cs="Arial"/>
                <w:color w:val="auto"/>
                <w:sz w:val="18"/>
                <w:szCs w:val="18"/>
              </w:rPr>
            </w:pPr>
            <w:r w:rsidRPr="009E5FBF">
              <w:rPr>
                <w:rFonts w:cs="Arial"/>
                <w:color w:val="auto"/>
                <w:sz w:val="18"/>
                <w:szCs w:val="18"/>
              </w:rPr>
              <w:t>The telephone number.</w:t>
            </w:r>
          </w:p>
        </w:tc>
        <w:tc>
          <w:tcPr>
            <w:tcW w:w="524"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5A2E74" w:rsidP="00245303">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32670" w:rsidP="00245303">
            <w:pPr>
              <w:widowControl w:val="0"/>
              <w:autoSpaceDE w:val="0"/>
              <w:autoSpaceDN w:val="0"/>
              <w:adjustRightInd w:val="0"/>
              <w:spacing w:line="240" w:lineRule="auto"/>
              <w:rPr>
                <w:sz w:val="18"/>
                <w:szCs w:val="18"/>
              </w:rPr>
            </w:pPr>
            <w:r w:rsidRPr="009E5FBF">
              <w:rPr>
                <w:sz w:val="18"/>
                <w:szCs w:val="18"/>
              </w:rPr>
              <w:t>String</w:t>
            </w:r>
          </w:p>
        </w:tc>
      </w:tr>
      <w:tr w:rsidR="00245303"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widowControl w:val="0"/>
              <w:autoSpaceDE w:val="0"/>
              <w:autoSpaceDN w:val="0"/>
              <w:adjustRightInd w:val="0"/>
              <w:spacing w:before="166" w:line="240" w:lineRule="auto"/>
              <w:ind w:left="1134" w:firstLine="14"/>
              <w:rPr>
                <w:sz w:val="18"/>
                <w:szCs w:val="18"/>
              </w:rPr>
            </w:pPr>
            <w:r w:rsidRPr="009E5FBF">
              <w:rPr>
                <w:sz w:val="18"/>
                <w:szCs w:val="18"/>
              </w:rPr>
              <w:t>/PhoneType</w:t>
            </w:r>
          </w:p>
        </w:tc>
        <w:tc>
          <w:tcPr>
            <w:tcW w:w="1917"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EE6163" w:rsidP="00245303">
            <w:pPr>
              <w:pStyle w:val="Body"/>
              <w:rPr>
                <w:rFonts w:cs="Arial"/>
                <w:color w:val="auto"/>
                <w:sz w:val="18"/>
                <w:szCs w:val="18"/>
              </w:rPr>
            </w:pPr>
            <w:r w:rsidRPr="009E5FBF">
              <w:rPr>
                <w:rFonts w:cs="Arial"/>
                <w:color w:val="auto"/>
                <w:sz w:val="18"/>
                <w:szCs w:val="18"/>
              </w:rPr>
              <w:t>The type of telephone number.</w:t>
            </w:r>
          </w:p>
        </w:tc>
        <w:tc>
          <w:tcPr>
            <w:tcW w:w="524"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5A2E74" w:rsidP="00245303">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32670" w:rsidP="00245303">
            <w:pPr>
              <w:widowControl w:val="0"/>
              <w:autoSpaceDE w:val="0"/>
              <w:autoSpaceDN w:val="0"/>
              <w:adjustRightInd w:val="0"/>
              <w:spacing w:line="240" w:lineRule="auto"/>
              <w:rPr>
                <w:sz w:val="18"/>
                <w:szCs w:val="18"/>
              </w:rPr>
            </w:pPr>
            <w:r w:rsidRPr="009E5FBF">
              <w:rPr>
                <w:sz w:val="18"/>
                <w:szCs w:val="18"/>
              </w:rPr>
              <w:t>Enum</w:t>
            </w:r>
          </w:p>
        </w:tc>
      </w:tr>
      <w:tr w:rsidR="00245303"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45303" w:rsidP="00245303">
            <w:pPr>
              <w:widowControl w:val="0"/>
              <w:autoSpaceDE w:val="0"/>
              <w:autoSpaceDN w:val="0"/>
              <w:adjustRightInd w:val="0"/>
              <w:spacing w:before="166" w:line="240" w:lineRule="auto"/>
              <w:ind w:left="1134" w:firstLine="14"/>
              <w:rPr>
                <w:sz w:val="18"/>
                <w:szCs w:val="18"/>
              </w:rPr>
            </w:pPr>
            <w:r w:rsidRPr="009E5FBF">
              <w:rPr>
                <w:sz w:val="18"/>
                <w:szCs w:val="18"/>
              </w:rPr>
              <w:t>/</w:t>
            </w:r>
            <w:r w:rsidR="009C537E" w:rsidRPr="009E5FBF">
              <w:rPr>
                <w:sz w:val="18"/>
                <w:szCs w:val="18"/>
              </w:rPr>
              <w:t>Preferred</w:t>
            </w:r>
          </w:p>
        </w:tc>
        <w:tc>
          <w:tcPr>
            <w:tcW w:w="1917"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EE6163" w:rsidP="00EE6163">
            <w:pPr>
              <w:pStyle w:val="Body"/>
              <w:tabs>
                <w:tab w:val="clear" w:pos="780"/>
                <w:tab w:val="decimal" w:pos="0"/>
              </w:tabs>
              <w:rPr>
                <w:rFonts w:cs="Arial"/>
                <w:color w:val="auto"/>
                <w:sz w:val="18"/>
                <w:szCs w:val="18"/>
              </w:rPr>
            </w:pPr>
            <w:r w:rsidRPr="009E5FBF">
              <w:rPr>
                <w:rFonts w:cs="Arial"/>
                <w:color w:val="auto"/>
                <w:sz w:val="18"/>
                <w:szCs w:val="18"/>
              </w:rPr>
              <w:t>Identifies if the telephone address is a preferred one.</w:t>
            </w:r>
          </w:p>
        </w:tc>
        <w:tc>
          <w:tcPr>
            <w:tcW w:w="524"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5A2E74" w:rsidP="00245303">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245303" w:rsidRPr="009E5FBF" w:rsidRDefault="00232670" w:rsidP="00245303">
            <w:pPr>
              <w:widowControl w:val="0"/>
              <w:autoSpaceDE w:val="0"/>
              <w:autoSpaceDN w:val="0"/>
              <w:adjustRightInd w:val="0"/>
              <w:spacing w:line="240" w:lineRule="auto"/>
              <w:rPr>
                <w:sz w:val="18"/>
                <w:szCs w:val="18"/>
              </w:rPr>
            </w:pPr>
            <w:r w:rsidRPr="009E5FBF">
              <w:rPr>
                <w:sz w:val="18"/>
                <w:szCs w:val="18"/>
              </w:rPr>
              <w:t>Enum</w:t>
            </w:r>
          </w:p>
        </w:tc>
      </w:tr>
      <w:tr w:rsidR="009C537E" w:rsidRPr="009E5FBF" w:rsidTr="00C93ACC">
        <w:tc>
          <w:tcPr>
            <w:tcW w:w="1960"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C537E" w:rsidRPr="009E5FBF" w:rsidRDefault="009C537E" w:rsidP="009C537E">
            <w:pPr>
              <w:widowControl w:val="0"/>
              <w:autoSpaceDE w:val="0"/>
              <w:autoSpaceDN w:val="0"/>
              <w:adjustRightInd w:val="0"/>
              <w:spacing w:before="166" w:line="240" w:lineRule="auto"/>
              <w:ind w:left="709" w:firstLine="14"/>
              <w:rPr>
                <w:sz w:val="18"/>
                <w:szCs w:val="18"/>
              </w:rPr>
            </w:pPr>
            <w:r w:rsidRPr="009E5FBF">
              <w:rPr>
                <w:sz w:val="18"/>
                <w:szCs w:val="18"/>
              </w:rPr>
              <w:t>/PostalAddressList</w:t>
            </w:r>
          </w:p>
        </w:tc>
        <w:tc>
          <w:tcPr>
            <w:tcW w:w="1917"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C537E" w:rsidRPr="009E5FBF" w:rsidRDefault="009C537E" w:rsidP="009C537E">
            <w:pPr>
              <w:pStyle w:val="Body"/>
              <w:rPr>
                <w:rFonts w:cs="Arial"/>
                <w:color w:val="auto"/>
                <w:sz w:val="18"/>
                <w:szCs w:val="18"/>
              </w:rPr>
            </w:pPr>
            <w:r w:rsidRPr="009E5FBF">
              <w:rPr>
                <w:rFonts w:cs="Arial"/>
                <w:color w:val="auto"/>
                <w:sz w:val="18"/>
                <w:szCs w:val="18"/>
              </w:rPr>
              <w:t>The list of address owned by the party</w:t>
            </w:r>
          </w:p>
        </w:tc>
        <w:tc>
          <w:tcPr>
            <w:tcW w:w="524"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C537E" w:rsidRPr="009E5FBF" w:rsidRDefault="00E8781A" w:rsidP="009C537E">
            <w:pPr>
              <w:rPr>
                <w:sz w:val="18"/>
                <w:szCs w:val="18"/>
              </w:rPr>
            </w:pPr>
            <w:r w:rsidRPr="009E5FBF">
              <w:rPr>
                <w:sz w:val="18"/>
                <w:szCs w:val="18"/>
              </w:rPr>
              <w:t>No</w:t>
            </w:r>
          </w:p>
        </w:tc>
        <w:tc>
          <w:tcPr>
            <w:tcW w:w="599"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C537E" w:rsidRPr="009E5FBF" w:rsidRDefault="009C537E" w:rsidP="009C537E">
            <w:pPr>
              <w:widowControl w:val="0"/>
              <w:autoSpaceDE w:val="0"/>
              <w:autoSpaceDN w:val="0"/>
              <w:adjustRightInd w:val="0"/>
              <w:spacing w:line="240" w:lineRule="auto"/>
              <w:rPr>
                <w:sz w:val="18"/>
                <w:szCs w:val="18"/>
              </w:rPr>
            </w:pPr>
          </w:p>
        </w:tc>
      </w:tr>
      <w:tr w:rsidR="009C537E" w:rsidRPr="009E5FBF" w:rsidTr="00C93ACC">
        <w:tc>
          <w:tcPr>
            <w:tcW w:w="1960"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C537E" w:rsidRPr="009E5FBF" w:rsidRDefault="009C537E" w:rsidP="009C537E">
            <w:pPr>
              <w:widowControl w:val="0"/>
              <w:autoSpaceDE w:val="0"/>
              <w:autoSpaceDN w:val="0"/>
              <w:adjustRightInd w:val="0"/>
              <w:spacing w:before="166" w:line="240" w:lineRule="auto"/>
              <w:ind w:left="851" w:firstLine="14"/>
              <w:rPr>
                <w:sz w:val="18"/>
                <w:szCs w:val="18"/>
              </w:rPr>
            </w:pPr>
            <w:r w:rsidRPr="009E5FBF">
              <w:rPr>
                <w:sz w:val="18"/>
                <w:szCs w:val="18"/>
              </w:rPr>
              <w:t>/PostalAddress</w:t>
            </w:r>
          </w:p>
        </w:tc>
        <w:tc>
          <w:tcPr>
            <w:tcW w:w="1917"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C537E" w:rsidRPr="009E5FBF" w:rsidRDefault="009C537E" w:rsidP="009C537E">
            <w:pPr>
              <w:pStyle w:val="Body"/>
              <w:rPr>
                <w:rFonts w:cs="Arial"/>
                <w:color w:val="auto"/>
                <w:sz w:val="18"/>
                <w:szCs w:val="18"/>
              </w:rPr>
            </w:pPr>
            <w:r w:rsidRPr="009E5FBF">
              <w:rPr>
                <w:rFonts w:cs="Arial"/>
                <w:color w:val="auto"/>
                <w:sz w:val="18"/>
                <w:szCs w:val="18"/>
              </w:rPr>
              <w:t>The address owned by the party</w:t>
            </w:r>
          </w:p>
        </w:tc>
        <w:tc>
          <w:tcPr>
            <w:tcW w:w="524"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C537E" w:rsidRPr="009E5FBF" w:rsidRDefault="00E8781A" w:rsidP="009C537E">
            <w:pPr>
              <w:rPr>
                <w:sz w:val="18"/>
                <w:szCs w:val="18"/>
              </w:rPr>
            </w:pPr>
            <w:r w:rsidRPr="009E5FBF">
              <w:rPr>
                <w:sz w:val="18"/>
                <w:szCs w:val="18"/>
              </w:rPr>
              <w:t>No</w:t>
            </w:r>
          </w:p>
        </w:tc>
        <w:tc>
          <w:tcPr>
            <w:tcW w:w="599"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C537E" w:rsidRPr="009E5FBF" w:rsidRDefault="009C537E" w:rsidP="009C537E">
            <w:pPr>
              <w:widowControl w:val="0"/>
              <w:autoSpaceDE w:val="0"/>
              <w:autoSpaceDN w:val="0"/>
              <w:adjustRightInd w:val="0"/>
              <w:spacing w:line="240" w:lineRule="auto"/>
              <w:rPr>
                <w:sz w:val="18"/>
                <w:szCs w:val="18"/>
              </w:rPr>
            </w:pPr>
          </w:p>
        </w:tc>
      </w:tr>
      <w:tr w:rsidR="009C537E"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9C537E" w:rsidRPr="009E5FBF" w:rsidRDefault="009C537E" w:rsidP="009C537E">
            <w:pPr>
              <w:widowControl w:val="0"/>
              <w:autoSpaceDE w:val="0"/>
              <w:autoSpaceDN w:val="0"/>
              <w:adjustRightInd w:val="0"/>
              <w:spacing w:before="166" w:line="240" w:lineRule="auto"/>
              <w:ind w:left="1134" w:firstLine="14"/>
              <w:rPr>
                <w:sz w:val="18"/>
                <w:szCs w:val="18"/>
              </w:rPr>
            </w:pPr>
            <w:r w:rsidRPr="009E5FBF">
              <w:rPr>
                <w:sz w:val="18"/>
                <w:szCs w:val="18"/>
              </w:rPr>
              <w:t>/CountryCode</w:t>
            </w:r>
          </w:p>
        </w:tc>
        <w:tc>
          <w:tcPr>
            <w:tcW w:w="1917" w:type="pct"/>
            <w:tcBorders>
              <w:top w:val="single" w:sz="4" w:space="0" w:color="BDD6EE"/>
              <w:left w:val="single" w:sz="4" w:space="0" w:color="BDD6EE"/>
              <w:bottom w:val="single" w:sz="4" w:space="0" w:color="BDD6EE"/>
              <w:right w:val="single" w:sz="4" w:space="0" w:color="BDD6EE"/>
            </w:tcBorders>
            <w:vAlign w:val="center"/>
          </w:tcPr>
          <w:p w:rsidR="009C537E" w:rsidRPr="009E5FBF" w:rsidRDefault="009C537E" w:rsidP="009C537E">
            <w:pPr>
              <w:pStyle w:val="Body"/>
              <w:rPr>
                <w:rFonts w:cs="Arial"/>
                <w:color w:val="auto"/>
                <w:sz w:val="18"/>
                <w:szCs w:val="18"/>
              </w:rPr>
            </w:pPr>
            <w:r w:rsidRPr="009E5FBF">
              <w:rPr>
                <w:rFonts w:cs="Arial"/>
                <w:color w:val="auto"/>
                <w:sz w:val="18"/>
                <w:szCs w:val="18"/>
              </w:rPr>
              <w:t>The county code of postal address</w:t>
            </w:r>
          </w:p>
        </w:tc>
        <w:tc>
          <w:tcPr>
            <w:tcW w:w="524" w:type="pct"/>
            <w:tcBorders>
              <w:top w:val="single" w:sz="4" w:space="0" w:color="BDD6EE"/>
              <w:left w:val="single" w:sz="4" w:space="0" w:color="BDD6EE"/>
              <w:bottom w:val="single" w:sz="4" w:space="0" w:color="BDD6EE"/>
              <w:right w:val="single" w:sz="4" w:space="0" w:color="BDD6EE"/>
            </w:tcBorders>
            <w:vAlign w:val="center"/>
          </w:tcPr>
          <w:p w:rsidR="009C537E" w:rsidRPr="009E5FBF" w:rsidRDefault="005A2E74" w:rsidP="009C537E">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9C537E" w:rsidRPr="009E5FBF" w:rsidRDefault="00DF6339" w:rsidP="009C537E">
            <w:pPr>
              <w:widowControl w:val="0"/>
              <w:autoSpaceDE w:val="0"/>
              <w:autoSpaceDN w:val="0"/>
              <w:adjustRightInd w:val="0"/>
              <w:spacing w:line="240" w:lineRule="auto"/>
              <w:rPr>
                <w:sz w:val="18"/>
                <w:szCs w:val="18"/>
              </w:rPr>
            </w:pPr>
            <w:r w:rsidRPr="009E5FBF">
              <w:rPr>
                <w:sz w:val="18"/>
                <w:szCs w:val="18"/>
              </w:rPr>
              <w:t>String</w:t>
            </w:r>
          </w:p>
        </w:tc>
      </w:tr>
      <w:tr w:rsidR="009C537E"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9C537E" w:rsidRPr="009E5FBF" w:rsidRDefault="009C537E" w:rsidP="009C537E">
            <w:pPr>
              <w:widowControl w:val="0"/>
              <w:autoSpaceDE w:val="0"/>
              <w:autoSpaceDN w:val="0"/>
              <w:adjustRightInd w:val="0"/>
              <w:spacing w:before="166" w:line="240" w:lineRule="auto"/>
              <w:ind w:left="1134" w:firstLine="14"/>
              <w:rPr>
                <w:sz w:val="18"/>
                <w:szCs w:val="18"/>
              </w:rPr>
            </w:pPr>
            <w:r w:rsidRPr="009E5FBF">
              <w:rPr>
                <w:sz w:val="18"/>
                <w:szCs w:val="18"/>
              </w:rPr>
              <w:t>/PostalCode</w:t>
            </w:r>
          </w:p>
        </w:tc>
        <w:tc>
          <w:tcPr>
            <w:tcW w:w="1917" w:type="pct"/>
            <w:tcBorders>
              <w:top w:val="single" w:sz="4" w:space="0" w:color="BDD6EE"/>
              <w:left w:val="single" w:sz="4" w:space="0" w:color="BDD6EE"/>
              <w:bottom w:val="single" w:sz="4" w:space="0" w:color="BDD6EE"/>
              <w:right w:val="single" w:sz="4" w:space="0" w:color="BDD6EE"/>
            </w:tcBorders>
            <w:vAlign w:val="center"/>
          </w:tcPr>
          <w:p w:rsidR="009C537E" w:rsidRPr="009E5FBF" w:rsidRDefault="009C537E" w:rsidP="009C537E">
            <w:pPr>
              <w:pStyle w:val="Body"/>
              <w:tabs>
                <w:tab w:val="clear" w:pos="780"/>
              </w:tabs>
              <w:rPr>
                <w:rFonts w:cs="Arial"/>
                <w:color w:val="auto"/>
                <w:sz w:val="18"/>
                <w:szCs w:val="18"/>
              </w:rPr>
            </w:pPr>
            <w:r w:rsidRPr="009E5FBF">
              <w:rPr>
                <w:rFonts w:cs="Arial"/>
                <w:color w:val="auto"/>
                <w:sz w:val="18"/>
                <w:szCs w:val="18"/>
              </w:rPr>
              <w:t>The postal code of the location of the party</w:t>
            </w:r>
          </w:p>
        </w:tc>
        <w:tc>
          <w:tcPr>
            <w:tcW w:w="524" w:type="pct"/>
            <w:tcBorders>
              <w:top w:val="single" w:sz="4" w:space="0" w:color="BDD6EE"/>
              <w:left w:val="single" w:sz="4" w:space="0" w:color="BDD6EE"/>
              <w:bottom w:val="single" w:sz="4" w:space="0" w:color="BDD6EE"/>
              <w:right w:val="single" w:sz="4" w:space="0" w:color="BDD6EE"/>
            </w:tcBorders>
            <w:vAlign w:val="center"/>
          </w:tcPr>
          <w:p w:rsidR="009C537E" w:rsidRPr="009E5FBF" w:rsidRDefault="005A2E74" w:rsidP="009C537E">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9C537E" w:rsidRPr="009E5FBF" w:rsidRDefault="00DF6339" w:rsidP="009C537E">
            <w:pPr>
              <w:widowControl w:val="0"/>
              <w:autoSpaceDE w:val="0"/>
              <w:autoSpaceDN w:val="0"/>
              <w:adjustRightInd w:val="0"/>
              <w:spacing w:line="240" w:lineRule="auto"/>
              <w:rPr>
                <w:sz w:val="18"/>
                <w:szCs w:val="18"/>
              </w:rPr>
            </w:pPr>
            <w:r w:rsidRPr="009E5FBF">
              <w:rPr>
                <w:sz w:val="18"/>
                <w:szCs w:val="18"/>
              </w:rPr>
              <w:t>String</w:t>
            </w:r>
          </w:p>
        </w:tc>
      </w:tr>
      <w:tr w:rsidR="004E2680"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4E2680" w:rsidRPr="009E5FBF" w:rsidRDefault="004E2680" w:rsidP="00245303">
            <w:pPr>
              <w:widowControl w:val="0"/>
              <w:autoSpaceDE w:val="0"/>
              <w:autoSpaceDN w:val="0"/>
              <w:adjustRightInd w:val="0"/>
              <w:spacing w:before="166" w:line="240" w:lineRule="auto"/>
              <w:ind w:left="1134" w:firstLine="14"/>
              <w:rPr>
                <w:sz w:val="18"/>
                <w:szCs w:val="18"/>
              </w:rPr>
            </w:pPr>
            <w:r w:rsidRPr="009E5FBF">
              <w:rPr>
                <w:sz w:val="18"/>
                <w:szCs w:val="18"/>
              </w:rPr>
              <w:t>/CityName</w:t>
            </w:r>
          </w:p>
        </w:tc>
        <w:tc>
          <w:tcPr>
            <w:tcW w:w="1917" w:type="pct"/>
            <w:tcBorders>
              <w:top w:val="single" w:sz="4" w:space="0" w:color="BDD6EE"/>
              <w:left w:val="single" w:sz="4" w:space="0" w:color="BDD6EE"/>
              <w:bottom w:val="single" w:sz="4" w:space="0" w:color="BDD6EE"/>
              <w:right w:val="single" w:sz="4" w:space="0" w:color="BDD6EE"/>
            </w:tcBorders>
            <w:vAlign w:val="center"/>
          </w:tcPr>
          <w:p w:rsidR="004E2680" w:rsidRPr="009E5FBF" w:rsidRDefault="009C537E" w:rsidP="00245303">
            <w:pPr>
              <w:pStyle w:val="Body"/>
              <w:rPr>
                <w:rFonts w:cs="Arial"/>
                <w:color w:val="auto"/>
                <w:sz w:val="18"/>
                <w:szCs w:val="18"/>
              </w:rPr>
            </w:pPr>
            <w:r w:rsidRPr="009E5FBF">
              <w:rPr>
                <w:rFonts w:cs="Arial"/>
                <w:color w:val="auto"/>
                <w:sz w:val="18"/>
                <w:szCs w:val="18"/>
              </w:rPr>
              <w:t>The name of the city of the postal address.</w:t>
            </w:r>
          </w:p>
        </w:tc>
        <w:tc>
          <w:tcPr>
            <w:tcW w:w="524" w:type="pct"/>
            <w:tcBorders>
              <w:top w:val="single" w:sz="4" w:space="0" w:color="BDD6EE"/>
              <w:left w:val="single" w:sz="4" w:space="0" w:color="BDD6EE"/>
              <w:bottom w:val="single" w:sz="4" w:space="0" w:color="BDD6EE"/>
              <w:right w:val="single" w:sz="4" w:space="0" w:color="BDD6EE"/>
            </w:tcBorders>
            <w:vAlign w:val="center"/>
          </w:tcPr>
          <w:p w:rsidR="004E2680" w:rsidRPr="009E5FBF" w:rsidRDefault="005A2E74" w:rsidP="00245303">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4E2680" w:rsidRPr="009E5FBF" w:rsidRDefault="00DF6339" w:rsidP="00245303">
            <w:pPr>
              <w:widowControl w:val="0"/>
              <w:autoSpaceDE w:val="0"/>
              <w:autoSpaceDN w:val="0"/>
              <w:adjustRightInd w:val="0"/>
              <w:spacing w:line="240" w:lineRule="auto"/>
              <w:rPr>
                <w:sz w:val="18"/>
                <w:szCs w:val="18"/>
              </w:rPr>
            </w:pPr>
            <w:r w:rsidRPr="009E5FBF">
              <w:rPr>
                <w:sz w:val="18"/>
                <w:szCs w:val="18"/>
              </w:rPr>
              <w:t>String</w:t>
            </w:r>
          </w:p>
        </w:tc>
      </w:tr>
      <w:tr w:rsidR="004E2680"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4E2680" w:rsidRPr="009E5FBF" w:rsidRDefault="004E2680" w:rsidP="00245303">
            <w:pPr>
              <w:widowControl w:val="0"/>
              <w:autoSpaceDE w:val="0"/>
              <w:autoSpaceDN w:val="0"/>
              <w:adjustRightInd w:val="0"/>
              <w:spacing w:before="166" w:line="240" w:lineRule="auto"/>
              <w:ind w:left="1134" w:firstLine="14"/>
              <w:rPr>
                <w:sz w:val="18"/>
                <w:szCs w:val="18"/>
              </w:rPr>
            </w:pPr>
            <w:r w:rsidRPr="009E5FBF">
              <w:rPr>
                <w:sz w:val="18"/>
                <w:szCs w:val="18"/>
              </w:rPr>
              <w:t>/Street</w:t>
            </w:r>
          </w:p>
        </w:tc>
        <w:tc>
          <w:tcPr>
            <w:tcW w:w="1917" w:type="pct"/>
            <w:tcBorders>
              <w:top w:val="single" w:sz="4" w:space="0" w:color="BDD6EE"/>
              <w:left w:val="single" w:sz="4" w:space="0" w:color="BDD6EE"/>
              <w:bottom w:val="single" w:sz="4" w:space="0" w:color="BDD6EE"/>
              <w:right w:val="single" w:sz="4" w:space="0" w:color="BDD6EE"/>
            </w:tcBorders>
            <w:vAlign w:val="center"/>
          </w:tcPr>
          <w:p w:rsidR="004E2680" w:rsidRPr="009E5FBF" w:rsidRDefault="009C537E" w:rsidP="00245303">
            <w:pPr>
              <w:pStyle w:val="Body"/>
              <w:rPr>
                <w:rFonts w:cs="Arial"/>
                <w:color w:val="auto"/>
                <w:sz w:val="18"/>
                <w:szCs w:val="18"/>
              </w:rPr>
            </w:pPr>
            <w:r w:rsidRPr="009E5FBF">
              <w:rPr>
                <w:rFonts w:cs="Arial"/>
                <w:color w:val="auto"/>
                <w:sz w:val="18"/>
                <w:szCs w:val="18"/>
              </w:rPr>
              <w:t>The name of the street of the postal address</w:t>
            </w:r>
          </w:p>
        </w:tc>
        <w:tc>
          <w:tcPr>
            <w:tcW w:w="524" w:type="pct"/>
            <w:tcBorders>
              <w:top w:val="single" w:sz="4" w:space="0" w:color="BDD6EE"/>
              <w:left w:val="single" w:sz="4" w:space="0" w:color="BDD6EE"/>
              <w:bottom w:val="single" w:sz="4" w:space="0" w:color="BDD6EE"/>
              <w:right w:val="single" w:sz="4" w:space="0" w:color="BDD6EE"/>
            </w:tcBorders>
            <w:vAlign w:val="center"/>
          </w:tcPr>
          <w:p w:rsidR="004E2680" w:rsidRPr="009E5FBF" w:rsidRDefault="005A2E74" w:rsidP="00245303">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4E2680" w:rsidRPr="009E5FBF" w:rsidRDefault="00DF6339" w:rsidP="00245303">
            <w:pPr>
              <w:widowControl w:val="0"/>
              <w:autoSpaceDE w:val="0"/>
              <w:autoSpaceDN w:val="0"/>
              <w:adjustRightInd w:val="0"/>
              <w:spacing w:line="240" w:lineRule="auto"/>
              <w:rPr>
                <w:sz w:val="18"/>
                <w:szCs w:val="18"/>
              </w:rPr>
            </w:pPr>
            <w:r w:rsidRPr="009E5FBF">
              <w:rPr>
                <w:sz w:val="18"/>
                <w:szCs w:val="18"/>
              </w:rPr>
              <w:t>String</w:t>
            </w:r>
          </w:p>
        </w:tc>
      </w:tr>
      <w:tr w:rsidR="004E2680"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4E2680" w:rsidRPr="009E5FBF" w:rsidRDefault="004E2680" w:rsidP="00245303">
            <w:pPr>
              <w:widowControl w:val="0"/>
              <w:autoSpaceDE w:val="0"/>
              <w:autoSpaceDN w:val="0"/>
              <w:adjustRightInd w:val="0"/>
              <w:spacing w:before="166" w:line="240" w:lineRule="auto"/>
              <w:ind w:left="1134" w:firstLine="14"/>
              <w:rPr>
                <w:sz w:val="18"/>
                <w:szCs w:val="18"/>
              </w:rPr>
            </w:pPr>
            <w:r w:rsidRPr="009E5FBF">
              <w:rPr>
                <w:sz w:val="18"/>
                <w:szCs w:val="18"/>
              </w:rPr>
              <w:t>/StreetNumber</w:t>
            </w:r>
          </w:p>
        </w:tc>
        <w:tc>
          <w:tcPr>
            <w:tcW w:w="1917" w:type="pct"/>
            <w:tcBorders>
              <w:top w:val="single" w:sz="4" w:space="0" w:color="BDD6EE"/>
              <w:left w:val="single" w:sz="4" w:space="0" w:color="BDD6EE"/>
              <w:bottom w:val="single" w:sz="4" w:space="0" w:color="BDD6EE"/>
              <w:right w:val="single" w:sz="4" w:space="0" w:color="BDD6EE"/>
            </w:tcBorders>
            <w:vAlign w:val="center"/>
          </w:tcPr>
          <w:p w:rsidR="004E2680" w:rsidRPr="009E5FBF" w:rsidRDefault="009C537E" w:rsidP="009C537E">
            <w:pPr>
              <w:pStyle w:val="Body"/>
              <w:tabs>
                <w:tab w:val="clear" w:pos="780"/>
                <w:tab w:val="decimal" w:pos="686"/>
              </w:tabs>
              <w:rPr>
                <w:rFonts w:cs="Arial"/>
                <w:color w:val="auto"/>
                <w:sz w:val="18"/>
                <w:szCs w:val="18"/>
              </w:rPr>
            </w:pPr>
            <w:r w:rsidRPr="009E5FBF">
              <w:rPr>
                <w:rFonts w:cs="Arial"/>
                <w:color w:val="auto"/>
                <w:sz w:val="18"/>
                <w:szCs w:val="18"/>
              </w:rPr>
              <w:t>The number of the street of the postal address.</w:t>
            </w:r>
          </w:p>
        </w:tc>
        <w:tc>
          <w:tcPr>
            <w:tcW w:w="524" w:type="pct"/>
            <w:tcBorders>
              <w:top w:val="single" w:sz="4" w:space="0" w:color="BDD6EE"/>
              <w:left w:val="single" w:sz="4" w:space="0" w:color="BDD6EE"/>
              <w:bottom w:val="single" w:sz="4" w:space="0" w:color="BDD6EE"/>
              <w:right w:val="single" w:sz="4" w:space="0" w:color="BDD6EE"/>
            </w:tcBorders>
            <w:vAlign w:val="center"/>
          </w:tcPr>
          <w:p w:rsidR="004E2680" w:rsidRPr="009E5FBF" w:rsidRDefault="005A2E74" w:rsidP="00245303">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4E2680" w:rsidRPr="009E5FBF" w:rsidRDefault="00DF6339" w:rsidP="00245303">
            <w:pPr>
              <w:widowControl w:val="0"/>
              <w:autoSpaceDE w:val="0"/>
              <w:autoSpaceDN w:val="0"/>
              <w:adjustRightInd w:val="0"/>
              <w:spacing w:line="240" w:lineRule="auto"/>
              <w:rPr>
                <w:sz w:val="18"/>
                <w:szCs w:val="18"/>
              </w:rPr>
            </w:pPr>
            <w:r w:rsidRPr="009E5FBF">
              <w:rPr>
                <w:sz w:val="18"/>
                <w:szCs w:val="18"/>
              </w:rPr>
              <w:t>String</w:t>
            </w:r>
          </w:p>
        </w:tc>
      </w:tr>
      <w:tr w:rsidR="004E2680"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4E2680" w:rsidRPr="009E5FBF" w:rsidRDefault="004E2680" w:rsidP="00245303">
            <w:pPr>
              <w:widowControl w:val="0"/>
              <w:autoSpaceDE w:val="0"/>
              <w:autoSpaceDN w:val="0"/>
              <w:adjustRightInd w:val="0"/>
              <w:spacing w:before="166" w:line="240" w:lineRule="auto"/>
              <w:ind w:left="1134" w:firstLine="14"/>
              <w:rPr>
                <w:sz w:val="18"/>
                <w:szCs w:val="18"/>
              </w:rPr>
            </w:pPr>
            <w:r w:rsidRPr="009E5FBF">
              <w:rPr>
                <w:sz w:val="18"/>
                <w:szCs w:val="18"/>
              </w:rPr>
              <w:t>/StreetNumber2</w:t>
            </w:r>
          </w:p>
        </w:tc>
        <w:tc>
          <w:tcPr>
            <w:tcW w:w="1917" w:type="pct"/>
            <w:tcBorders>
              <w:top w:val="single" w:sz="4" w:space="0" w:color="BDD6EE"/>
              <w:left w:val="single" w:sz="4" w:space="0" w:color="BDD6EE"/>
              <w:bottom w:val="single" w:sz="4" w:space="0" w:color="BDD6EE"/>
              <w:right w:val="single" w:sz="4" w:space="0" w:color="BDD6EE"/>
            </w:tcBorders>
            <w:vAlign w:val="center"/>
          </w:tcPr>
          <w:p w:rsidR="004E2680" w:rsidRPr="009E5FBF" w:rsidRDefault="009C537E" w:rsidP="00245303">
            <w:pPr>
              <w:pStyle w:val="Body"/>
              <w:rPr>
                <w:rFonts w:cs="Arial"/>
                <w:color w:val="auto"/>
                <w:sz w:val="18"/>
                <w:szCs w:val="18"/>
              </w:rPr>
            </w:pPr>
            <w:r w:rsidRPr="009E5FBF">
              <w:rPr>
                <w:rFonts w:cs="Arial"/>
                <w:color w:val="auto"/>
                <w:sz w:val="18"/>
                <w:szCs w:val="18"/>
              </w:rPr>
              <w:t>Second street number, extra information.</w:t>
            </w:r>
          </w:p>
        </w:tc>
        <w:tc>
          <w:tcPr>
            <w:tcW w:w="524" w:type="pct"/>
            <w:tcBorders>
              <w:top w:val="single" w:sz="4" w:space="0" w:color="BDD6EE"/>
              <w:left w:val="single" w:sz="4" w:space="0" w:color="BDD6EE"/>
              <w:bottom w:val="single" w:sz="4" w:space="0" w:color="BDD6EE"/>
              <w:right w:val="single" w:sz="4" w:space="0" w:color="BDD6EE"/>
            </w:tcBorders>
            <w:vAlign w:val="center"/>
          </w:tcPr>
          <w:p w:rsidR="004E2680" w:rsidRPr="009E5FBF" w:rsidRDefault="005A2E74" w:rsidP="00245303">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4E2680" w:rsidRPr="009E5FBF" w:rsidRDefault="00DF6339" w:rsidP="00245303">
            <w:pPr>
              <w:widowControl w:val="0"/>
              <w:autoSpaceDE w:val="0"/>
              <w:autoSpaceDN w:val="0"/>
              <w:adjustRightInd w:val="0"/>
              <w:spacing w:line="240" w:lineRule="auto"/>
              <w:rPr>
                <w:sz w:val="18"/>
                <w:szCs w:val="18"/>
              </w:rPr>
            </w:pPr>
            <w:r w:rsidRPr="009E5FBF">
              <w:rPr>
                <w:sz w:val="18"/>
                <w:szCs w:val="18"/>
              </w:rPr>
              <w:t>String</w:t>
            </w:r>
          </w:p>
        </w:tc>
      </w:tr>
      <w:tr w:rsidR="009C537E"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9C537E" w:rsidRPr="009E5FBF" w:rsidRDefault="009C537E" w:rsidP="009C537E">
            <w:pPr>
              <w:widowControl w:val="0"/>
              <w:autoSpaceDE w:val="0"/>
              <w:autoSpaceDN w:val="0"/>
              <w:adjustRightInd w:val="0"/>
              <w:spacing w:before="166" w:line="240" w:lineRule="auto"/>
              <w:ind w:left="1134" w:firstLine="14"/>
              <w:rPr>
                <w:sz w:val="18"/>
                <w:szCs w:val="18"/>
              </w:rPr>
            </w:pPr>
            <w:r w:rsidRPr="009E5FBF">
              <w:rPr>
                <w:sz w:val="18"/>
                <w:szCs w:val="18"/>
              </w:rPr>
              <w:t>/AddressCategory</w:t>
            </w:r>
          </w:p>
        </w:tc>
        <w:tc>
          <w:tcPr>
            <w:tcW w:w="1917" w:type="pct"/>
            <w:tcBorders>
              <w:top w:val="single" w:sz="4" w:space="0" w:color="BDD6EE"/>
              <w:left w:val="single" w:sz="4" w:space="0" w:color="BDD6EE"/>
              <w:bottom w:val="single" w:sz="4" w:space="0" w:color="BDD6EE"/>
              <w:right w:val="single" w:sz="4" w:space="0" w:color="BDD6EE"/>
            </w:tcBorders>
            <w:vAlign w:val="center"/>
          </w:tcPr>
          <w:p w:rsidR="009C537E" w:rsidRPr="009E5FBF" w:rsidRDefault="009C537E" w:rsidP="009C537E">
            <w:pPr>
              <w:pStyle w:val="Body"/>
              <w:tabs>
                <w:tab w:val="clear" w:pos="780"/>
              </w:tabs>
              <w:rPr>
                <w:rFonts w:cs="Arial"/>
                <w:color w:val="auto"/>
                <w:sz w:val="18"/>
                <w:szCs w:val="18"/>
              </w:rPr>
            </w:pPr>
            <w:r w:rsidRPr="009E5FBF">
              <w:rPr>
                <w:rFonts w:cs="Arial"/>
                <w:color w:val="auto"/>
                <w:sz w:val="18"/>
                <w:szCs w:val="18"/>
              </w:rPr>
              <w:t>A code identifying the category of the address</w:t>
            </w:r>
          </w:p>
        </w:tc>
        <w:tc>
          <w:tcPr>
            <w:tcW w:w="524" w:type="pct"/>
            <w:tcBorders>
              <w:top w:val="single" w:sz="4" w:space="0" w:color="BDD6EE"/>
              <w:left w:val="single" w:sz="4" w:space="0" w:color="BDD6EE"/>
              <w:bottom w:val="single" w:sz="4" w:space="0" w:color="BDD6EE"/>
              <w:right w:val="single" w:sz="4" w:space="0" w:color="BDD6EE"/>
            </w:tcBorders>
            <w:vAlign w:val="center"/>
          </w:tcPr>
          <w:p w:rsidR="009C537E" w:rsidRPr="009E5FBF" w:rsidRDefault="005A2E74" w:rsidP="009C537E">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9C537E" w:rsidRPr="009E5FBF" w:rsidRDefault="00DF6339" w:rsidP="009C537E">
            <w:pPr>
              <w:widowControl w:val="0"/>
              <w:autoSpaceDE w:val="0"/>
              <w:autoSpaceDN w:val="0"/>
              <w:adjustRightInd w:val="0"/>
              <w:spacing w:line="240" w:lineRule="auto"/>
              <w:rPr>
                <w:sz w:val="18"/>
                <w:szCs w:val="18"/>
              </w:rPr>
            </w:pPr>
            <w:r w:rsidRPr="009E5FBF">
              <w:rPr>
                <w:sz w:val="18"/>
                <w:szCs w:val="18"/>
              </w:rPr>
              <w:t>Enum</w:t>
            </w:r>
          </w:p>
        </w:tc>
      </w:tr>
      <w:tr w:rsidR="009C537E"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9C537E" w:rsidRPr="009E5FBF" w:rsidRDefault="009C537E" w:rsidP="009C537E">
            <w:pPr>
              <w:widowControl w:val="0"/>
              <w:autoSpaceDE w:val="0"/>
              <w:autoSpaceDN w:val="0"/>
              <w:adjustRightInd w:val="0"/>
              <w:spacing w:before="166" w:line="240" w:lineRule="auto"/>
              <w:ind w:left="1134" w:firstLine="14"/>
              <w:rPr>
                <w:sz w:val="18"/>
                <w:szCs w:val="18"/>
              </w:rPr>
            </w:pPr>
            <w:r w:rsidRPr="009E5FBF">
              <w:rPr>
                <w:sz w:val="18"/>
                <w:szCs w:val="18"/>
              </w:rPr>
              <w:t>/Preferred</w:t>
            </w:r>
          </w:p>
        </w:tc>
        <w:tc>
          <w:tcPr>
            <w:tcW w:w="1917" w:type="pct"/>
            <w:tcBorders>
              <w:top w:val="single" w:sz="4" w:space="0" w:color="BDD6EE"/>
              <w:left w:val="single" w:sz="4" w:space="0" w:color="BDD6EE"/>
              <w:bottom w:val="single" w:sz="4" w:space="0" w:color="BDD6EE"/>
              <w:right w:val="single" w:sz="4" w:space="0" w:color="BDD6EE"/>
            </w:tcBorders>
            <w:vAlign w:val="center"/>
          </w:tcPr>
          <w:p w:rsidR="009C537E" w:rsidRPr="009E5FBF" w:rsidRDefault="009C537E" w:rsidP="009C537E">
            <w:pPr>
              <w:pStyle w:val="Body"/>
              <w:tabs>
                <w:tab w:val="clear" w:pos="780"/>
              </w:tabs>
              <w:rPr>
                <w:rFonts w:cs="Arial"/>
                <w:color w:val="auto"/>
                <w:sz w:val="18"/>
                <w:szCs w:val="18"/>
              </w:rPr>
            </w:pPr>
            <w:r w:rsidRPr="009E5FBF">
              <w:rPr>
                <w:rFonts w:cs="Arial"/>
                <w:color w:val="auto"/>
                <w:sz w:val="18"/>
                <w:szCs w:val="18"/>
              </w:rPr>
              <w:t>Identifies if the postal address is a preferred one.</w:t>
            </w:r>
          </w:p>
        </w:tc>
        <w:tc>
          <w:tcPr>
            <w:tcW w:w="524" w:type="pct"/>
            <w:tcBorders>
              <w:top w:val="single" w:sz="4" w:space="0" w:color="BDD6EE"/>
              <w:left w:val="single" w:sz="4" w:space="0" w:color="BDD6EE"/>
              <w:bottom w:val="single" w:sz="4" w:space="0" w:color="BDD6EE"/>
              <w:right w:val="single" w:sz="4" w:space="0" w:color="BDD6EE"/>
            </w:tcBorders>
            <w:vAlign w:val="center"/>
          </w:tcPr>
          <w:p w:rsidR="009C537E" w:rsidRPr="009E5FBF" w:rsidRDefault="005A2E74" w:rsidP="009C537E">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9C537E" w:rsidRPr="009E5FBF" w:rsidRDefault="00DF6339" w:rsidP="009C537E">
            <w:pPr>
              <w:widowControl w:val="0"/>
              <w:autoSpaceDE w:val="0"/>
              <w:autoSpaceDN w:val="0"/>
              <w:adjustRightInd w:val="0"/>
              <w:spacing w:line="240" w:lineRule="auto"/>
              <w:rPr>
                <w:sz w:val="18"/>
                <w:szCs w:val="18"/>
              </w:rPr>
            </w:pPr>
            <w:r w:rsidRPr="009E5FBF">
              <w:rPr>
                <w:sz w:val="18"/>
                <w:szCs w:val="18"/>
              </w:rPr>
              <w:t>Enum</w:t>
            </w:r>
          </w:p>
        </w:tc>
      </w:tr>
      <w:tr w:rsidR="009C537E" w:rsidRPr="009E5FBF" w:rsidTr="00C93ACC">
        <w:tc>
          <w:tcPr>
            <w:tcW w:w="1960"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C537E" w:rsidRPr="009E5FBF" w:rsidRDefault="009C537E" w:rsidP="009C537E">
            <w:pPr>
              <w:widowControl w:val="0"/>
              <w:autoSpaceDE w:val="0"/>
              <w:autoSpaceDN w:val="0"/>
              <w:adjustRightInd w:val="0"/>
              <w:spacing w:before="166" w:line="240" w:lineRule="auto"/>
              <w:ind w:left="709" w:firstLine="14"/>
              <w:rPr>
                <w:sz w:val="18"/>
                <w:szCs w:val="18"/>
              </w:rPr>
            </w:pPr>
            <w:r w:rsidRPr="009E5FBF">
              <w:rPr>
                <w:sz w:val="18"/>
                <w:szCs w:val="18"/>
              </w:rPr>
              <w:t>/EMailAddressList</w:t>
            </w:r>
          </w:p>
        </w:tc>
        <w:tc>
          <w:tcPr>
            <w:tcW w:w="1917"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C537E" w:rsidRPr="009E5FBF" w:rsidRDefault="00CF6269" w:rsidP="000E64AE">
            <w:pPr>
              <w:pStyle w:val="Body"/>
              <w:tabs>
                <w:tab w:val="clear" w:pos="780"/>
                <w:tab w:val="decimal" w:pos="119"/>
              </w:tabs>
              <w:rPr>
                <w:rFonts w:cs="Arial"/>
                <w:color w:val="auto"/>
                <w:sz w:val="18"/>
                <w:szCs w:val="18"/>
              </w:rPr>
            </w:pPr>
            <w:r w:rsidRPr="009E5FBF">
              <w:rPr>
                <w:rFonts w:cs="Arial"/>
                <w:color w:val="auto"/>
                <w:sz w:val="18"/>
                <w:szCs w:val="18"/>
              </w:rPr>
              <w:t>The list of email address owned by the party</w:t>
            </w:r>
          </w:p>
        </w:tc>
        <w:tc>
          <w:tcPr>
            <w:tcW w:w="524"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C537E" w:rsidRPr="009E5FBF" w:rsidRDefault="005A2E74" w:rsidP="009C537E">
            <w:pPr>
              <w:rPr>
                <w:sz w:val="18"/>
                <w:szCs w:val="18"/>
              </w:rPr>
            </w:pPr>
            <w:r w:rsidRPr="009E5FBF">
              <w:rPr>
                <w:sz w:val="18"/>
                <w:szCs w:val="18"/>
              </w:rPr>
              <w:t>No</w:t>
            </w:r>
          </w:p>
        </w:tc>
        <w:tc>
          <w:tcPr>
            <w:tcW w:w="599"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C537E" w:rsidRPr="009E5FBF" w:rsidRDefault="009C537E" w:rsidP="009C537E">
            <w:pPr>
              <w:widowControl w:val="0"/>
              <w:autoSpaceDE w:val="0"/>
              <w:autoSpaceDN w:val="0"/>
              <w:adjustRightInd w:val="0"/>
              <w:spacing w:line="240" w:lineRule="auto"/>
              <w:rPr>
                <w:sz w:val="18"/>
                <w:szCs w:val="18"/>
              </w:rPr>
            </w:pPr>
          </w:p>
        </w:tc>
      </w:tr>
      <w:tr w:rsidR="009C537E" w:rsidRPr="009E5FBF" w:rsidTr="00C93ACC">
        <w:tc>
          <w:tcPr>
            <w:tcW w:w="1960"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C537E" w:rsidRPr="009E5FBF" w:rsidRDefault="009C537E" w:rsidP="009C537E">
            <w:pPr>
              <w:widowControl w:val="0"/>
              <w:autoSpaceDE w:val="0"/>
              <w:autoSpaceDN w:val="0"/>
              <w:adjustRightInd w:val="0"/>
              <w:spacing w:before="166" w:line="240" w:lineRule="auto"/>
              <w:ind w:left="851" w:firstLine="14"/>
              <w:rPr>
                <w:sz w:val="18"/>
                <w:szCs w:val="18"/>
              </w:rPr>
            </w:pPr>
            <w:r w:rsidRPr="009E5FBF">
              <w:rPr>
                <w:sz w:val="18"/>
                <w:szCs w:val="18"/>
              </w:rPr>
              <w:t>/EMailAddress</w:t>
            </w:r>
          </w:p>
        </w:tc>
        <w:tc>
          <w:tcPr>
            <w:tcW w:w="1917"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C537E" w:rsidRPr="009E5FBF" w:rsidRDefault="00CF6269" w:rsidP="00CF6269">
            <w:pPr>
              <w:pStyle w:val="Body"/>
              <w:rPr>
                <w:rFonts w:cs="Arial"/>
                <w:color w:val="auto"/>
                <w:sz w:val="18"/>
                <w:szCs w:val="18"/>
              </w:rPr>
            </w:pPr>
            <w:r w:rsidRPr="009E5FBF">
              <w:rPr>
                <w:rFonts w:cs="Arial"/>
                <w:color w:val="auto"/>
                <w:sz w:val="18"/>
                <w:szCs w:val="18"/>
              </w:rPr>
              <w:t>The email address owned by the party</w:t>
            </w:r>
          </w:p>
        </w:tc>
        <w:tc>
          <w:tcPr>
            <w:tcW w:w="524"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C537E" w:rsidRPr="009E5FBF" w:rsidRDefault="005A2E74" w:rsidP="009C537E">
            <w:pPr>
              <w:rPr>
                <w:sz w:val="18"/>
                <w:szCs w:val="18"/>
              </w:rPr>
            </w:pPr>
            <w:r w:rsidRPr="009E5FBF">
              <w:rPr>
                <w:sz w:val="18"/>
                <w:szCs w:val="18"/>
              </w:rPr>
              <w:t>No</w:t>
            </w:r>
          </w:p>
        </w:tc>
        <w:tc>
          <w:tcPr>
            <w:tcW w:w="599"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C537E" w:rsidRPr="009E5FBF" w:rsidRDefault="009C537E" w:rsidP="009C537E">
            <w:pPr>
              <w:widowControl w:val="0"/>
              <w:autoSpaceDE w:val="0"/>
              <w:autoSpaceDN w:val="0"/>
              <w:adjustRightInd w:val="0"/>
              <w:spacing w:line="240" w:lineRule="auto"/>
              <w:rPr>
                <w:sz w:val="18"/>
                <w:szCs w:val="18"/>
              </w:rPr>
            </w:pPr>
          </w:p>
        </w:tc>
      </w:tr>
      <w:tr w:rsidR="009C537E"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9C537E" w:rsidRPr="009E5FBF" w:rsidRDefault="009C537E" w:rsidP="009C537E">
            <w:pPr>
              <w:widowControl w:val="0"/>
              <w:autoSpaceDE w:val="0"/>
              <w:autoSpaceDN w:val="0"/>
              <w:adjustRightInd w:val="0"/>
              <w:spacing w:before="166" w:line="240" w:lineRule="auto"/>
              <w:ind w:left="1134" w:firstLine="14"/>
              <w:rPr>
                <w:sz w:val="18"/>
                <w:szCs w:val="18"/>
              </w:rPr>
            </w:pPr>
            <w:r w:rsidRPr="009E5FBF">
              <w:rPr>
                <w:sz w:val="18"/>
                <w:szCs w:val="18"/>
              </w:rPr>
              <w:t>/AddressCategory</w:t>
            </w:r>
          </w:p>
        </w:tc>
        <w:tc>
          <w:tcPr>
            <w:tcW w:w="1917" w:type="pct"/>
            <w:tcBorders>
              <w:top w:val="single" w:sz="4" w:space="0" w:color="BDD6EE"/>
              <w:left w:val="single" w:sz="4" w:space="0" w:color="BDD6EE"/>
              <w:bottom w:val="single" w:sz="4" w:space="0" w:color="BDD6EE"/>
              <w:right w:val="single" w:sz="4" w:space="0" w:color="BDD6EE"/>
            </w:tcBorders>
            <w:vAlign w:val="center"/>
          </w:tcPr>
          <w:p w:rsidR="009C537E" w:rsidRPr="009E5FBF" w:rsidRDefault="00CF6269" w:rsidP="00CF6269">
            <w:pPr>
              <w:pStyle w:val="Body"/>
              <w:tabs>
                <w:tab w:val="clear" w:pos="780"/>
                <w:tab w:val="decimal" w:pos="544"/>
              </w:tabs>
              <w:rPr>
                <w:rFonts w:cs="Arial"/>
                <w:color w:val="auto"/>
                <w:sz w:val="18"/>
                <w:szCs w:val="18"/>
              </w:rPr>
            </w:pPr>
            <w:r w:rsidRPr="009E5FBF">
              <w:rPr>
                <w:rFonts w:cs="Arial"/>
                <w:color w:val="auto"/>
                <w:sz w:val="18"/>
                <w:szCs w:val="18"/>
              </w:rPr>
              <w:t>A code identifying the category of the address</w:t>
            </w:r>
          </w:p>
        </w:tc>
        <w:tc>
          <w:tcPr>
            <w:tcW w:w="524" w:type="pct"/>
            <w:tcBorders>
              <w:top w:val="single" w:sz="4" w:space="0" w:color="BDD6EE"/>
              <w:left w:val="single" w:sz="4" w:space="0" w:color="BDD6EE"/>
              <w:bottom w:val="single" w:sz="4" w:space="0" w:color="BDD6EE"/>
              <w:right w:val="single" w:sz="4" w:space="0" w:color="BDD6EE"/>
            </w:tcBorders>
            <w:vAlign w:val="center"/>
          </w:tcPr>
          <w:p w:rsidR="009C537E" w:rsidRPr="009E5FBF" w:rsidRDefault="005A2E74" w:rsidP="009C537E">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9C537E" w:rsidRPr="009E5FBF" w:rsidRDefault="000E64AE" w:rsidP="009C537E">
            <w:pPr>
              <w:widowControl w:val="0"/>
              <w:autoSpaceDE w:val="0"/>
              <w:autoSpaceDN w:val="0"/>
              <w:adjustRightInd w:val="0"/>
              <w:spacing w:line="240" w:lineRule="auto"/>
              <w:rPr>
                <w:sz w:val="18"/>
                <w:szCs w:val="18"/>
              </w:rPr>
            </w:pPr>
            <w:r w:rsidRPr="009E5FBF">
              <w:rPr>
                <w:sz w:val="18"/>
                <w:szCs w:val="18"/>
              </w:rPr>
              <w:t>Enum</w:t>
            </w:r>
          </w:p>
        </w:tc>
      </w:tr>
      <w:tr w:rsidR="009C537E"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9C537E" w:rsidRPr="009E5FBF" w:rsidRDefault="009C537E" w:rsidP="009C537E">
            <w:pPr>
              <w:widowControl w:val="0"/>
              <w:autoSpaceDE w:val="0"/>
              <w:autoSpaceDN w:val="0"/>
              <w:adjustRightInd w:val="0"/>
              <w:spacing w:before="166" w:line="240" w:lineRule="auto"/>
              <w:ind w:left="1134" w:firstLine="14"/>
              <w:rPr>
                <w:sz w:val="18"/>
                <w:szCs w:val="18"/>
              </w:rPr>
            </w:pPr>
            <w:r w:rsidRPr="009E5FBF">
              <w:rPr>
                <w:sz w:val="18"/>
                <w:szCs w:val="18"/>
              </w:rPr>
              <w:t>/Preferred</w:t>
            </w:r>
          </w:p>
        </w:tc>
        <w:tc>
          <w:tcPr>
            <w:tcW w:w="1917" w:type="pct"/>
            <w:tcBorders>
              <w:top w:val="single" w:sz="4" w:space="0" w:color="BDD6EE"/>
              <w:left w:val="single" w:sz="4" w:space="0" w:color="BDD6EE"/>
              <w:bottom w:val="single" w:sz="4" w:space="0" w:color="BDD6EE"/>
              <w:right w:val="single" w:sz="4" w:space="0" w:color="BDD6EE"/>
            </w:tcBorders>
            <w:vAlign w:val="center"/>
          </w:tcPr>
          <w:p w:rsidR="009C537E" w:rsidRPr="009E5FBF" w:rsidRDefault="00CF6269" w:rsidP="00CF6269">
            <w:pPr>
              <w:pStyle w:val="Body"/>
              <w:tabs>
                <w:tab w:val="clear" w:pos="780"/>
                <w:tab w:val="decimal" w:pos="119"/>
              </w:tabs>
              <w:rPr>
                <w:rFonts w:cs="Arial"/>
                <w:color w:val="auto"/>
                <w:sz w:val="18"/>
                <w:szCs w:val="18"/>
              </w:rPr>
            </w:pPr>
            <w:r w:rsidRPr="009E5FBF">
              <w:rPr>
                <w:rFonts w:cs="Arial"/>
                <w:color w:val="auto"/>
                <w:sz w:val="18"/>
                <w:szCs w:val="18"/>
              </w:rPr>
              <w:t>Identifies if the email address is a preferred one.</w:t>
            </w:r>
          </w:p>
        </w:tc>
        <w:tc>
          <w:tcPr>
            <w:tcW w:w="524" w:type="pct"/>
            <w:tcBorders>
              <w:top w:val="single" w:sz="4" w:space="0" w:color="BDD6EE"/>
              <w:left w:val="single" w:sz="4" w:space="0" w:color="BDD6EE"/>
              <w:bottom w:val="single" w:sz="4" w:space="0" w:color="BDD6EE"/>
              <w:right w:val="single" w:sz="4" w:space="0" w:color="BDD6EE"/>
            </w:tcBorders>
            <w:vAlign w:val="center"/>
          </w:tcPr>
          <w:p w:rsidR="009C537E" w:rsidRPr="009E5FBF" w:rsidRDefault="005A2E74" w:rsidP="009C537E">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9C537E" w:rsidRPr="009E5FBF" w:rsidRDefault="000E64AE" w:rsidP="009C537E">
            <w:pPr>
              <w:widowControl w:val="0"/>
              <w:autoSpaceDE w:val="0"/>
              <w:autoSpaceDN w:val="0"/>
              <w:adjustRightInd w:val="0"/>
              <w:spacing w:line="240" w:lineRule="auto"/>
              <w:rPr>
                <w:sz w:val="18"/>
                <w:szCs w:val="18"/>
              </w:rPr>
            </w:pPr>
            <w:r w:rsidRPr="009E5FBF">
              <w:rPr>
                <w:sz w:val="18"/>
                <w:szCs w:val="18"/>
              </w:rPr>
              <w:t>Enum</w:t>
            </w:r>
          </w:p>
        </w:tc>
      </w:tr>
      <w:tr w:rsidR="009C537E"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9C537E" w:rsidRPr="009E5FBF" w:rsidRDefault="009C537E" w:rsidP="009C537E">
            <w:pPr>
              <w:widowControl w:val="0"/>
              <w:autoSpaceDE w:val="0"/>
              <w:autoSpaceDN w:val="0"/>
              <w:adjustRightInd w:val="0"/>
              <w:spacing w:before="166" w:line="240" w:lineRule="auto"/>
              <w:ind w:left="1134" w:firstLine="14"/>
              <w:rPr>
                <w:sz w:val="18"/>
                <w:szCs w:val="18"/>
              </w:rPr>
            </w:pPr>
            <w:r w:rsidRPr="009E5FBF">
              <w:rPr>
                <w:sz w:val="18"/>
                <w:szCs w:val="18"/>
              </w:rPr>
              <w:t>/Text</w:t>
            </w:r>
          </w:p>
        </w:tc>
        <w:tc>
          <w:tcPr>
            <w:tcW w:w="1917" w:type="pct"/>
            <w:tcBorders>
              <w:top w:val="single" w:sz="4" w:space="0" w:color="BDD6EE"/>
              <w:left w:val="single" w:sz="4" w:space="0" w:color="BDD6EE"/>
              <w:bottom w:val="single" w:sz="4" w:space="0" w:color="BDD6EE"/>
              <w:right w:val="single" w:sz="4" w:space="0" w:color="BDD6EE"/>
            </w:tcBorders>
            <w:vAlign w:val="center"/>
          </w:tcPr>
          <w:p w:rsidR="009C537E" w:rsidRPr="009E5FBF" w:rsidRDefault="00CF6269" w:rsidP="00CF6269">
            <w:pPr>
              <w:pStyle w:val="Body"/>
              <w:tabs>
                <w:tab w:val="clear" w:pos="780"/>
                <w:tab w:val="decimal" w:pos="119"/>
              </w:tabs>
              <w:rPr>
                <w:rFonts w:cs="Arial"/>
                <w:color w:val="auto"/>
                <w:sz w:val="18"/>
                <w:szCs w:val="18"/>
              </w:rPr>
            </w:pPr>
            <w:r w:rsidRPr="009E5FBF">
              <w:rPr>
                <w:rFonts w:cs="Arial"/>
                <w:color w:val="auto"/>
                <w:sz w:val="18"/>
                <w:szCs w:val="18"/>
              </w:rPr>
              <w:t>The location of the electronic mailbox of the party</w:t>
            </w:r>
          </w:p>
        </w:tc>
        <w:tc>
          <w:tcPr>
            <w:tcW w:w="524" w:type="pct"/>
            <w:tcBorders>
              <w:top w:val="single" w:sz="4" w:space="0" w:color="BDD6EE"/>
              <w:left w:val="single" w:sz="4" w:space="0" w:color="BDD6EE"/>
              <w:bottom w:val="single" w:sz="4" w:space="0" w:color="BDD6EE"/>
              <w:right w:val="single" w:sz="4" w:space="0" w:color="BDD6EE"/>
            </w:tcBorders>
            <w:vAlign w:val="center"/>
          </w:tcPr>
          <w:p w:rsidR="009C537E" w:rsidRPr="009E5FBF" w:rsidRDefault="005A2E74" w:rsidP="009C537E">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9C537E" w:rsidRPr="009E5FBF" w:rsidRDefault="000E64AE" w:rsidP="009C537E">
            <w:pPr>
              <w:widowControl w:val="0"/>
              <w:autoSpaceDE w:val="0"/>
              <w:autoSpaceDN w:val="0"/>
              <w:adjustRightInd w:val="0"/>
              <w:spacing w:line="240" w:lineRule="auto"/>
              <w:rPr>
                <w:sz w:val="18"/>
                <w:szCs w:val="18"/>
              </w:rPr>
            </w:pPr>
            <w:r w:rsidRPr="009E5FBF">
              <w:rPr>
                <w:sz w:val="18"/>
                <w:szCs w:val="18"/>
              </w:rPr>
              <w:t>String</w:t>
            </w:r>
          </w:p>
        </w:tc>
      </w:tr>
      <w:tr w:rsidR="009C537E" w:rsidRPr="009E5FBF" w:rsidTr="00C93ACC">
        <w:tc>
          <w:tcPr>
            <w:tcW w:w="1960" w:type="pct"/>
            <w:tcBorders>
              <w:top w:val="single" w:sz="4" w:space="0" w:color="BDD6EE"/>
              <w:left w:val="single" w:sz="4" w:space="0" w:color="BDD6EE"/>
              <w:bottom w:val="single" w:sz="4" w:space="0" w:color="BDD6EE"/>
              <w:right w:val="single" w:sz="4" w:space="0" w:color="BDD6EE"/>
            </w:tcBorders>
            <w:vAlign w:val="center"/>
          </w:tcPr>
          <w:p w:rsidR="009C537E" w:rsidRPr="009E5FBF" w:rsidRDefault="009C537E" w:rsidP="009C537E">
            <w:pPr>
              <w:widowControl w:val="0"/>
              <w:autoSpaceDE w:val="0"/>
              <w:autoSpaceDN w:val="0"/>
              <w:adjustRightInd w:val="0"/>
              <w:spacing w:before="166" w:line="240" w:lineRule="auto"/>
              <w:ind w:left="1134" w:firstLine="14"/>
              <w:rPr>
                <w:sz w:val="18"/>
                <w:szCs w:val="18"/>
              </w:rPr>
            </w:pPr>
            <w:r w:rsidRPr="009E5FBF">
              <w:rPr>
                <w:sz w:val="18"/>
                <w:szCs w:val="18"/>
              </w:rPr>
              <w:t>/Type</w:t>
            </w:r>
          </w:p>
        </w:tc>
        <w:tc>
          <w:tcPr>
            <w:tcW w:w="1917" w:type="pct"/>
            <w:tcBorders>
              <w:top w:val="single" w:sz="4" w:space="0" w:color="BDD6EE"/>
              <w:left w:val="single" w:sz="4" w:space="0" w:color="BDD6EE"/>
              <w:bottom w:val="single" w:sz="4" w:space="0" w:color="BDD6EE"/>
              <w:right w:val="single" w:sz="4" w:space="0" w:color="BDD6EE"/>
            </w:tcBorders>
            <w:vAlign w:val="center"/>
          </w:tcPr>
          <w:p w:rsidR="009C537E" w:rsidRPr="009E5FBF" w:rsidRDefault="00CF6269" w:rsidP="00CF6269">
            <w:pPr>
              <w:pStyle w:val="Body"/>
              <w:tabs>
                <w:tab w:val="clear" w:pos="780"/>
                <w:tab w:val="decimal" w:pos="544"/>
              </w:tabs>
              <w:rPr>
                <w:rFonts w:cs="Arial"/>
                <w:color w:val="auto"/>
                <w:sz w:val="18"/>
                <w:szCs w:val="18"/>
              </w:rPr>
            </w:pPr>
            <w:r w:rsidRPr="009E5FBF">
              <w:rPr>
                <w:rFonts w:cs="Arial"/>
                <w:color w:val="auto"/>
                <w:sz w:val="18"/>
                <w:szCs w:val="18"/>
              </w:rPr>
              <w:t>Address type, e-mail address or web site address</w:t>
            </w:r>
          </w:p>
        </w:tc>
        <w:tc>
          <w:tcPr>
            <w:tcW w:w="524" w:type="pct"/>
            <w:tcBorders>
              <w:top w:val="single" w:sz="4" w:space="0" w:color="BDD6EE"/>
              <w:left w:val="single" w:sz="4" w:space="0" w:color="BDD6EE"/>
              <w:bottom w:val="single" w:sz="4" w:space="0" w:color="BDD6EE"/>
              <w:right w:val="single" w:sz="4" w:space="0" w:color="BDD6EE"/>
            </w:tcBorders>
            <w:vAlign w:val="center"/>
          </w:tcPr>
          <w:p w:rsidR="009C537E" w:rsidRPr="009E5FBF" w:rsidRDefault="005A2E74" w:rsidP="009C537E">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vAlign w:val="center"/>
          </w:tcPr>
          <w:p w:rsidR="009C537E" w:rsidRPr="009E5FBF" w:rsidRDefault="000E64AE" w:rsidP="009C537E">
            <w:pPr>
              <w:widowControl w:val="0"/>
              <w:autoSpaceDE w:val="0"/>
              <w:autoSpaceDN w:val="0"/>
              <w:adjustRightInd w:val="0"/>
              <w:spacing w:line="240" w:lineRule="auto"/>
              <w:rPr>
                <w:sz w:val="18"/>
                <w:szCs w:val="18"/>
              </w:rPr>
            </w:pPr>
            <w:r w:rsidRPr="009E5FBF">
              <w:rPr>
                <w:sz w:val="18"/>
                <w:szCs w:val="18"/>
              </w:rPr>
              <w:t>Enum</w:t>
            </w:r>
          </w:p>
        </w:tc>
      </w:tr>
      <w:tr w:rsidR="009C537E" w:rsidRPr="009E5FBF" w:rsidTr="00C93ACC">
        <w:tc>
          <w:tcPr>
            <w:tcW w:w="1960"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C537E" w:rsidRPr="009E5FBF" w:rsidRDefault="009C537E" w:rsidP="009C537E">
            <w:pPr>
              <w:widowControl w:val="0"/>
              <w:autoSpaceDE w:val="0"/>
              <w:autoSpaceDN w:val="0"/>
              <w:adjustRightInd w:val="0"/>
              <w:spacing w:before="166" w:line="240" w:lineRule="auto"/>
              <w:ind w:left="709" w:firstLine="14"/>
              <w:rPr>
                <w:sz w:val="18"/>
                <w:szCs w:val="18"/>
              </w:rPr>
            </w:pPr>
            <w:r w:rsidRPr="009E5FBF">
              <w:rPr>
                <w:sz w:val="18"/>
                <w:szCs w:val="18"/>
              </w:rPr>
              <w:t>/RelationshipList</w:t>
            </w:r>
          </w:p>
        </w:tc>
        <w:tc>
          <w:tcPr>
            <w:tcW w:w="1917"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C537E" w:rsidRPr="009E5FBF" w:rsidRDefault="00F413AE" w:rsidP="009C537E">
            <w:pPr>
              <w:pStyle w:val="Body"/>
              <w:rPr>
                <w:rFonts w:cs="Arial"/>
                <w:color w:val="auto"/>
                <w:sz w:val="18"/>
                <w:szCs w:val="18"/>
              </w:rPr>
            </w:pPr>
            <w:r w:rsidRPr="009E5FBF">
              <w:rPr>
                <w:rFonts w:cs="Arial"/>
                <w:color w:val="auto"/>
                <w:sz w:val="18"/>
                <w:szCs w:val="18"/>
              </w:rPr>
              <w:t>The list of relationship that the party is related to.</w:t>
            </w:r>
          </w:p>
        </w:tc>
        <w:tc>
          <w:tcPr>
            <w:tcW w:w="524"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C537E" w:rsidRPr="009E5FBF" w:rsidRDefault="005A2E74" w:rsidP="009C537E">
            <w:pPr>
              <w:rPr>
                <w:sz w:val="18"/>
                <w:szCs w:val="18"/>
              </w:rPr>
            </w:pPr>
            <w:r w:rsidRPr="009E5FBF">
              <w:rPr>
                <w:sz w:val="18"/>
                <w:szCs w:val="18"/>
              </w:rPr>
              <w:t>No</w:t>
            </w:r>
          </w:p>
        </w:tc>
        <w:tc>
          <w:tcPr>
            <w:tcW w:w="599"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C537E" w:rsidRPr="009E5FBF" w:rsidRDefault="009C537E" w:rsidP="009C537E">
            <w:pPr>
              <w:widowControl w:val="0"/>
              <w:autoSpaceDE w:val="0"/>
              <w:autoSpaceDN w:val="0"/>
              <w:adjustRightInd w:val="0"/>
              <w:spacing w:line="240" w:lineRule="auto"/>
              <w:rPr>
                <w:sz w:val="18"/>
                <w:szCs w:val="18"/>
              </w:rPr>
            </w:pPr>
          </w:p>
        </w:tc>
      </w:tr>
      <w:tr w:rsidR="009C537E" w:rsidRPr="009E5FBF" w:rsidTr="00C93ACC">
        <w:tc>
          <w:tcPr>
            <w:tcW w:w="1960"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C537E" w:rsidRPr="009E5FBF" w:rsidRDefault="009C537E" w:rsidP="009C537E">
            <w:pPr>
              <w:widowControl w:val="0"/>
              <w:autoSpaceDE w:val="0"/>
              <w:autoSpaceDN w:val="0"/>
              <w:adjustRightInd w:val="0"/>
              <w:spacing w:before="166" w:line="240" w:lineRule="auto"/>
              <w:ind w:left="851" w:firstLine="14"/>
              <w:rPr>
                <w:sz w:val="18"/>
                <w:szCs w:val="18"/>
              </w:rPr>
            </w:pPr>
            <w:r w:rsidRPr="009E5FBF">
              <w:rPr>
                <w:sz w:val="18"/>
                <w:szCs w:val="18"/>
              </w:rPr>
              <w:t>/Relationship</w:t>
            </w:r>
          </w:p>
        </w:tc>
        <w:tc>
          <w:tcPr>
            <w:tcW w:w="1917"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C537E" w:rsidRPr="009E5FBF" w:rsidRDefault="00F413AE" w:rsidP="00F413AE">
            <w:pPr>
              <w:pStyle w:val="Body"/>
              <w:rPr>
                <w:rFonts w:cs="Arial"/>
                <w:color w:val="auto"/>
                <w:sz w:val="18"/>
                <w:szCs w:val="18"/>
              </w:rPr>
            </w:pPr>
            <w:r w:rsidRPr="009E5FBF">
              <w:rPr>
                <w:rFonts w:cs="Arial"/>
                <w:color w:val="auto"/>
                <w:sz w:val="18"/>
                <w:szCs w:val="18"/>
              </w:rPr>
              <w:t>The relationship that the party is related to</w:t>
            </w:r>
          </w:p>
        </w:tc>
        <w:tc>
          <w:tcPr>
            <w:tcW w:w="524"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C537E" w:rsidRPr="009E5FBF" w:rsidRDefault="005A2E74" w:rsidP="009C537E">
            <w:pPr>
              <w:rPr>
                <w:sz w:val="18"/>
                <w:szCs w:val="18"/>
              </w:rPr>
            </w:pPr>
            <w:r w:rsidRPr="009E5FBF">
              <w:rPr>
                <w:sz w:val="18"/>
                <w:szCs w:val="18"/>
              </w:rPr>
              <w:t>No</w:t>
            </w:r>
          </w:p>
        </w:tc>
        <w:tc>
          <w:tcPr>
            <w:tcW w:w="599"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C537E" w:rsidRPr="009E5FBF" w:rsidRDefault="009C537E" w:rsidP="009C537E">
            <w:pPr>
              <w:widowControl w:val="0"/>
              <w:autoSpaceDE w:val="0"/>
              <w:autoSpaceDN w:val="0"/>
              <w:adjustRightInd w:val="0"/>
              <w:spacing w:line="240" w:lineRule="auto"/>
              <w:rPr>
                <w:sz w:val="18"/>
                <w:szCs w:val="18"/>
              </w:rPr>
            </w:pPr>
          </w:p>
        </w:tc>
      </w:tr>
      <w:tr w:rsidR="009C537E" w:rsidRPr="009E5FBF" w:rsidTr="00C93ACC">
        <w:tc>
          <w:tcPr>
            <w:tcW w:w="1960" w:type="pct"/>
            <w:tcBorders>
              <w:top w:val="single" w:sz="4" w:space="0" w:color="BDD6EE"/>
              <w:left w:val="single" w:sz="4" w:space="0" w:color="BDD6EE"/>
              <w:bottom w:val="single" w:sz="4" w:space="0" w:color="BDD6EE"/>
              <w:right w:val="single" w:sz="4" w:space="0" w:color="BDD6EE"/>
            </w:tcBorders>
            <w:shd w:val="clear" w:color="auto" w:fill="FFFFFF"/>
            <w:vAlign w:val="center"/>
          </w:tcPr>
          <w:p w:rsidR="009C537E" w:rsidRPr="009E5FBF" w:rsidRDefault="009C537E" w:rsidP="009C537E">
            <w:pPr>
              <w:widowControl w:val="0"/>
              <w:autoSpaceDE w:val="0"/>
              <w:autoSpaceDN w:val="0"/>
              <w:adjustRightInd w:val="0"/>
              <w:spacing w:before="166" w:line="240" w:lineRule="auto"/>
              <w:ind w:left="1134" w:firstLine="14"/>
              <w:rPr>
                <w:sz w:val="18"/>
                <w:szCs w:val="18"/>
              </w:rPr>
            </w:pPr>
            <w:r w:rsidRPr="009E5FBF">
              <w:rPr>
                <w:sz w:val="18"/>
                <w:szCs w:val="18"/>
              </w:rPr>
              <w:t>/Domain</w:t>
            </w:r>
          </w:p>
        </w:tc>
        <w:tc>
          <w:tcPr>
            <w:tcW w:w="1917" w:type="pct"/>
            <w:tcBorders>
              <w:top w:val="single" w:sz="4" w:space="0" w:color="BDD6EE"/>
              <w:left w:val="single" w:sz="4" w:space="0" w:color="BDD6EE"/>
              <w:bottom w:val="single" w:sz="4" w:space="0" w:color="BDD6EE"/>
              <w:right w:val="single" w:sz="4" w:space="0" w:color="BDD6EE"/>
            </w:tcBorders>
            <w:shd w:val="clear" w:color="auto" w:fill="FFFFFF"/>
            <w:vAlign w:val="center"/>
          </w:tcPr>
          <w:p w:rsidR="009C537E" w:rsidRPr="009E5FBF" w:rsidRDefault="00F413AE" w:rsidP="00F413AE">
            <w:pPr>
              <w:pStyle w:val="Body"/>
              <w:ind w:left="-23"/>
              <w:rPr>
                <w:rFonts w:cs="Arial"/>
                <w:color w:val="auto"/>
                <w:sz w:val="18"/>
                <w:szCs w:val="18"/>
              </w:rPr>
            </w:pPr>
            <w:r w:rsidRPr="009E5FBF">
              <w:rPr>
                <w:rFonts w:cs="Arial"/>
                <w:color w:val="auto"/>
                <w:sz w:val="18"/>
                <w:szCs w:val="18"/>
              </w:rPr>
              <w:t>The domain of the relationship</w:t>
            </w:r>
          </w:p>
        </w:tc>
        <w:tc>
          <w:tcPr>
            <w:tcW w:w="524" w:type="pct"/>
            <w:tcBorders>
              <w:top w:val="single" w:sz="4" w:space="0" w:color="BDD6EE"/>
              <w:left w:val="single" w:sz="4" w:space="0" w:color="BDD6EE"/>
              <w:bottom w:val="single" w:sz="4" w:space="0" w:color="BDD6EE"/>
              <w:right w:val="single" w:sz="4" w:space="0" w:color="BDD6EE"/>
            </w:tcBorders>
            <w:shd w:val="clear" w:color="auto" w:fill="FFFFFF"/>
            <w:vAlign w:val="center"/>
          </w:tcPr>
          <w:p w:rsidR="009C537E" w:rsidRPr="009E5FBF" w:rsidRDefault="005A2E74" w:rsidP="005A2E74">
            <w:pPr>
              <w:rPr>
                <w:sz w:val="18"/>
                <w:szCs w:val="18"/>
              </w:rPr>
            </w:pPr>
            <w:r w:rsidRPr="009E5FBF">
              <w:rPr>
                <w:sz w:val="18"/>
                <w:szCs w:val="18"/>
              </w:rPr>
              <w:t>Yes</w:t>
            </w:r>
          </w:p>
        </w:tc>
        <w:tc>
          <w:tcPr>
            <w:tcW w:w="599" w:type="pct"/>
            <w:tcBorders>
              <w:top w:val="single" w:sz="4" w:space="0" w:color="BDD6EE"/>
              <w:left w:val="single" w:sz="4" w:space="0" w:color="BDD6EE"/>
              <w:bottom w:val="single" w:sz="4" w:space="0" w:color="BDD6EE"/>
              <w:right w:val="single" w:sz="4" w:space="0" w:color="BDD6EE"/>
            </w:tcBorders>
            <w:shd w:val="clear" w:color="auto" w:fill="FFFFFF"/>
            <w:vAlign w:val="center"/>
          </w:tcPr>
          <w:p w:rsidR="009C537E" w:rsidRPr="009E5FBF" w:rsidRDefault="000E64AE" w:rsidP="000E64AE">
            <w:pPr>
              <w:widowControl w:val="0"/>
              <w:autoSpaceDE w:val="0"/>
              <w:autoSpaceDN w:val="0"/>
              <w:adjustRightInd w:val="0"/>
              <w:spacing w:line="240" w:lineRule="auto"/>
              <w:rPr>
                <w:sz w:val="18"/>
                <w:szCs w:val="18"/>
              </w:rPr>
            </w:pPr>
            <w:r w:rsidRPr="009E5FBF">
              <w:rPr>
                <w:sz w:val="18"/>
                <w:szCs w:val="18"/>
              </w:rPr>
              <w:t>Enum</w:t>
            </w:r>
          </w:p>
        </w:tc>
      </w:tr>
      <w:tr w:rsidR="009C537E" w:rsidRPr="009E5FBF" w:rsidTr="00C93ACC">
        <w:tc>
          <w:tcPr>
            <w:tcW w:w="1960" w:type="pct"/>
            <w:tcBorders>
              <w:top w:val="single" w:sz="4" w:space="0" w:color="BDD6EE"/>
              <w:left w:val="single" w:sz="4" w:space="0" w:color="BDD6EE"/>
              <w:bottom w:val="single" w:sz="4" w:space="0" w:color="BDD6EE"/>
              <w:right w:val="single" w:sz="4" w:space="0" w:color="BDD6EE"/>
            </w:tcBorders>
            <w:shd w:val="clear" w:color="auto" w:fill="FFFFFF"/>
            <w:vAlign w:val="center"/>
          </w:tcPr>
          <w:p w:rsidR="009C537E" w:rsidRPr="009E5FBF" w:rsidRDefault="009C537E" w:rsidP="009C537E">
            <w:pPr>
              <w:widowControl w:val="0"/>
              <w:autoSpaceDE w:val="0"/>
              <w:autoSpaceDN w:val="0"/>
              <w:adjustRightInd w:val="0"/>
              <w:spacing w:before="166" w:line="240" w:lineRule="auto"/>
              <w:ind w:left="1134" w:firstLine="14"/>
              <w:rPr>
                <w:sz w:val="18"/>
                <w:szCs w:val="18"/>
              </w:rPr>
            </w:pPr>
            <w:r w:rsidRPr="009E5FBF">
              <w:rPr>
                <w:sz w:val="18"/>
                <w:szCs w:val="18"/>
              </w:rPr>
              <w:lastRenderedPageBreak/>
              <w:t>/Type</w:t>
            </w:r>
          </w:p>
        </w:tc>
        <w:tc>
          <w:tcPr>
            <w:tcW w:w="1917" w:type="pct"/>
            <w:tcBorders>
              <w:top w:val="single" w:sz="4" w:space="0" w:color="BDD6EE"/>
              <w:left w:val="single" w:sz="4" w:space="0" w:color="BDD6EE"/>
              <w:bottom w:val="single" w:sz="4" w:space="0" w:color="BDD6EE"/>
              <w:right w:val="single" w:sz="4" w:space="0" w:color="BDD6EE"/>
            </w:tcBorders>
            <w:shd w:val="clear" w:color="auto" w:fill="FFFFFF"/>
            <w:vAlign w:val="center"/>
          </w:tcPr>
          <w:p w:rsidR="009C537E" w:rsidRPr="009E5FBF" w:rsidRDefault="00F413AE" w:rsidP="00F413AE">
            <w:pPr>
              <w:pStyle w:val="Body"/>
              <w:ind w:left="-23"/>
              <w:rPr>
                <w:rFonts w:cs="Arial"/>
                <w:color w:val="auto"/>
                <w:sz w:val="18"/>
                <w:szCs w:val="18"/>
              </w:rPr>
            </w:pPr>
            <w:r w:rsidRPr="009E5FBF">
              <w:rPr>
                <w:rFonts w:cs="Arial"/>
                <w:color w:val="auto"/>
                <w:sz w:val="18"/>
                <w:szCs w:val="18"/>
              </w:rPr>
              <w:t>The type of the relationship that the party is related to.</w:t>
            </w:r>
          </w:p>
        </w:tc>
        <w:tc>
          <w:tcPr>
            <w:tcW w:w="524" w:type="pct"/>
            <w:tcBorders>
              <w:top w:val="single" w:sz="4" w:space="0" w:color="BDD6EE"/>
              <w:left w:val="single" w:sz="4" w:space="0" w:color="BDD6EE"/>
              <w:bottom w:val="single" w:sz="4" w:space="0" w:color="BDD6EE"/>
              <w:right w:val="single" w:sz="4" w:space="0" w:color="BDD6EE"/>
            </w:tcBorders>
            <w:shd w:val="clear" w:color="auto" w:fill="FFFFFF"/>
            <w:vAlign w:val="center"/>
          </w:tcPr>
          <w:p w:rsidR="009C537E" w:rsidRPr="009E5FBF" w:rsidRDefault="00C93ACC" w:rsidP="00C93ACC">
            <w:pPr>
              <w:ind w:left="33"/>
              <w:rPr>
                <w:sz w:val="18"/>
                <w:szCs w:val="18"/>
              </w:rPr>
            </w:pPr>
            <w:r w:rsidRPr="009E5FBF">
              <w:rPr>
                <w:sz w:val="18"/>
                <w:szCs w:val="18"/>
              </w:rPr>
              <w:t>Y</w:t>
            </w:r>
            <w:r w:rsidR="005A2E74" w:rsidRPr="009E5FBF">
              <w:rPr>
                <w:sz w:val="18"/>
                <w:szCs w:val="18"/>
              </w:rPr>
              <w:t>es</w:t>
            </w:r>
          </w:p>
        </w:tc>
        <w:tc>
          <w:tcPr>
            <w:tcW w:w="599" w:type="pct"/>
            <w:tcBorders>
              <w:top w:val="single" w:sz="4" w:space="0" w:color="BDD6EE"/>
              <w:left w:val="single" w:sz="4" w:space="0" w:color="BDD6EE"/>
              <w:bottom w:val="single" w:sz="4" w:space="0" w:color="BDD6EE"/>
              <w:right w:val="single" w:sz="4" w:space="0" w:color="BDD6EE"/>
            </w:tcBorders>
            <w:shd w:val="clear" w:color="auto" w:fill="FFFFFF"/>
            <w:vAlign w:val="center"/>
          </w:tcPr>
          <w:p w:rsidR="009C537E" w:rsidRPr="009E5FBF" w:rsidRDefault="000E64AE" w:rsidP="000E64AE">
            <w:pPr>
              <w:widowControl w:val="0"/>
              <w:autoSpaceDE w:val="0"/>
              <w:autoSpaceDN w:val="0"/>
              <w:adjustRightInd w:val="0"/>
              <w:spacing w:line="240" w:lineRule="auto"/>
              <w:rPr>
                <w:sz w:val="18"/>
                <w:szCs w:val="18"/>
              </w:rPr>
            </w:pPr>
            <w:r w:rsidRPr="009E5FBF">
              <w:rPr>
                <w:sz w:val="18"/>
                <w:szCs w:val="18"/>
              </w:rPr>
              <w:t>Enum</w:t>
            </w:r>
          </w:p>
        </w:tc>
      </w:tr>
      <w:tr w:rsidR="009C537E" w:rsidRPr="009E5FBF" w:rsidTr="00C93ACC">
        <w:tc>
          <w:tcPr>
            <w:tcW w:w="1960"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C537E" w:rsidRPr="009E5FBF" w:rsidRDefault="009C537E" w:rsidP="009C537E">
            <w:pPr>
              <w:widowControl w:val="0"/>
              <w:autoSpaceDE w:val="0"/>
              <w:autoSpaceDN w:val="0"/>
              <w:adjustRightInd w:val="0"/>
              <w:spacing w:before="166" w:line="240" w:lineRule="auto"/>
              <w:ind w:left="1134" w:firstLine="14"/>
              <w:rPr>
                <w:sz w:val="18"/>
                <w:szCs w:val="18"/>
              </w:rPr>
            </w:pPr>
            <w:r w:rsidRPr="009E5FBF">
              <w:rPr>
                <w:sz w:val="18"/>
                <w:szCs w:val="18"/>
              </w:rPr>
              <w:t>/Person</w:t>
            </w:r>
          </w:p>
        </w:tc>
        <w:tc>
          <w:tcPr>
            <w:tcW w:w="1917"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C537E" w:rsidRPr="009E5FBF" w:rsidRDefault="00F413AE" w:rsidP="00F413AE">
            <w:pPr>
              <w:pStyle w:val="Body"/>
              <w:rPr>
                <w:rFonts w:cs="Arial"/>
                <w:color w:val="auto"/>
                <w:sz w:val="18"/>
                <w:szCs w:val="18"/>
              </w:rPr>
            </w:pPr>
            <w:r w:rsidRPr="009E5FBF">
              <w:rPr>
                <w:rFonts w:cs="Arial"/>
                <w:sz w:val="18"/>
                <w:szCs w:val="18"/>
                <w:lang w:eastAsia="bg-BG"/>
              </w:rPr>
              <w:t>The related person. (see above for description of the entity)</w:t>
            </w:r>
          </w:p>
        </w:tc>
        <w:tc>
          <w:tcPr>
            <w:tcW w:w="524"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C537E" w:rsidRPr="009E5FBF" w:rsidRDefault="00E8781A" w:rsidP="005A2E74">
            <w:pPr>
              <w:rPr>
                <w:sz w:val="18"/>
                <w:szCs w:val="18"/>
              </w:rPr>
            </w:pPr>
            <w:r w:rsidRPr="009E5FBF">
              <w:rPr>
                <w:sz w:val="18"/>
                <w:szCs w:val="18"/>
              </w:rPr>
              <w:t>No</w:t>
            </w:r>
          </w:p>
        </w:tc>
        <w:tc>
          <w:tcPr>
            <w:tcW w:w="599"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C537E" w:rsidRPr="009E5FBF" w:rsidRDefault="009C537E" w:rsidP="00C93ACC">
            <w:pPr>
              <w:widowControl w:val="0"/>
              <w:autoSpaceDE w:val="0"/>
              <w:autoSpaceDN w:val="0"/>
              <w:adjustRightInd w:val="0"/>
              <w:spacing w:line="240" w:lineRule="auto"/>
              <w:ind w:left="-28"/>
              <w:rPr>
                <w:sz w:val="18"/>
                <w:szCs w:val="18"/>
              </w:rPr>
            </w:pPr>
          </w:p>
        </w:tc>
      </w:tr>
      <w:tr w:rsidR="00185035" w:rsidRPr="009E5FBF" w:rsidTr="00C93ACC">
        <w:tc>
          <w:tcPr>
            <w:tcW w:w="1960"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185035" w:rsidRPr="009E5FBF" w:rsidRDefault="00185035" w:rsidP="009C537E">
            <w:pPr>
              <w:widowControl w:val="0"/>
              <w:autoSpaceDE w:val="0"/>
              <w:autoSpaceDN w:val="0"/>
              <w:adjustRightInd w:val="0"/>
              <w:spacing w:before="166" w:line="240" w:lineRule="auto"/>
              <w:ind w:left="1134" w:firstLine="14"/>
              <w:rPr>
                <w:sz w:val="18"/>
                <w:szCs w:val="18"/>
              </w:rPr>
            </w:pPr>
            <w:r w:rsidRPr="009E5FBF">
              <w:rPr>
                <w:sz w:val="18"/>
                <w:szCs w:val="18"/>
              </w:rPr>
              <w:t>/Organization</w:t>
            </w:r>
          </w:p>
        </w:tc>
        <w:tc>
          <w:tcPr>
            <w:tcW w:w="1917"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185035" w:rsidRPr="009E5FBF" w:rsidRDefault="00185035" w:rsidP="00F413AE">
            <w:pPr>
              <w:pStyle w:val="Body"/>
              <w:rPr>
                <w:rFonts w:cs="Arial"/>
                <w:sz w:val="18"/>
                <w:szCs w:val="18"/>
                <w:lang w:eastAsia="bg-BG"/>
              </w:rPr>
            </w:pPr>
            <w:r w:rsidRPr="009E5FBF">
              <w:rPr>
                <w:rFonts w:cs="Arial"/>
                <w:sz w:val="18"/>
                <w:szCs w:val="18"/>
                <w:lang w:eastAsia="bg-BG"/>
              </w:rPr>
              <w:t>The related person. (see above for description of the entity)</w:t>
            </w:r>
          </w:p>
        </w:tc>
        <w:tc>
          <w:tcPr>
            <w:tcW w:w="524"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185035" w:rsidRPr="009E5FBF" w:rsidRDefault="00E8781A" w:rsidP="005A2E74">
            <w:pPr>
              <w:rPr>
                <w:sz w:val="18"/>
                <w:szCs w:val="18"/>
              </w:rPr>
            </w:pPr>
            <w:r w:rsidRPr="009E5FBF">
              <w:rPr>
                <w:sz w:val="18"/>
                <w:szCs w:val="18"/>
              </w:rPr>
              <w:t>No</w:t>
            </w:r>
          </w:p>
        </w:tc>
        <w:tc>
          <w:tcPr>
            <w:tcW w:w="599"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185035" w:rsidRPr="009E5FBF" w:rsidRDefault="00185035" w:rsidP="00C93ACC">
            <w:pPr>
              <w:widowControl w:val="0"/>
              <w:autoSpaceDE w:val="0"/>
              <w:autoSpaceDN w:val="0"/>
              <w:adjustRightInd w:val="0"/>
              <w:spacing w:line="240" w:lineRule="auto"/>
              <w:ind w:left="-28"/>
              <w:rPr>
                <w:sz w:val="18"/>
                <w:szCs w:val="18"/>
              </w:rPr>
            </w:pPr>
          </w:p>
        </w:tc>
      </w:tr>
    </w:tbl>
    <w:p w:rsidR="00CC2A23" w:rsidRPr="009E5FBF" w:rsidRDefault="00CC2A23" w:rsidP="00CC2A23">
      <w:pPr>
        <w:pStyle w:val="NormalWeb"/>
        <w:jc w:val="both"/>
        <w:rPr>
          <w:noProof/>
          <w:color w:val="000000"/>
          <w:lang w:val="en-GB"/>
        </w:rPr>
      </w:pPr>
    </w:p>
    <w:p w:rsidR="003556B6" w:rsidRPr="009E5FBF" w:rsidRDefault="003556B6" w:rsidP="006074AB">
      <w:pPr>
        <w:pStyle w:val="Title3"/>
      </w:pPr>
      <w:bookmarkStart w:id="1092" w:name="_Toc487791936"/>
      <w:bookmarkStart w:id="1093" w:name="_Toc21928503"/>
      <w:r w:rsidRPr="009E5FBF">
        <w:t>Step « Contract Information »</w:t>
      </w:r>
      <w:bookmarkEnd w:id="1092"/>
      <w:bookmarkEnd w:id="1093"/>
    </w:p>
    <w:p w:rsidR="003556B6" w:rsidRPr="009E5FBF" w:rsidRDefault="003556B6" w:rsidP="006074AB">
      <w:pPr>
        <w:pStyle w:val="Heading4"/>
      </w:pPr>
      <w:bookmarkStart w:id="1094" w:name="_Toc487791937"/>
      <w:bookmarkStart w:id="1095" w:name="_Toc21928504"/>
      <w:r w:rsidRPr="009E5FBF">
        <w:t>Description</w:t>
      </w:r>
      <w:bookmarkEnd w:id="1094"/>
      <w:bookmarkEnd w:id="1095"/>
    </w:p>
    <w:p w:rsidR="000C3BAE" w:rsidRPr="009E5FBF" w:rsidRDefault="000C3BAE" w:rsidP="000C3BAE">
      <w:pPr>
        <w:spacing w:line="276" w:lineRule="auto"/>
        <w:ind w:left="360"/>
        <w:rPr>
          <w:color w:val="000000"/>
        </w:rPr>
      </w:pPr>
      <w:r w:rsidRPr="009E5FBF">
        <w:rPr>
          <w:color w:val="000000"/>
        </w:rPr>
        <w:t>This step is used to define specific information about contract duration, dates</w:t>
      </w:r>
      <w:r w:rsidR="0092451F" w:rsidRPr="009E5FBF">
        <w:rPr>
          <w:color w:val="000000"/>
        </w:rPr>
        <w:t xml:space="preserve"> and other general contract information</w:t>
      </w:r>
      <w:r w:rsidRPr="009E5FBF">
        <w:rPr>
          <w:color w:val="000000"/>
        </w:rPr>
        <w:t>.</w:t>
      </w:r>
    </w:p>
    <w:p w:rsidR="003556B6" w:rsidRPr="009E5FBF" w:rsidRDefault="003556B6" w:rsidP="006074AB">
      <w:pPr>
        <w:pStyle w:val="Heading4"/>
      </w:pPr>
      <w:bookmarkStart w:id="1096" w:name="_Toc487791938"/>
      <w:bookmarkStart w:id="1097" w:name="_Toc21928505"/>
      <w:r w:rsidRPr="009E5FBF">
        <w:t>Updates</w:t>
      </w:r>
      <w:bookmarkEnd w:id="1096"/>
      <w:bookmarkEnd w:id="1097"/>
    </w:p>
    <w:p w:rsidR="003556B6" w:rsidRPr="009E5FBF" w:rsidRDefault="003556B6" w:rsidP="003556B6">
      <w:pPr>
        <w:pStyle w:val="Body"/>
        <w:ind w:left="360"/>
      </w:pPr>
      <w:r w:rsidRPr="009E5FBF">
        <w:t>Description of classes, methods and fields updated as part of current implementation</w:t>
      </w:r>
    </w:p>
    <w:p w:rsidR="003556B6" w:rsidRPr="009E5FBF" w:rsidRDefault="003556B6" w:rsidP="003556B6">
      <w:pPr>
        <w:pStyle w:val="Body"/>
        <w:ind w:left="360"/>
      </w:pPr>
    </w:p>
    <w:tbl>
      <w:tblPr>
        <w:tblW w:w="5000" w:type="pct"/>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Layout w:type="fixed"/>
        <w:tblLook w:val="04A0" w:firstRow="1" w:lastRow="0" w:firstColumn="1" w:lastColumn="0" w:noHBand="0" w:noVBand="1"/>
      </w:tblPr>
      <w:tblGrid>
        <w:gridCol w:w="4248"/>
        <w:gridCol w:w="1135"/>
        <w:gridCol w:w="1357"/>
        <w:gridCol w:w="1160"/>
        <w:gridCol w:w="1160"/>
      </w:tblGrid>
      <w:tr w:rsidR="009D7EEA" w:rsidRPr="009E5FBF" w:rsidTr="00F86827">
        <w:tc>
          <w:tcPr>
            <w:tcW w:w="2344" w:type="pct"/>
            <w:tcBorders>
              <w:top w:val="single" w:sz="4" w:space="0" w:color="BDD6EE"/>
              <w:left w:val="single" w:sz="4" w:space="0" w:color="BDD6EE"/>
              <w:bottom w:val="single" w:sz="4" w:space="0" w:color="BDD6EE"/>
              <w:right w:val="single" w:sz="4" w:space="0" w:color="BDD6EE"/>
            </w:tcBorders>
            <w:hideMark/>
          </w:tcPr>
          <w:p w:rsidR="009D7EEA" w:rsidRPr="009E5FBF" w:rsidRDefault="009D7EEA" w:rsidP="000759AB">
            <w:pPr>
              <w:widowControl w:val="0"/>
              <w:tabs>
                <w:tab w:val="left" w:pos="330"/>
              </w:tabs>
              <w:autoSpaceDE w:val="0"/>
              <w:autoSpaceDN w:val="0"/>
              <w:adjustRightInd w:val="0"/>
              <w:spacing w:line="240" w:lineRule="auto"/>
              <w:jc w:val="center"/>
              <w:rPr>
                <w:b/>
                <w:sz w:val="18"/>
                <w:szCs w:val="18"/>
              </w:rPr>
            </w:pPr>
            <w:r w:rsidRPr="009E5FBF">
              <w:rPr>
                <w:b/>
                <w:bCs/>
                <w:sz w:val="18"/>
                <w:szCs w:val="18"/>
              </w:rPr>
              <w:t>Element name</w:t>
            </w:r>
          </w:p>
        </w:tc>
        <w:tc>
          <w:tcPr>
            <w:tcW w:w="626" w:type="pct"/>
            <w:tcBorders>
              <w:top w:val="single" w:sz="4" w:space="0" w:color="BDD6EE"/>
              <w:left w:val="single" w:sz="4" w:space="0" w:color="BDD6EE"/>
              <w:bottom w:val="single" w:sz="4" w:space="0" w:color="BDD6EE"/>
              <w:right w:val="single" w:sz="4" w:space="0" w:color="BDD6EE"/>
            </w:tcBorders>
            <w:hideMark/>
          </w:tcPr>
          <w:p w:rsidR="009D7EEA" w:rsidRPr="009E5FBF" w:rsidRDefault="009D7EEA" w:rsidP="000759AB">
            <w:pPr>
              <w:widowControl w:val="0"/>
              <w:autoSpaceDE w:val="0"/>
              <w:autoSpaceDN w:val="0"/>
              <w:adjustRightInd w:val="0"/>
              <w:spacing w:line="240" w:lineRule="auto"/>
              <w:jc w:val="center"/>
              <w:rPr>
                <w:b/>
                <w:sz w:val="18"/>
                <w:szCs w:val="18"/>
              </w:rPr>
            </w:pPr>
            <w:r w:rsidRPr="009E5FBF">
              <w:rPr>
                <w:b/>
                <w:bCs/>
                <w:sz w:val="18"/>
                <w:szCs w:val="18"/>
              </w:rPr>
              <w:t>Type</w:t>
            </w:r>
          </w:p>
        </w:tc>
        <w:tc>
          <w:tcPr>
            <w:tcW w:w="749" w:type="pct"/>
            <w:tcBorders>
              <w:top w:val="single" w:sz="4" w:space="0" w:color="BDD6EE"/>
              <w:left w:val="single" w:sz="4" w:space="0" w:color="BDD6EE"/>
              <w:bottom w:val="single" w:sz="4" w:space="0" w:color="BDD6EE"/>
              <w:right w:val="single" w:sz="4" w:space="0" w:color="BDD6EE"/>
            </w:tcBorders>
            <w:hideMark/>
          </w:tcPr>
          <w:p w:rsidR="009D7EEA" w:rsidRPr="009E5FBF" w:rsidRDefault="009D7EEA" w:rsidP="000759AB">
            <w:pPr>
              <w:widowControl w:val="0"/>
              <w:autoSpaceDE w:val="0"/>
              <w:autoSpaceDN w:val="0"/>
              <w:adjustRightInd w:val="0"/>
              <w:spacing w:line="240" w:lineRule="auto"/>
              <w:jc w:val="center"/>
              <w:rPr>
                <w:b/>
                <w:bCs/>
                <w:sz w:val="18"/>
                <w:szCs w:val="18"/>
              </w:rPr>
            </w:pPr>
            <w:r w:rsidRPr="009E5FBF">
              <w:rPr>
                <w:b/>
                <w:bCs/>
                <w:sz w:val="18"/>
                <w:szCs w:val="18"/>
              </w:rPr>
              <w:t>Update/New</w:t>
            </w:r>
          </w:p>
        </w:tc>
        <w:tc>
          <w:tcPr>
            <w:tcW w:w="640" w:type="pct"/>
            <w:tcBorders>
              <w:top w:val="single" w:sz="4" w:space="0" w:color="BDD6EE"/>
              <w:left w:val="single" w:sz="4" w:space="0" w:color="BDD6EE"/>
              <w:bottom w:val="single" w:sz="4" w:space="0" w:color="BDD6EE"/>
              <w:right w:val="single" w:sz="4" w:space="0" w:color="BDD6EE"/>
            </w:tcBorders>
          </w:tcPr>
          <w:p w:rsidR="009D7EEA" w:rsidRPr="009E5FBF" w:rsidRDefault="009D7EEA" w:rsidP="000759AB">
            <w:pPr>
              <w:widowControl w:val="0"/>
              <w:autoSpaceDE w:val="0"/>
              <w:autoSpaceDN w:val="0"/>
              <w:adjustRightInd w:val="0"/>
              <w:spacing w:line="240" w:lineRule="auto"/>
              <w:jc w:val="center"/>
              <w:rPr>
                <w:b/>
                <w:bCs/>
                <w:sz w:val="18"/>
                <w:szCs w:val="18"/>
              </w:rPr>
            </w:pPr>
            <w:r w:rsidRPr="009E5FBF">
              <w:rPr>
                <w:b/>
                <w:bCs/>
                <w:sz w:val="18"/>
                <w:szCs w:val="18"/>
              </w:rPr>
              <w:t>Comments</w:t>
            </w:r>
          </w:p>
        </w:tc>
        <w:tc>
          <w:tcPr>
            <w:tcW w:w="640" w:type="pct"/>
            <w:tcBorders>
              <w:top w:val="single" w:sz="4" w:space="0" w:color="BDD6EE"/>
              <w:left w:val="single" w:sz="4" w:space="0" w:color="BDD6EE"/>
              <w:bottom w:val="single" w:sz="4" w:space="0" w:color="BDD6EE"/>
              <w:right w:val="single" w:sz="4" w:space="0" w:color="BDD6EE"/>
            </w:tcBorders>
          </w:tcPr>
          <w:p w:rsidR="009D7EEA" w:rsidRPr="009E5FBF" w:rsidRDefault="009D7EEA" w:rsidP="000759AB">
            <w:pPr>
              <w:widowControl w:val="0"/>
              <w:autoSpaceDE w:val="0"/>
              <w:autoSpaceDN w:val="0"/>
              <w:adjustRightInd w:val="0"/>
              <w:spacing w:line="240" w:lineRule="auto"/>
              <w:jc w:val="center"/>
              <w:rPr>
                <w:b/>
                <w:bCs/>
                <w:sz w:val="18"/>
                <w:szCs w:val="18"/>
              </w:rPr>
            </w:pPr>
            <w:r w:rsidRPr="009E5FBF">
              <w:rPr>
                <w:b/>
                <w:bCs/>
                <w:sz w:val="18"/>
                <w:szCs w:val="18"/>
              </w:rPr>
              <w:t>Standard/</w:t>
            </w:r>
          </w:p>
          <w:p w:rsidR="009D7EEA" w:rsidRPr="009E5FBF" w:rsidRDefault="009D7EEA" w:rsidP="000759AB">
            <w:pPr>
              <w:widowControl w:val="0"/>
              <w:autoSpaceDE w:val="0"/>
              <w:autoSpaceDN w:val="0"/>
              <w:adjustRightInd w:val="0"/>
              <w:spacing w:line="240" w:lineRule="auto"/>
              <w:jc w:val="center"/>
              <w:rPr>
                <w:b/>
                <w:bCs/>
                <w:sz w:val="18"/>
                <w:szCs w:val="18"/>
              </w:rPr>
            </w:pPr>
            <w:r w:rsidRPr="009E5FBF">
              <w:rPr>
                <w:b/>
                <w:bCs/>
                <w:sz w:val="18"/>
                <w:szCs w:val="18"/>
              </w:rPr>
              <w:t>Specific</w:t>
            </w:r>
          </w:p>
        </w:tc>
      </w:tr>
      <w:tr w:rsidR="009D7EEA" w:rsidRPr="009E5FBF" w:rsidTr="00F86827">
        <w:tc>
          <w:tcPr>
            <w:tcW w:w="2344"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D7EEA" w:rsidRPr="009E5FBF" w:rsidRDefault="009D7EEA" w:rsidP="00381A2F">
            <w:pPr>
              <w:widowControl w:val="0"/>
              <w:autoSpaceDE w:val="0"/>
              <w:autoSpaceDN w:val="0"/>
              <w:adjustRightInd w:val="0"/>
              <w:spacing w:before="166" w:line="240" w:lineRule="auto"/>
              <w:ind w:left="142"/>
              <w:rPr>
                <w:sz w:val="18"/>
                <w:szCs w:val="18"/>
              </w:rPr>
            </w:pPr>
            <w:r w:rsidRPr="009E5FBF">
              <w:rPr>
                <w:sz w:val="18"/>
                <w:szCs w:val="18"/>
              </w:rPr>
              <w:t>$service:contract_add_infos</w:t>
            </w:r>
          </w:p>
        </w:tc>
        <w:tc>
          <w:tcPr>
            <w:tcW w:w="626"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D7EEA" w:rsidRPr="009E5FBF" w:rsidRDefault="009D7EEA" w:rsidP="00381A2F">
            <w:pPr>
              <w:widowControl w:val="0"/>
              <w:autoSpaceDE w:val="0"/>
              <w:autoSpaceDN w:val="0"/>
              <w:adjustRightInd w:val="0"/>
              <w:spacing w:line="240" w:lineRule="auto"/>
              <w:rPr>
                <w:sz w:val="18"/>
                <w:szCs w:val="18"/>
              </w:rPr>
            </w:pPr>
            <w:r w:rsidRPr="009E5FBF">
              <w:rPr>
                <w:sz w:val="18"/>
                <w:szCs w:val="18"/>
              </w:rPr>
              <w:t>Class</w:t>
            </w:r>
          </w:p>
        </w:tc>
        <w:tc>
          <w:tcPr>
            <w:tcW w:w="749"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D7EEA" w:rsidRPr="009E5FBF" w:rsidRDefault="009D7EEA" w:rsidP="00381A2F">
            <w:pPr>
              <w:widowControl w:val="0"/>
              <w:autoSpaceDE w:val="0"/>
              <w:autoSpaceDN w:val="0"/>
              <w:adjustRightInd w:val="0"/>
              <w:spacing w:line="240" w:lineRule="auto"/>
              <w:rPr>
                <w:sz w:val="18"/>
                <w:szCs w:val="18"/>
              </w:rPr>
            </w:pPr>
            <w:r w:rsidRPr="009E5FBF">
              <w:rPr>
                <w:sz w:val="18"/>
                <w:szCs w:val="18"/>
              </w:rPr>
              <w:t>Updated</w:t>
            </w:r>
          </w:p>
        </w:tc>
        <w:tc>
          <w:tcPr>
            <w:tcW w:w="640" w:type="pct"/>
            <w:tcBorders>
              <w:top w:val="single" w:sz="4" w:space="0" w:color="BDD6EE"/>
              <w:left w:val="single" w:sz="4" w:space="0" w:color="BDD6EE"/>
              <w:bottom w:val="single" w:sz="4" w:space="0" w:color="BDD6EE"/>
              <w:right w:val="single" w:sz="4" w:space="0" w:color="BDD6EE"/>
            </w:tcBorders>
            <w:shd w:val="clear" w:color="auto" w:fill="D9D9D9"/>
          </w:tcPr>
          <w:p w:rsidR="009D7EEA" w:rsidRPr="009E5FBF" w:rsidRDefault="009D7EEA" w:rsidP="00381A2F">
            <w:pPr>
              <w:widowControl w:val="0"/>
              <w:autoSpaceDE w:val="0"/>
              <w:autoSpaceDN w:val="0"/>
              <w:adjustRightInd w:val="0"/>
              <w:spacing w:line="240" w:lineRule="auto"/>
              <w:rPr>
                <w:sz w:val="18"/>
                <w:szCs w:val="18"/>
              </w:rPr>
            </w:pPr>
          </w:p>
        </w:tc>
        <w:tc>
          <w:tcPr>
            <w:tcW w:w="640"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D7EEA" w:rsidRPr="009E5FBF" w:rsidRDefault="00AE7945" w:rsidP="00381A2F">
            <w:pPr>
              <w:widowControl w:val="0"/>
              <w:autoSpaceDE w:val="0"/>
              <w:autoSpaceDN w:val="0"/>
              <w:adjustRightInd w:val="0"/>
              <w:spacing w:line="240" w:lineRule="auto"/>
              <w:rPr>
                <w:sz w:val="18"/>
                <w:szCs w:val="18"/>
              </w:rPr>
            </w:pPr>
            <w:r>
              <w:rPr>
                <w:sz w:val="18"/>
                <w:szCs w:val="18"/>
              </w:rPr>
              <w:t>Standard</w:t>
            </w:r>
          </w:p>
        </w:tc>
      </w:tr>
      <w:tr w:rsidR="009D7EEA" w:rsidRPr="009E5FBF" w:rsidTr="00F86827">
        <w:trPr>
          <w:trHeight w:val="165"/>
        </w:trPr>
        <w:tc>
          <w:tcPr>
            <w:tcW w:w="2344"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81A2F">
            <w:pPr>
              <w:widowControl w:val="0"/>
              <w:autoSpaceDE w:val="0"/>
              <w:autoSpaceDN w:val="0"/>
              <w:adjustRightInd w:val="0"/>
              <w:spacing w:before="166" w:line="240" w:lineRule="auto"/>
              <w:ind w:left="360" w:firstLine="14"/>
              <w:rPr>
                <w:sz w:val="18"/>
                <w:szCs w:val="18"/>
              </w:rPr>
            </w:pPr>
            <w:r w:rsidRPr="009E5FBF">
              <w:rPr>
                <w:sz w:val="18"/>
                <w:szCs w:val="18"/>
              </w:rPr>
              <w:t>describe_input /2</w:t>
            </w:r>
          </w:p>
        </w:tc>
        <w:tc>
          <w:tcPr>
            <w:tcW w:w="626"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81A2F">
            <w:pPr>
              <w:pStyle w:val="Body"/>
              <w:tabs>
                <w:tab w:val="clear" w:pos="780"/>
                <w:tab w:val="decimal" w:pos="0"/>
              </w:tabs>
              <w:rPr>
                <w:rFonts w:cs="Arial"/>
                <w:color w:val="auto"/>
                <w:sz w:val="18"/>
                <w:szCs w:val="18"/>
              </w:rPr>
            </w:pPr>
            <w:r w:rsidRPr="009E5FBF">
              <w:rPr>
                <w:rFonts w:cs="Arial"/>
                <w:color w:val="auto"/>
                <w:sz w:val="18"/>
                <w:szCs w:val="18"/>
              </w:rPr>
              <w:t>Method</w:t>
            </w:r>
          </w:p>
        </w:tc>
        <w:tc>
          <w:tcPr>
            <w:tcW w:w="74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81A2F">
            <w:pPr>
              <w:rPr>
                <w:sz w:val="18"/>
                <w:szCs w:val="18"/>
              </w:rPr>
            </w:pPr>
            <w:r w:rsidRPr="009E5FBF">
              <w:rPr>
                <w:sz w:val="18"/>
                <w:szCs w:val="18"/>
              </w:rPr>
              <w:t>New</w:t>
            </w:r>
          </w:p>
        </w:tc>
        <w:tc>
          <w:tcPr>
            <w:tcW w:w="640" w:type="pct"/>
            <w:tcBorders>
              <w:top w:val="single" w:sz="4" w:space="0" w:color="BDD6EE"/>
              <w:left w:val="single" w:sz="4" w:space="0" w:color="BDD6EE"/>
              <w:bottom w:val="single" w:sz="4" w:space="0" w:color="BDD6EE"/>
              <w:right w:val="single" w:sz="4" w:space="0" w:color="BDD6EE"/>
            </w:tcBorders>
          </w:tcPr>
          <w:p w:rsidR="009D7EEA" w:rsidRPr="009E5FBF" w:rsidRDefault="009D7EEA" w:rsidP="00381A2F">
            <w:pPr>
              <w:rPr>
                <w:sz w:val="18"/>
                <w:szCs w:val="18"/>
              </w:rPr>
            </w:pPr>
            <w:r w:rsidRPr="009E5FBF">
              <w:rPr>
                <w:sz w:val="18"/>
                <w:szCs w:val="18"/>
              </w:rPr>
              <w:t>Generated</w:t>
            </w:r>
          </w:p>
        </w:tc>
        <w:tc>
          <w:tcPr>
            <w:tcW w:w="640" w:type="pct"/>
            <w:tcBorders>
              <w:top w:val="single" w:sz="4" w:space="0" w:color="BDD6EE"/>
              <w:left w:val="single" w:sz="4" w:space="0" w:color="BDD6EE"/>
              <w:bottom w:val="single" w:sz="4" w:space="0" w:color="BDD6EE"/>
              <w:right w:val="single" w:sz="4" w:space="0" w:color="BDD6EE"/>
            </w:tcBorders>
          </w:tcPr>
          <w:p w:rsidR="009D7EEA" w:rsidRPr="009E5FBF" w:rsidRDefault="009D7EEA" w:rsidP="00381A2F">
            <w:pPr>
              <w:rPr>
                <w:sz w:val="18"/>
                <w:szCs w:val="18"/>
              </w:rPr>
            </w:pPr>
          </w:p>
        </w:tc>
      </w:tr>
      <w:tr w:rsidR="009D7EEA" w:rsidRPr="009E5FBF" w:rsidTr="00F86827">
        <w:trPr>
          <w:trHeight w:val="165"/>
        </w:trPr>
        <w:tc>
          <w:tcPr>
            <w:tcW w:w="2344"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81A2F">
            <w:pPr>
              <w:widowControl w:val="0"/>
              <w:autoSpaceDE w:val="0"/>
              <w:autoSpaceDN w:val="0"/>
              <w:adjustRightInd w:val="0"/>
              <w:spacing w:before="166" w:line="240" w:lineRule="auto"/>
              <w:ind w:left="360" w:firstLine="14"/>
              <w:rPr>
                <w:sz w:val="18"/>
                <w:szCs w:val="18"/>
              </w:rPr>
            </w:pPr>
            <w:r w:rsidRPr="009E5FBF">
              <w:rPr>
                <w:sz w:val="18"/>
                <w:szCs w:val="18"/>
              </w:rPr>
              <w:t>describe_xml /2</w:t>
            </w:r>
          </w:p>
        </w:tc>
        <w:tc>
          <w:tcPr>
            <w:tcW w:w="626"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81A2F">
            <w:pPr>
              <w:pStyle w:val="Body"/>
              <w:tabs>
                <w:tab w:val="clear" w:pos="780"/>
                <w:tab w:val="decimal" w:pos="0"/>
              </w:tabs>
              <w:rPr>
                <w:rFonts w:cs="Arial"/>
                <w:color w:val="auto"/>
                <w:sz w:val="18"/>
                <w:szCs w:val="18"/>
              </w:rPr>
            </w:pPr>
            <w:r w:rsidRPr="009E5FBF">
              <w:rPr>
                <w:rFonts w:cs="Arial"/>
                <w:color w:val="auto"/>
                <w:sz w:val="18"/>
                <w:szCs w:val="18"/>
              </w:rPr>
              <w:t>Method</w:t>
            </w:r>
          </w:p>
        </w:tc>
        <w:tc>
          <w:tcPr>
            <w:tcW w:w="74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81A2F">
            <w:pPr>
              <w:rPr>
                <w:sz w:val="18"/>
                <w:szCs w:val="18"/>
              </w:rPr>
            </w:pPr>
            <w:r w:rsidRPr="009E5FBF">
              <w:rPr>
                <w:sz w:val="18"/>
                <w:szCs w:val="18"/>
              </w:rPr>
              <w:t>New</w:t>
            </w:r>
          </w:p>
        </w:tc>
        <w:tc>
          <w:tcPr>
            <w:tcW w:w="640" w:type="pct"/>
            <w:tcBorders>
              <w:top w:val="single" w:sz="4" w:space="0" w:color="BDD6EE"/>
              <w:left w:val="single" w:sz="4" w:space="0" w:color="BDD6EE"/>
              <w:bottom w:val="single" w:sz="4" w:space="0" w:color="BDD6EE"/>
              <w:right w:val="single" w:sz="4" w:space="0" w:color="BDD6EE"/>
            </w:tcBorders>
          </w:tcPr>
          <w:p w:rsidR="009D7EEA" w:rsidRPr="009E5FBF" w:rsidRDefault="009D7EEA" w:rsidP="00381A2F">
            <w:pPr>
              <w:rPr>
                <w:sz w:val="18"/>
                <w:szCs w:val="18"/>
              </w:rPr>
            </w:pPr>
            <w:r w:rsidRPr="009E5FBF">
              <w:rPr>
                <w:sz w:val="18"/>
                <w:szCs w:val="18"/>
              </w:rPr>
              <w:t>Generated</w:t>
            </w:r>
          </w:p>
        </w:tc>
        <w:tc>
          <w:tcPr>
            <w:tcW w:w="640" w:type="pct"/>
            <w:tcBorders>
              <w:top w:val="single" w:sz="4" w:space="0" w:color="BDD6EE"/>
              <w:left w:val="single" w:sz="4" w:space="0" w:color="BDD6EE"/>
              <w:bottom w:val="single" w:sz="4" w:space="0" w:color="BDD6EE"/>
              <w:right w:val="single" w:sz="4" w:space="0" w:color="BDD6EE"/>
            </w:tcBorders>
          </w:tcPr>
          <w:p w:rsidR="009D7EEA" w:rsidRPr="009E5FBF" w:rsidRDefault="009D7EEA" w:rsidP="00381A2F">
            <w:pPr>
              <w:rPr>
                <w:sz w:val="18"/>
                <w:szCs w:val="18"/>
              </w:rPr>
            </w:pPr>
          </w:p>
        </w:tc>
      </w:tr>
      <w:tr w:rsidR="009D7EEA" w:rsidRPr="009E5FBF" w:rsidTr="00F86827">
        <w:trPr>
          <w:trHeight w:val="165"/>
        </w:trPr>
        <w:tc>
          <w:tcPr>
            <w:tcW w:w="2344"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E32FEB">
            <w:pPr>
              <w:widowControl w:val="0"/>
              <w:autoSpaceDE w:val="0"/>
              <w:autoSpaceDN w:val="0"/>
              <w:adjustRightInd w:val="0"/>
              <w:spacing w:before="166" w:line="240" w:lineRule="auto"/>
              <w:ind w:left="360" w:firstLine="14"/>
              <w:rPr>
                <w:sz w:val="18"/>
                <w:szCs w:val="18"/>
              </w:rPr>
            </w:pPr>
            <w:r w:rsidRPr="009E5FBF">
              <w:rPr>
                <w:sz w:val="18"/>
                <w:szCs w:val="18"/>
              </w:rPr>
              <w:t>describe_output/1</w:t>
            </w:r>
          </w:p>
        </w:tc>
        <w:tc>
          <w:tcPr>
            <w:tcW w:w="626"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E32FEB">
            <w:pPr>
              <w:pStyle w:val="Body"/>
              <w:tabs>
                <w:tab w:val="clear" w:pos="780"/>
                <w:tab w:val="decimal" w:pos="0"/>
              </w:tabs>
              <w:rPr>
                <w:rFonts w:cs="Arial"/>
                <w:color w:val="auto"/>
                <w:sz w:val="18"/>
                <w:szCs w:val="18"/>
              </w:rPr>
            </w:pPr>
            <w:r w:rsidRPr="009E5FBF">
              <w:rPr>
                <w:rFonts w:cs="Arial"/>
                <w:color w:val="auto"/>
                <w:sz w:val="18"/>
                <w:szCs w:val="18"/>
              </w:rPr>
              <w:t>Method</w:t>
            </w:r>
          </w:p>
        </w:tc>
        <w:tc>
          <w:tcPr>
            <w:tcW w:w="74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E32FEB">
            <w:pPr>
              <w:rPr>
                <w:sz w:val="18"/>
                <w:szCs w:val="18"/>
              </w:rPr>
            </w:pPr>
            <w:r w:rsidRPr="009E5FBF">
              <w:rPr>
                <w:sz w:val="18"/>
                <w:szCs w:val="18"/>
              </w:rPr>
              <w:t>New</w:t>
            </w:r>
          </w:p>
        </w:tc>
        <w:tc>
          <w:tcPr>
            <w:tcW w:w="640" w:type="pct"/>
            <w:tcBorders>
              <w:top w:val="single" w:sz="4" w:space="0" w:color="BDD6EE"/>
              <w:left w:val="single" w:sz="4" w:space="0" w:color="BDD6EE"/>
              <w:bottom w:val="single" w:sz="4" w:space="0" w:color="BDD6EE"/>
              <w:right w:val="single" w:sz="4" w:space="0" w:color="BDD6EE"/>
            </w:tcBorders>
          </w:tcPr>
          <w:p w:rsidR="009D7EEA" w:rsidRPr="009E5FBF" w:rsidRDefault="009D7EEA" w:rsidP="00E32FEB">
            <w:pPr>
              <w:rPr>
                <w:sz w:val="18"/>
                <w:szCs w:val="18"/>
              </w:rPr>
            </w:pPr>
            <w:r w:rsidRPr="009E5FBF">
              <w:rPr>
                <w:sz w:val="18"/>
                <w:szCs w:val="18"/>
              </w:rPr>
              <w:t>Generated</w:t>
            </w:r>
          </w:p>
        </w:tc>
        <w:tc>
          <w:tcPr>
            <w:tcW w:w="640" w:type="pct"/>
            <w:tcBorders>
              <w:top w:val="single" w:sz="4" w:space="0" w:color="BDD6EE"/>
              <w:left w:val="single" w:sz="4" w:space="0" w:color="BDD6EE"/>
              <w:bottom w:val="single" w:sz="4" w:space="0" w:color="BDD6EE"/>
              <w:right w:val="single" w:sz="4" w:space="0" w:color="BDD6EE"/>
            </w:tcBorders>
          </w:tcPr>
          <w:p w:rsidR="009D7EEA" w:rsidRPr="009E5FBF" w:rsidRDefault="009D7EEA" w:rsidP="00E32FEB">
            <w:pPr>
              <w:rPr>
                <w:sz w:val="18"/>
                <w:szCs w:val="18"/>
              </w:rPr>
            </w:pPr>
          </w:p>
        </w:tc>
      </w:tr>
      <w:tr w:rsidR="009D7EEA" w:rsidRPr="009E5FBF" w:rsidTr="00F86827">
        <w:trPr>
          <w:trHeight w:val="165"/>
        </w:trPr>
        <w:tc>
          <w:tcPr>
            <w:tcW w:w="2344"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E32FEB">
            <w:pPr>
              <w:widowControl w:val="0"/>
              <w:autoSpaceDE w:val="0"/>
              <w:autoSpaceDN w:val="0"/>
              <w:adjustRightInd w:val="0"/>
              <w:spacing w:before="166" w:line="240" w:lineRule="auto"/>
              <w:ind w:left="360" w:firstLine="14"/>
              <w:rPr>
                <w:sz w:val="18"/>
                <w:szCs w:val="18"/>
              </w:rPr>
            </w:pPr>
            <w:r w:rsidRPr="009E5FBF">
              <w:rPr>
                <w:sz w:val="18"/>
                <w:szCs w:val="18"/>
              </w:rPr>
              <w:t>describe_input/1</w:t>
            </w:r>
          </w:p>
        </w:tc>
        <w:tc>
          <w:tcPr>
            <w:tcW w:w="626"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E32FEB">
            <w:pPr>
              <w:pStyle w:val="Body"/>
              <w:tabs>
                <w:tab w:val="clear" w:pos="780"/>
                <w:tab w:val="decimal" w:pos="0"/>
              </w:tabs>
              <w:rPr>
                <w:rFonts w:cs="Arial"/>
                <w:color w:val="auto"/>
                <w:sz w:val="18"/>
                <w:szCs w:val="18"/>
              </w:rPr>
            </w:pPr>
            <w:r w:rsidRPr="009E5FBF">
              <w:rPr>
                <w:rFonts w:cs="Arial"/>
                <w:color w:val="auto"/>
                <w:sz w:val="18"/>
                <w:szCs w:val="18"/>
              </w:rPr>
              <w:t>Method</w:t>
            </w:r>
          </w:p>
        </w:tc>
        <w:tc>
          <w:tcPr>
            <w:tcW w:w="74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E32FEB">
            <w:pPr>
              <w:rPr>
                <w:sz w:val="18"/>
                <w:szCs w:val="18"/>
              </w:rPr>
            </w:pPr>
            <w:r w:rsidRPr="009E5FBF">
              <w:rPr>
                <w:sz w:val="18"/>
                <w:szCs w:val="18"/>
              </w:rPr>
              <w:t>New</w:t>
            </w:r>
          </w:p>
        </w:tc>
        <w:tc>
          <w:tcPr>
            <w:tcW w:w="640" w:type="pct"/>
            <w:tcBorders>
              <w:top w:val="single" w:sz="4" w:space="0" w:color="BDD6EE"/>
              <w:left w:val="single" w:sz="4" w:space="0" w:color="BDD6EE"/>
              <w:bottom w:val="single" w:sz="4" w:space="0" w:color="BDD6EE"/>
              <w:right w:val="single" w:sz="4" w:space="0" w:color="BDD6EE"/>
            </w:tcBorders>
          </w:tcPr>
          <w:p w:rsidR="009D7EEA" w:rsidRPr="009E5FBF" w:rsidRDefault="009D7EEA" w:rsidP="00E32FEB">
            <w:pPr>
              <w:rPr>
                <w:sz w:val="18"/>
                <w:szCs w:val="18"/>
              </w:rPr>
            </w:pPr>
            <w:r w:rsidRPr="009E5FBF">
              <w:rPr>
                <w:sz w:val="18"/>
                <w:szCs w:val="18"/>
              </w:rPr>
              <w:t>Generated</w:t>
            </w:r>
          </w:p>
        </w:tc>
        <w:tc>
          <w:tcPr>
            <w:tcW w:w="640" w:type="pct"/>
            <w:tcBorders>
              <w:top w:val="single" w:sz="4" w:space="0" w:color="BDD6EE"/>
              <w:left w:val="single" w:sz="4" w:space="0" w:color="BDD6EE"/>
              <w:bottom w:val="single" w:sz="4" w:space="0" w:color="BDD6EE"/>
              <w:right w:val="single" w:sz="4" w:space="0" w:color="BDD6EE"/>
            </w:tcBorders>
          </w:tcPr>
          <w:p w:rsidR="009D7EEA" w:rsidRPr="009E5FBF" w:rsidRDefault="009D7EEA" w:rsidP="00E32FEB">
            <w:pPr>
              <w:rPr>
                <w:sz w:val="18"/>
                <w:szCs w:val="18"/>
              </w:rPr>
            </w:pPr>
          </w:p>
        </w:tc>
      </w:tr>
    </w:tbl>
    <w:p w:rsidR="003556B6" w:rsidRPr="009E5FBF" w:rsidRDefault="003556B6" w:rsidP="003556B6">
      <w:pPr>
        <w:pStyle w:val="Body"/>
        <w:ind w:left="360"/>
      </w:pPr>
    </w:p>
    <w:p w:rsidR="003556B6" w:rsidRPr="009E5FBF" w:rsidRDefault="003556B6" w:rsidP="003556B6">
      <w:pPr>
        <w:pStyle w:val="Body"/>
        <w:ind w:left="360"/>
      </w:pPr>
      <w:r w:rsidRPr="009E5FBF">
        <w:t xml:space="preserve">The Type can be – class, method, field, </w:t>
      </w:r>
      <w:r w:rsidR="006B790F" w:rsidRPr="009E5FBF">
        <w:t>enumerate …</w:t>
      </w:r>
      <w:r w:rsidRPr="009E5FBF">
        <w:t xml:space="preserve"> etc.</w:t>
      </w:r>
    </w:p>
    <w:p w:rsidR="003556B6" w:rsidRPr="009E5FBF" w:rsidRDefault="003556B6" w:rsidP="006074AB">
      <w:pPr>
        <w:pStyle w:val="Heading4"/>
      </w:pPr>
      <w:bookmarkStart w:id="1098" w:name="_Toc487791939"/>
      <w:bookmarkStart w:id="1099" w:name="_Toc21928506"/>
      <w:r w:rsidRPr="009E5FBF">
        <w:t>Data Dictionary</w:t>
      </w:r>
      <w:bookmarkEnd w:id="1098"/>
      <w:bookmarkEnd w:id="1099"/>
    </w:p>
    <w:p w:rsidR="003556B6" w:rsidRPr="009E5FBF" w:rsidRDefault="003556B6" w:rsidP="003556B6">
      <w:pPr>
        <w:pStyle w:val="Body"/>
      </w:pPr>
      <w:r w:rsidRPr="009E5FBF">
        <w:t>N/A</w:t>
      </w:r>
    </w:p>
    <w:p w:rsidR="003556B6" w:rsidRPr="009E5FBF" w:rsidRDefault="003556B6" w:rsidP="006074AB">
      <w:pPr>
        <w:pStyle w:val="Heading4"/>
      </w:pPr>
      <w:bookmarkStart w:id="1100" w:name="_Toc487791940"/>
      <w:bookmarkStart w:id="1101" w:name="_Toc21928507"/>
      <w:r w:rsidRPr="009E5FBF">
        <w:t>Task Input Data</w:t>
      </w:r>
      <w:bookmarkEnd w:id="1100"/>
      <w:bookmarkEnd w:id="1101"/>
    </w:p>
    <w:p w:rsidR="003556B6" w:rsidRPr="009E5FBF" w:rsidRDefault="003556B6" w:rsidP="003556B6">
      <w:pPr>
        <w:pStyle w:val="Body"/>
        <w:ind w:left="360"/>
        <w:rPr>
          <w:rFonts w:cs="Arial"/>
        </w:rPr>
      </w:pPr>
      <w:r w:rsidRPr="009E5FBF">
        <w:rPr>
          <w:rFonts w:cs="Arial"/>
        </w:rPr>
        <w:t>The details of the input parameters are described in the following table below.</w:t>
      </w:r>
    </w:p>
    <w:p w:rsidR="003556B6" w:rsidRPr="009E5FBF" w:rsidRDefault="003556B6" w:rsidP="003556B6">
      <w:pPr>
        <w:pStyle w:val="Body"/>
        <w:ind w:left="360"/>
        <w:rPr>
          <w:rFonts w:cs="Arial"/>
        </w:rPr>
      </w:pPr>
    </w:p>
    <w:p w:rsidR="00551D58" w:rsidRPr="009E5FBF" w:rsidRDefault="00551D58" w:rsidP="003556B6">
      <w:pPr>
        <w:pStyle w:val="Body"/>
        <w:ind w:left="360"/>
        <w:rPr>
          <w:rFonts w:cs="Arial"/>
        </w:rPr>
      </w:pPr>
    </w:p>
    <w:p w:rsidR="00551D58" w:rsidRPr="009E5FBF" w:rsidRDefault="00551D58" w:rsidP="003556B6">
      <w:pPr>
        <w:pStyle w:val="Body"/>
        <w:ind w:left="360"/>
        <w:rPr>
          <w:rFonts w:cs="Arial"/>
        </w:rPr>
      </w:pPr>
    </w:p>
    <w:tbl>
      <w:tblPr>
        <w:tblW w:w="5001" w:type="pct"/>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Layout w:type="fixed"/>
        <w:tblLook w:val="04A0" w:firstRow="1" w:lastRow="0" w:firstColumn="1" w:lastColumn="0" w:noHBand="0" w:noVBand="1"/>
      </w:tblPr>
      <w:tblGrid>
        <w:gridCol w:w="3619"/>
        <w:gridCol w:w="3688"/>
        <w:gridCol w:w="881"/>
        <w:gridCol w:w="874"/>
      </w:tblGrid>
      <w:tr w:rsidR="003556B6" w:rsidRPr="009E5FBF" w:rsidTr="00C14106">
        <w:tc>
          <w:tcPr>
            <w:tcW w:w="1997" w:type="pct"/>
            <w:tcBorders>
              <w:top w:val="single" w:sz="4" w:space="0" w:color="BDD6EE"/>
              <w:left w:val="single" w:sz="4" w:space="0" w:color="BDD6EE"/>
              <w:bottom w:val="single" w:sz="4" w:space="0" w:color="BDD6EE"/>
              <w:right w:val="single" w:sz="4" w:space="0" w:color="BDD6EE"/>
            </w:tcBorders>
            <w:hideMark/>
          </w:tcPr>
          <w:p w:rsidR="003556B6" w:rsidRPr="009E5FBF" w:rsidRDefault="003556B6" w:rsidP="000759AB">
            <w:pPr>
              <w:widowControl w:val="0"/>
              <w:tabs>
                <w:tab w:val="left" w:pos="330"/>
              </w:tabs>
              <w:autoSpaceDE w:val="0"/>
              <w:autoSpaceDN w:val="0"/>
              <w:adjustRightInd w:val="0"/>
              <w:spacing w:line="240" w:lineRule="auto"/>
              <w:jc w:val="center"/>
              <w:rPr>
                <w:b/>
                <w:sz w:val="18"/>
                <w:szCs w:val="18"/>
              </w:rPr>
            </w:pPr>
            <w:r w:rsidRPr="009E5FBF">
              <w:rPr>
                <w:b/>
                <w:bCs/>
                <w:sz w:val="18"/>
                <w:szCs w:val="18"/>
              </w:rPr>
              <w:t>Tag</w:t>
            </w:r>
          </w:p>
        </w:tc>
        <w:tc>
          <w:tcPr>
            <w:tcW w:w="2035" w:type="pct"/>
            <w:tcBorders>
              <w:top w:val="single" w:sz="4" w:space="0" w:color="BDD6EE"/>
              <w:left w:val="single" w:sz="4" w:space="0" w:color="BDD6EE"/>
              <w:bottom w:val="single" w:sz="4" w:space="0" w:color="BDD6EE"/>
              <w:right w:val="single" w:sz="4" w:space="0" w:color="BDD6EE"/>
            </w:tcBorders>
            <w:hideMark/>
          </w:tcPr>
          <w:p w:rsidR="003556B6" w:rsidRPr="009E5FBF" w:rsidRDefault="003556B6" w:rsidP="000759AB">
            <w:pPr>
              <w:widowControl w:val="0"/>
              <w:autoSpaceDE w:val="0"/>
              <w:autoSpaceDN w:val="0"/>
              <w:adjustRightInd w:val="0"/>
              <w:spacing w:line="240" w:lineRule="auto"/>
              <w:jc w:val="center"/>
              <w:rPr>
                <w:b/>
                <w:sz w:val="18"/>
                <w:szCs w:val="18"/>
              </w:rPr>
            </w:pPr>
            <w:r w:rsidRPr="009E5FBF">
              <w:rPr>
                <w:b/>
                <w:bCs/>
                <w:sz w:val="18"/>
                <w:szCs w:val="18"/>
              </w:rPr>
              <w:t>Description</w:t>
            </w:r>
          </w:p>
        </w:tc>
        <w:tc>
          <w:tcPr>
            <w:tcW w:w="486" w:type="pct"/>
            <w:tcBorders>
              <w:top w:val="single" w:sz="4" w:space="0" w:color="BDD6EE"/>
              <w:left w:val="single" w:sz="4" w:space="0" w:color="BDD6EE"/>
              <w:bottom w:val="single" w:sz="4" w:space="0" w:color="BDD6EE"/>
              <w:right w:val="single" w:sz="4" w:space="0" w:color="BDD6EE"/>
            </w:tcBorders>
            <w:hideMark/>
          </w:tcPr>
          <w:p w:rsidR="003556B6" w:rsidRPr="009E5FBF" w:rsidRDefault="003556B6" w:rsidP="000759AB">
            <w:pPr>
              <w:widowControl w:val="0"/>
              <w:autoSpaceDE w:val="0"/>
              <w:autoSpaceDN w:val="0"/>
              <w:adjustRightInd w:val="0"/>
              <w:spacing w:line="240" w:lineRule="auto"/>
              <w:jc w:val="center"/>
              <w:rPr>
                <w:b/>
                <w:bCs/>
                <w:sz w:val="18"/>
                <w:szCs w:val="18"/>
              </w:rPr>
            </w:pPr>
            <w:r w:rsidRPr="009E5FBF">
              <w:rPr>
                <w:b/>
                <w:bCs/>
                <w:sz w:val="18"/>
                <w:szCs w:val="18"/>
              </w:rPr>
              <w:t>Mandatory</w:t>
            </w:r>
          </w:p>
        </w:tc>
        <w:tc>
          <w:tcPr>
            <w:tcW w:w="482" w:type="pct"/>
            <w:tcBorders>
              <w:top w:val="single" w:sz="4" w:space="0" w:color="BDD6EE"/>
              <w:left w:val="single" w:sz="4" w:space="0" w:color="BDD6EE"/>
              <w:bottom w:val="single" w:sz="4" w:space="0" w:color="BDD6EE"/>
              <w:right w:val="single" w:sz="4" w:space="0" w:color="BDD6EE"/>
            </w:tcBorders>
            <w:hideMark/>
          </w:tcPr>
          <w:p w:rsidR="003556B6" w:rsidRPr="009E5FBF" w:rsidRDefault="003556B6" w:rsidP="000759AB">
            <w:pPr>
              <w:widowControl w:val="0"/>
              <w:autoSpaceDE w:val="0"/>
              <w:autoSpaceDN w:val="0"/>
              <w:adjustRightInd w:val="0"/>
              <w:spacing w:line="240" w:lineRule="auto"/>
              <w:jc w:val="center"/>
              <w:rPr>
                <w:b/>
                <w:sz w:val="18"/>
                <w:szCs w:val="18"/>
              </w:rPr>
            </w:pPr>
            <w:r w:rsidRPr="009E5FBF">
              <w:rPr>
                <w:b/>
                <w:bCs/>
                <w:sz w:val="18"/>
                <w:szCs w:val="18"/>
              </w:rPr>
              <w:t>Type</w:t>
            </w:r>
          </w:p>
        </w:tc>
      </w:tr>
      <w:tr w:rsidR="00381A2F" w:rsidRPr="009E5FBF" w:rsidTr="00C14106">
        <w:tc>
          <w:tcPr>
            <w:tcW w:w="1997"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381A2F" w:rsidRPr="009E5FBF" w:rsidRDefault="00381A2F" w:rsidP="00381A2F">
            <w:pPr>
              <w:widowControl w:val="0"/>
              <w:autoSpaceDE w:val="0"/>
              <w:autoSpaceDN w:val="0"/>
              <w:adjustRightInd w:val="0"/>
              <w:spacing w:before="166" w:line="240" w:lineRule="auto"/>
              <w:ind w:left="142"/>
              <w:rPr>
                <w:sz w:val="18"/>
                <w:szCs w:val="18"/>
              </w:rPr>
            </w:pPr>
            <w:r w:rsidRPr="009E5FBF">
              <w:rPr>
                <w:sz w:val="18"/>
                <w:szCs w:val="18"/>
              </w:rPr>
              <w:t>/Contract</w:t>
            </w:r>
          </w:p>
        </w:tc>
        <w:tc>
          <w:tcPr>
            <w:tcW w:w="2035"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381A2F" w:rsidRPr="009E5FBF" w:rsidRDefault="00381A2F" w:rsidP="00381A2F">
            <w:pPr>
              <w:widowControl w:val="0"/>
              <w:autoSpaceDE w:val="0"/>
              <w:autoSpaceDN w:val="0"/>
              <w:adjustRightInd w:val="0"/>
              <w:spacing w:line="240" w:lineRule="auto"/>
              <w:rPr>
                <w:sz w:val="18"/>
                <w:szCs w:val="18"/>
              </w:rPr>
            </w:pPr>
          </w:p>
        </w:tc>
        <w:tc>
          <w:tcPr>
            <w:tcW w:w="486"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381A2F" w:rsidRPr="009E5FBF" w:rsidRDefault="00381A2F" w:rsidP="00381A2F">
            <w:pPr>
              <w:widowControl w:val="0"/>
              <w:autoSpaceDE w:val="0"/>
              <w:autoSpaceDN w:val="0"/>
              <w:adjustRightInd w:val="0"/>
              <w:spacing w:line="240" w:lineRule="auto"/>
              <w:rPr>
                <w:sz w:val="18"/>
                <w:szCs w:val="18"/>
              </w:rPr>
            </w:pPr>
          </w:p>
        </w:tc>
        <w:tc>
          <w:tcPr>
            <w:tcW w:w="482"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381A2F" w:rsidRPr="009E5FBF" w:rsidRDefault="00381A2F" w:rsidP="00381A2F">
            <w:pPr>
              <w:widowControl w:val="0"/>
              <w:autoSpaceDE w:val="0"/>
              <w:autoSpaceDN w:val="0"/>
              <w:adjustRightInd w:val="0"/>
              <w:spacing w:line="240" w:lineRule="auto"/>
              <w:rPr>
                <w:sz w:val="18"/>
                <w:szCs w:val="18"/>
              </w:rPr>
            </w:pPr>
          </w:p>
        </w:tc>
      </w:tr>
      <w:tr w:rsidR="00381A2F" w:rsidRPr="009E5FBF" w:rsidTr="00C14106">
        <w:trPr>
          <w:trHeight w:val="165"/>
        </w:trPr>
        <w:tc>
          <w:tcPr>
            <w:tcW w:w="1997" w:type="pct"/>
            <w:tcBorders>
              <w:top w:val="single" w:sz="4" w:space="0" w:color="BDD6EE"/>
              <w:left w:val="single" w:sz="4" w:space="0" w:color="BDD6EE"/>
              <w:bottom w:val="single" w:sz="4" w:space="0" w:color="BDD6EE"/>
              <w:right w:val="single" w:sz="4" w:space="0" w:color="BDD6EE"/>
            </w:tcBorders>
            <w:vAlign w:val="center"/>
          </w:tcPr>
          <w:p w:rsidR="00381A2F" w:rsidRPr="009E5FBF" w:rsidRDefault="00381A2F" w:rsidP="00381A2F">
            <w:pPr>
              <w:widowControl w:val="0"/>
              <w:autoSpaceDE w:val="0"/>
              <w:autoSpaceDN w:val="0"/>
              <w:adjustRightInd w:val="0"/>
              <w:spacing w:before="166" w:line="240" w:lineRule="auto"/>
              <w:ind w:left="360" w:firstLine="14"/>
              <w:rPr>
                <w:sz w:val="18"/>
                <w:szCs w:val="18"/>
              </w:rPr>
            </w:pPr>
            <w:r w:rsidRPr="009E5FBF">
              <w:rPr>
                <w:sz w:val="18"/>
                <w:szCs w:val="18"/>
              </w:rPr>
              <w:t>/</w:t>
            </w:r>
            <w:r w:rsidRPr="009E5FBF">
              <w:rPr>
                <w:sz w:val="18"/>
                <w:szCs w:val="18"/>
                <w:lang w:eastAsia="en-US"/>
              </w:rPr>
              <w:t>SignatureDate</w:t>
            </w:r>
          </w:p>
        </w:tc>
        <w:tc>
          <w:tcPr>
            <w:tcW w:w="2035" w:type="pct"/>
            <w:tcBorders>
              <w:top w:val="single" w:sz="4" w:space="0" w:color="BDD6EE"/>
              <w:left w:val="single" w:sz="4" w:space="0" w:color="BDD6EE"/>
              <w:bottom w:val="single" w:sz="4" w:space="0" w:color="BDD6EE"/>
              <w:right w:val="single" w:sz="4" w:space="0" w:color="BDD6EE"/>
            </w:tcBorders>
            <w:vAlign w:val="center"/>
          </w:tcPr>
          <w:p w:rsidR="00381A2F" w:rsidRPr="009E5FBF" w:rsidRDefault="000C3BAE" w:rsidP="00381A2F">
            <w:pPr>
              <w:pStyle w:val="Body"/>
              <w:tabs>
                <w:tab w:val="clear" w:pos="780"/>
                <w:tab w:val="decimal" w:pos="0"/>
              </w:tabs>
              <w:rPr>
                <w:rFonts w:cs="Arial"/>
                <w:color w:val="auto"/>
                <w:sz w:val="18"/>
                <w:szCs w:val="18"/>
              </w:rPr>
            </w:pPr>
            <w:r w:rsidRPr="009E5FBF">
              <w:rPr>
                <w:rFonts w:cs="Arial"/>
                <w:color w:val="auto"/>
                <w:sz w:val="18"/>
                <w:szCs w:val="18"/>
              </w:rPr>
              <w:t>Contract Signature date</w:t>
            </w:r>
          </w:p>
        </w:tc>
        <w:tc>
          <w:tcPr>
            <w:tcW w:w="486" w:type="pct"/>
            <w:tcBorders>
              <w:top w:val="single" w:sz="4" w:space="0" w:color="BDD6EE"/>
              <w:left w:val="single" w:sz="4" w:space="0" w:color="BDD6EE"/>
              <w:bottom w:val="single" w:sz="4" w:space="0" w:color="BDD6EE"/>
              <w:right w:val="single" w:sz="4" w:space="0" w:color="BDD6EE"/>
            </w:tcBorders>
            <w:vAlign w:val="center"/>
          </w:tcPr>
          <w:p w:rsidR="00381A2F" w:rsidRPr="009E5FBF" w:rsidRDefault="00381A2F" w:rsidP="00381A2F">
            <w:pPr>
              <w:rPr>
                <w:sz w:val="18"/>
                <w:szCs w:val="18"/>
              </w:rPr>
            </w:pPr>
            <w:r w:rsidRPr="009E5FBF">
              <w:rPr>
                <w:sz w:val="18"/>
                <w:szCs w:val="18"/>
              </w:rPr>
              <w:t>No</w:t>
            </w:r>
          </w:p>
        </w:tc>
        <w:tc>
          <w:tcPr>
            <w:tcW w:w="482" w:type="pct"/>
            <w:tcBorders>
              <w:top w:val="single" w:sz="4" w:space="0" w:color="BDD6EE"/>
              <w:left w:val="single" w:sz="4" w:space="0" w:color="BDD6EE"/>
              <w:bottom w:val="single" w:sz="4" w:space="0" w:color="BDD6EE"/>
              <w:right w:val="single" w:sz="4" w:space="0" w:color="BDD6EE"/>
            </w:tcBorders>
            <w:vAlign w:val="center"/>
          </w:tcPr>
          <w:p w:rsidR="00381A2F" w:rsidRPr="009E5FBF" w:rsidRDefault="000C3BAE" w:rsidP="00381A2F">
            <w:pPr>
              <w:widowControl w:val="0"/>
              <w:autoSpaceDE w:val="0"/>
              <w:autoSpaceDN w:val="0"/>
              <w:adjustRightInd w:val="0"/>
              <w:spacing w:line="240" w:lineRule="auto"/>
              <w:rPr>
                <w:sz w:val="18"/>
                <w:szCs w:val="18"/>
              </w:rPr>
            </w:pPr>
            <w:r w:rsidRPr="009E5FBF">
              <w:rPr>
                <w:sz w:val="18"/>
                <w:szCs w:val="18"/>
              </w:rPr>
              <w:t>Date</w:t>
            </w:r>
          </w:p>
        </w:tc>
      </w:tr>
      <w:tr w:rsidR="00381A2F" w:rsidRPr="009E5FBF" w:rsidTr="00C14106">
        <w:tc>
          <w:tcPr>
            <w:tcW w:w="1997"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381A2F" w:rsidRPr="009E5FBF" w:rsidRDefault="00381A2F" w:rsidP="00381A2F">
            <w:pPr>
              <w:widowControl w:val="0"/>
              <w:autoSpaceDE w:val="0"/>
              <w:autoSpaceDN w:val="0"/>
              <w:adjustRightInd w:val="0"/>
              <w:spacing w:before="166" w:line="240" w:lineRule="auto"/>
              <w:ind w:left="360" w:firstLine="14"/>
              <w:rPr>
                <w:sz w:val="18"/>
                <w:szCs w:val="18"/>
              </w:rPr>
            </w:pPr>
            <w:r w:rsidRPr="009E5FBF">
              <w:rPr>
                <w:sz w:val="18"/>
                <w:szCs w:val="18"/>
              </w:rPr>
              <w:t>/</w:t>
            </w:r>
            <w:r w:rsidRPr="009E5FBF">
              <w:rPr>
                <w:sz w:val="18"/>
                <w:szCs w:val="18"/>
                <w:lang w:eastAsia="en-US"/>
              </w:rPr>
              <w:t>Duration</w:t>
            </w:r>
          </w:p>
        </w:tc>
        <w:tc>
          <w:tcPr>
            <w:tcW w:w="2035"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381A2F" w:rsidRPr="009E5FBF" w:rsidRDefault="000C3BAE" w:rsidP="00381A2F">
            <w:pPr>
              <w:widowControl w:val="0"/>
              <w:autoSpaceDE w:val="0"/>
              <w:autoSpaceDN w:val="0"/>
              <w:adjustRightInd w:val="0"/>
              <w:spacing w:line="240" w:lineRule="auto"/>
              <w:rPr>
                <w:sz w:val="18"/>
                <w:szCs w:val="18"/>
              </w:rPr>
            </w:pPr>
            <w:r w:rsidRPr="009E5FBF">
              <w:rPr>
                <w:rFonts w:ascii="MS Shell Dlg" w:hAnsi="MS Shell Dlg" w:cs="MS Shell Dlg"/>
                <w:color w:val="000000"/>
                <w:sz w:val="17"/>
                <w:szCs w:val="17"/>
                <w:lang w:eastAsia="en-US"/>
              </w:rPr>
              <w:t>Relevant when contract term is fixed term</w:t>
            </w:r>
          </w:p>
        </w:tc>
        <w:tc>
          <w:tcPr>
            <w:tcW w:w="486"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381A2F" w:rsidRPr="009E5FBF" w:rsidRDefault="00381A2F" w:rsidP="00381A2F">
            <w:pPr>
              <w:rPr>
                <w:sz w:val="18"/>
                <w:szCs w:val="18"/>
              </w:rPr>
            </w:pPr>
            <w:r w:rsidRPr="009E5FBF">
              <w:rPr>
                <w:sz w:val="18"/>
                <w:szCs w:val="18"/>
              </w:rPr>
              <w:t>No</w:t>
            </w:r>
          </w:p>
        </w:tc>
        <w:tc>
          <w:tcPr>
            <w:tcW w:w="482"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381A2F" w:rsidRPr="009E5FBF" w:rsidRDefault="00381A2F" w:rsidP="00381A2F">
            <w:pPr>
              <w:widowControl w:val="0"/>
              <w:autoSpaceDE w:val="0"/>
              <w:autoSpaceDN w:val="0"/>
              <w:adjustRightInd w:val="0"/>
              <w:spacing w:line="240" w:lineRule="auto"/>
              <w:rPr>
                <w:sz w:val="18"/>
                <w:szCs w:val="18"/>
              </w:rPr>
            </w:pPr>
          </w:p>
        </w:tc>
      </w:tr>
      <w:tr w:rsidR="00381A2F" w:rsidRPr="009E5FBF" w:rsidTr="00C14106">
        <w:tc>
          <w:tcPr>
            <w:tcW w:w="1997" w:type="pct"/>
            <w:tcBorders>
              <w:top w:val="single" w:sz="4" w:space="0" w:color="BDD6EE"/>
              <w:left w:val="single" w:sz="4" w:space="0" w:color="BDD6EE"/>
              <w:bottom w:val="single" w:sz="4" w:space="0" w:color="BDD6EE"/>
              <w:right w:val="single" w:sz="4" w:space="0" w:color="BDD6EE"/>
            </w:tcBorders>
            <w:vAlign w:val="center"/>
          </w:tcPr>
          <w:p w:rsidR="00381A2F" w:rsidRPr="009E5FBF" w:rsidRDefault="00381A2F" w:rsidP="00381A2F">
            <w:pPr>
              <w:widowControl w:val="0"/>
              <w:autoSpaceDE w:val="0"/>
              <w:autoSpaceDN w:val="0"/>
              <w:adjustRightInd w:val="0"/>
              <w:spacing w:before="166" w:line="240" w:lineRule="auto"/>
              <w:ind w:left="630" w:firstLine="14"/>
              <w:rPr>
                <w:sz w:val="18"/>
                <w:szCs w:val="18"/>
              </w:rPr>
            </w:pPr>
            <w:r w:rsidRPr="009E5FBF">
              <w:rPr>
                <w:sz w:val="18"/>
                <w:szCs w:val="18"/>
              </w:rPr>
              <w:lastRenderedPageBreak/>
              <w:t>/</w:t>
            </w:r>
            <w:r w:rsidRPr="009E5FBF">
              <w:rPr>
                <w:sz w:val="18"/>
                <w:szCs w:val="18"/>
                <w:lang w:eastAsia="en-US"/>
              </w:rPr>
              <w:t>RenewalDay</w:t>
            </w:r>
          </w:p>
        </w:tc>
        <w:tc>
          <w:tcPr>
            <w:tcW w:w="2035" w:type="pct"/>
            <w:tcBorders>
              <w:top w:val="single" w:sz="4" w:space="0" w:color="BDD6EE"/>
              <w:left w:val="single" w:sz="4" w:space="0" w:color="BDD6EE"/>
              <w:bottom w:val="single" w:sz="4" w:space="0" w:color="BDD6EE"/>
              <w:right w:val="single" w:sz="4" w:space="0" w:color="BDD6EE"/>
            </w:tcBorders>
            <w:vAlign w:val="center"/>
          </w:tcPr>
          <w:p w:rsidR="00381A2F" w:rsidRPr="009E5FBF" w:rsidRDefault="000C3BAE" w:rsidP="00381A2F">
            <w:pPr>
              <w:pStyle w:val="Body"/>
              <w:rPr>
                <w:rFonts w:cs="Arial"/>
                <w:color w:val="auto"/>
                <w:sz w:val="18"/>
                <w:szCs w:val="18"/>
              </w:rPr>
            </w:pPr>
            <w:r w:rsidRPr="009E5FBF">
              <w:rPr>
                <w:rFonts w:ascii="MS Shell Dlg" w:hAnsi="MS Shell Dlg" w:cs="MS Shell Dlg"/>
                <w:sz w:val="17"/>
                <w:szCs w:val="17"/>
                <w:lang w:eastAsia="en-US"/>
              </w:rPr>
              <w:t>Relevant when contract term is fixed term</w:t>
            </w:r>
          </w:p>
        </w:tc>
        <w:tc>
          <w:tcPr>
            <w:tcW w:w="486" w:type="pct"/>
            <w:tcBorders>
              <w:top w:val="single" w:sz="4" w:space="0" w:color="BDD6EE"/>
              <w:left w:val="single" w:sz="4" w:space="0" w:color="BDD6EE"/>
              <w:bottom w:val="single" w:sz="4" w:space="0" w:color="BDD6EE"/>
              <w:right w:val="single" w:sz="4" w:space="0" w:color="BDD6EE"/>
            </w:tcBorders>
            <w:vAlign w:val="center"/>
          </w:tcPr>
          <w:p w:rsidR="00381A2F" w:rsidRPr="009E5FBF" w:rsidRDefault="00381A2F" w:rsidP="00381A2F">
            <w:pPr>
              <w:rPr>
                <w:sz w:val="18"/>
                <w:szCs w:val="18"/>
              </w:rPr>
            </w:pPr>
            <w:r w:rsidRPr="009E5FBF">
              <w:rPr>
                <w:sz w:val="18"/>
                <w:szCs w:val="18"/>
              </w:rPr>
              <w:t>No</w:t>
            </w:r>
          </w:p>
        </w:tc>
        <w:tc>
          <w:tcPr>
            <w:tcW w:w="482" w:type="pct"/>
            <w:tcBorders>
              <w:top w:val="single" w:sz="4" w:space="0" w:color="BDD6EE"/>
              <w:left w:val="single" w:sz="4" w:space="0" w:color="BDD6EE"/>
              <w:bottom w:val="single" w:sz="4" w:space="0" w:color="BDD6EE"/>
              <w:right w:val="single" w:sz="4" w:space="0" w:color="BDD6EE"/>
            </w:tcBorders>
            <w:vAlign w:val="center"/>
          </w:tcPr>
          <w:p w:rsidR="00381A2F" w:rsidRPr="009E5FBF" w:rsidRDefault="000C3BAE" w:rsidP="00381A2F">
            <w:pPr>
              <w:widowControl w:val="0"/>
              <w:autoSpaceDE w:val="0"/>
              <w:autoSpaceDN w:val="0"/>
              <w:adjustRightInd w:val="0"/>
              <w:spacing w:line="240" w:lineRule="auto"/>
              <w:rPr>
                <w:sz w:val="18"/>
                <w:szCs w:val="18"/>
              </w:rPr>
            </w:pPr>
            <w:r w:rsidRPr="009E5FBF">
              <w:rPr>
                <w:sz w:val="18"/>
                <w:szCs w:val="18"/>
              </w:rPr>
              <w:t>String</w:t>
            </w:r>
          </w:p>
        </w:tc>
      </w:tr>
      <w:tr w:rsidR="00381A2F" w:rsidRPr="009E5FBF" w:rsidTr="00C14106">
        <w:tc>
          <w:tcPr>
            <w:tcW w:w="1997" w:type="pct"/>
            <w:tcBorders>
              <w:top w:val="single" w:sz="4" w:space="0" w:color="BDD6EE"/>
              <w:left w:val="single" w:sz="4" w:space="0" w:color="BDD6EE"/>
              <w:bottom w:val="single" w:sz="4" w:space="0" w:color="BDD6EE"/>
              <w:right w:val="single" w:sz="4" w:space="0" w:color="BDD6EE"/>
            </w:tcBorders>
            <w:vAlign w:val="center"/>
          </w:tcPr>
          <w:p w:rsidR="00381A2F" w:rsidRPr="009E5FBF" w:rsidRDefault="00381A2F" w:rsidP="00381A2F">
            <w:pPr>
              <w:widowControl w:val="0"/>
              <w:autoSpaceDE w:val="0"/>
              <w:autoSpaceDN w:val="0"/>
              <w:adjustRightInd w:val="0"/>
              <w:spacing w:before="166" w:line="240" w:lineRule="auto"/>
              <w:ind w:left="630" w:firstLine="14"/>
              <w:rPr>
                <w:sz w:val="18"/>
                <w:szCs w:val="18"/>
              </w:rPr>
            </w:pPr>
            <w:r w:rsidRPr="009E5FBF">
              <w:rPr>
                <w:sz w:val="18"/>
                <w:szCs w:val="18"/>
              </w:rPr>
              <w:t>/</w:t>
            </w:r>
            <w:r w:rsidRPr="009E5FBF">
              <w:rPr>
                <w:sz w:val="18"/>
                <w:szCs w:val="18"/>
                <w:lang w:eastAsia="en-US"/>
              </w:rPr>
              <w:t>RenewalMonth</w:t>
            </w:r>
          </w:p>
        </w:tc>
        <w:tc>
          <w:tcPr>
            <w:tcW w:w="2035" w:type="pct"/>
            <w:tcBorders>
              <w:top w:val="single" w:sz="4" w:space="0" w:color="BDD6EE"/>
              <w:left w:val="single" w:sz="4" w:space="0" w:color="BDD6EE"/>
              <w:bottom w:val="single" w:sz="4" w:space="0" w:color="BDD6EE"/>
              <w:right w:val="single" w:sz="4" w:space="0" w:color="BDD6EE"/>
            </w:tcBorders>
            <w:vAlign w:val="center"/>
          </w:tcPr>
          <w:p w:rsidR="00381A2F" w:rsidRPr="009E5FBF" w:rsidRDefault="000C3BAE" w:rsidP="00381A2F">
            <w:pPr>
              <w:pStyle w:val="Body"/>
              <w:rPr>
                <w:rFonts w:cs="Arial"/>
                <w:color w:val="auto"/>
                <w:sz w:val="18"/>
                <w:szCs w:val="18"/>
              </w:rPr>
            </w:pPr>
            <w:r w:rsidRPr="009E5FBF">
              <w:rPr>
                <w:rFonts w:ascii="MS Shell Dlg" w:hAnsi="MS Shell Dlg" w:cs="MS Shell Dlg"/>
                <w:sz w:val="17"/>
                <w:szCs w:val="17"/>
                <w:lang w:eastAsia="en-US"/>
              </w:rPr>
              <w:t>Relevant when contract term is fixed term</w:t>
            </w:r>
          </w:p>
        </w:tc>
        <w:tc>
          <w:tcPr>
            <w:tcW w:w="486" w:type="pct"/>
            <w:tcBorders>
              <w:top w:val="single" w:sz="4" w:space="0" w:color="BDD6EE"/>
              <w:left w:val="single" w:sz="4" w:space="0" w:color="BDD6EE"/>
              <w:bottom w:val="single" w:sz="4" w:space="0" w:color="BDD6EE"/>
              <w:right w:val="single" w:sz="4" w:space="0" w:color="BDD6EE"/>
            </w:tcBorders>
            <w:vAlign w:val="center"/>
          </w:tcPr>
          <w:p w:rsidR="00381A2F" w:rsidRPr="009E5FBF" w:rsidRDefault="00381A2F" w:rsidP="00381A2F">
            <w:pPr>
              <w:rPr>
                <w:sz w:val="18"/>
                <w:szCs w:val="18"/>
              </w:rPr>
            </w:pPr>
            <w:r w:rsidRPr="009E5FBF">
              <w:rPr>
                <w:sz w:val="18"/>
                <w:szCs w:val="18"/>
              </w:rPr>
              <w:t>No</w:t>
            </w:r>
          </w:p>
        </w:tc>
        <w:tc>
          <w:tcPr>
            <w:tcW w:w="482" w:type="pct"/>
            <w:tcBorders>
              <w:top w:val="single" w:sz="4" w:space="0" w:color="BDD6EE"/>
              <w:left w:val="single" w:sz="4" w:space="0" w:color="BDD6EE"/>
              <w:bottom w:val="single" w:sz="4" w:space="0" w:color="BDD6EE"/>
              <w:right w:val="single" w:sz="4" w:space="0" w:color="BDD6EE"/>
            </w:tcBorders>
            <w:vAlign w:val="center"/>
          </w:tcPr>
          <w:p w:rsidR="00381A2F" w:rsidRPr="009E5FBF" w:rsidRDefault="000C3BAE" w:rsidP="00381A2F">
            <w:pPr>
              <w:widowControl w:val="0"/>
              <w:autoSpaceDE w:val="0"/>
              <w:autoSpaceDN w:val="0"/>
              <w:adjustRightInd w:val="0"/>
              <w:spacing w:line="240" w:lineRule="auto"/>
              <w:rPr>
                <w:sz w:val="18"/>
                <w:szCs w:val="18"/>
              </w:rPr>
            </w:pPr>
            <w:r w:rsidRPr="009E5FBF">
              <w:rPr>
                <w:sz w:val="18"/>
                <w:szCs w:val="18"/>
              </w:rPr>
              <w:t>String</w:t>
            </w:r>
          </w:p>
        </w:tc>
      </w:tr>
      <w:tr w:rsidR="00381A2F" w:rsidRPr="009E5FBF" w:rsidTr="00C14106">
        <w:tc>
          <w:tcPr>
            <w:tcW w:w="1997" w:type="pct"/>
            <w:tcBorders>
              <w:top w:val="single" w:sz="4" w:space="0" w:color="BDD6EE"/>
              <w:left w:val="single" w:sz="4" w:space="0" w:color="BDD6EE"/>
              <w:bottom w:val="single" w:sz="4" w:space="0" w:color="BDD6EE"/>
              <w:right w:val="single" w:sz="4" w:space="0" w:color="BDD6EE"/>
            </w:tcBorders>
            <w:vAlign w:val="center"/>
          </w:tcPr>
          <w:p w:rsidR="00381A2F" w:rsidRPr="009E5FBF" w:rsidRDefault="00381A2F" w:rsidP="00381A2F">
            <w:pPr>
              <w:widowControl w:val="0"/>
              <w:autoSpaceDE w:val="0"/>
              <w:autoSpaceDN w:val="0"/>
              <w:adjustRightInd w:val="0"/>
              <w:spacing w:before="166" w:line="240" w:lineRule="auto"/>
              <w:ind w:left="630" w:firstLine="14"/>
              <w:rPr>
                <w:sz w:val="18"/>
                <w:szCs w:val="18"/>
              </w:rPr>
            </w:pPr>
            <w:r w:rsidRPr="009E5FBF">
              <w:rPr>
                <w:sz w:val="18"/>
                <w:szCs w:val="18"/>
              </w:rPr>
              <w:t>/</w:t>
            </w:r>
            <w:r w:rsidRPr="009E5FBF">
              <w:rPr>
                <w:sz w:val="18"/>
                <w:szCs w:val="18"/>
                <w:lang w:eastAsia="en-US"/>
              </w:rPr>
              <w:t>RenewalTerm</w:t>
            </w:r>
          </w:p>
        </w:tc>
        <w:tc>
          <w:tcPr>
            <w:tcW w:w="2035" w:type="pct"/>
            <w:tcBorders>
              <w:top w:val="single" w:sz="4" w:space="0" w:color="BDD6EE"/>
              <w:left w:val="single" w:sz="4" w:space="0" w:color="BDD6EE"/>
              <w:bottom w:val="single" w:sz="4" w:space="0" w:color="BDD6EE"/>
              <w:right w:val="single" w:sz="4" w:space="0" w:color="BDD6EE"/>
            </w:tcBorders>
            <w:vAlign w:val="center"/>
          </w:tcPr>
          <w:p w:rsidR="00381A2F" w:rsidRPr="009E5FBF" w:rsidRDefault="000C3BAE" w:rsidP="00381A2F">
            <w:pPr>
              <w:pStyle w:val="Body"/>
              <w:rPr>
                <w:rFonts w:cs="Arial"/>
                <w:color w:val="auto"/>
                <w:sz w:val="18"/>
                <w:szCs w:val="18"/>
              </w:rPr>
            </w:pPr>
            <w:r w:rsidRPr="009E5FBF">
              <w:rPr>
                <w:rFonts w:ascii="MS Shell Dlg" w:hAnsi="MS Shell Dlg" w:cs="MS Shell Dlg"/>
                <w:sz w:val="17"/>
                <w:szCs w:val="17"/>
                <w:lang w:eastAsia="en-US"/>
              </w:rPr>
              <w:t>Relevant when contract term is fixed term and type is yearly_renewal</w:t>
            </w:r>
          </w:p>
        </w:tc>
        <w:tc>
          <w:tcPr>
            <w:tcW w:w="486" w:type="pct"/>
            <w:tcBorders>
              <w:top w:val="single" w:sz="4" w:space="0" w:color="BDD6EE"/>
              <w:left w:val="single" w:sz="4" w:space="0" w:color="BDD6EE"/>
              <w:bottom w:val="single" w:sz="4" w:space="0" w:color="BDD6EE"/>
              <w:right w:val="single" w:sz="4" w:space="0" w:color="BDD6EE"/>
            </w:tcBorders>
            <w:vAlign w:val="center"/>
          </w:tcPr>
          <w:p w:rsidR="00381A2F" w:rsidRPr="009E5FBF" w:rsidRDefault="00381A2F" w:rsidP="00381A2F">
            <w:pPr>
              <w:rPr>
                <w:sz w:val="18"/>
                <w:szCs w:val="18"/>
              </w:rPr>
            </w:pPr>
            <w:r w:rsidRPr="009E5FBF">
              <w:rPr>
                <w:sz w:val="18"/>
                <w:szCs w:val="18"/>
              </w:rPr>
              <w:t>No</w:t>
            </w:r>
          </w:p>
        </w:tc>
        <w:tc>
          <w:tcPr>
            <w:tcW w:w="482" w:type="pct"/>
            <w:tcBorders>
              <w:top w:val="single" w:sz="4" w:space="0" w:color="BDD6EE"/>
              <w:left w:val="single" w:sz="4" w:space="0" w:color="BDD6EE"/>
              <w:bottom w:val="single" w:sz="4" w:space="0" w:color="BDD6EE"/>
              <w:right w:val="single" w:sz="4" w:space="0" w:color="BDD6EE"/>
            </w:tcBorders>
            <w:vAlign w:val="center"/>
          </w:tcPr>
          <w:p w:rsidR="00381A2F" w:rsidRPr="009E5FBF" w:rsidRDefault="000C3BAE" w:rsidP="00381A2F">
            <w:pPr>
              <w:widowControl w:val="0"/>
              <w:autoSpaceDE w:val="0"/>
              <w:autoSpaceDN w:val="0"/>
              <w:adjustRightInd w:val="0"/>
              <w:spacing w:line="240" w:lineRule="auto"/>
              <w:rPr>
                <w:sz w:val="18"/>
                <w:szCs w:val="18"/>
              </w:rPr>
            </w:pPr>
            <w:r w:rsidRPr="009E5FBF">
              <w:rPr>
                <w:sz w:val="18"/>
                <w:szCs w:val="18"/>
              </w:rPr>
              <w:t>String</w:t>
            </w:r>
          </w:p>
        </w:tc>
      </w:tr>
      <w:tr w:rsidR="00C14106" w:rsidTr="00C14106">
        <w:tc>
          <w:tcPr>
            <w:tcW w:w="1997" w:type="pct"/>
            <w:tcBorders>
              <w:top w:val="single" w:sz="4" w:space="0" w:color="BDD6EE"/>
              <w:left w:val="single" w:sz="4" w:space="0" w:color="BDD6EE"/>
              <w:bottom w:val="single" w:sz="4" w:space="0" w:color="BDD6EE"/>
              <w:right w:val="single" w:sz="4" w:space="0" w:color="BDD6EE"/>
            </w:tcBorders>
            <w:vAlign w:val="center"/>
            <w:hideMark/>
          </w:tcPr>
          <w:p w:rsidR="00C14106" w:rsidRDefault="00C14106">
            <w:pPr>
              <w:widowControl w:val="0"/>
              <w:autoSpaceDE w:val="0"/>
              <w:autoSpaceDN w:val="0"/>
              <w:adjustRightInd w:val="0"/>
              <w:spacing w:before="166" w:line="240" w:lineRule="auto"/>
              <w:ind w:left="630" w:firstLine="14"/>
              <w:rPr>
                <w:sz w:val="18"/>
                <w:szCs w:val="18"/>
              </w:rPr>
            </w:pPr>
            <w:r>
              <w:rPr>
                <w:sz w:val="18"/>
                <w:szCs w:val="18"/>
              </w:rPr>
              <w:t>/Unit</w:t>
            </w:r>
          </w:p>
        </w:tc>
        <w:tc>
          <w:tcPr>
            <w:tcW w:w="2035" w:type="pct"/>
            <w:tcBorders>
              <w:top w:val="single" w:sz="4" w:space="0" w:color="BDD6EE"/>
              <w:left w:val="single" w:sz="4" w:space="0" w:color="BDD6EE"/>
              <w:bottom w:val="single" w:sz="4" w:space="0" w:color="BDD6EE"/>
              <w:right w:val="single" w:sz="4" w:space="0" w:color="BDD6EE"/>
            </w:tcBorders>
            <w:vAlign w:val="center"/>
            <w:hideMark/>
          </w:tcPr>
          <w:p w:rsidR="00C14106" w:rsidRDefault="00C14106">
            <w:pPr>
              <w:pStyle w:val="Body"/>
              <w:tabs>
                <w:tab w:val="left" w:pos="720"/>
              </w:tabs>
              <w:rPr>
                <w:rFonts w:ascii="MS Shell Dlg" w:hAnsi="MS Shell Dlg" w:cs="MS Shell Dlg"/>
                <w:sz w:val="17"/>
                <w:szCs w:val="17"/>
                <w:lang w:eastAsia="en-US"/>
              </w:rPr>
            </w:pPr>
            <w:r>
              <w:rPr>
                <w:rFonts w:cs="Arial"/>
                <w:szCs w:val="17"/>
                <w:lang w:eastAsia="en-US"/>
              </w:rPr>
              <w:t>Relevant when contract term is fixed term</w:t>
            </w:r>
          </w:p>
        </w:tc>
        <w:tc>
          <w:tcPr>
            <w:tcW w:w="486" w:type="pct"/>
            <w:tcBorders>
              <w:top w:val="single" w:sz="4" w:space="0" w:color="BDD6EE"/>
              <w:left w:val="single" w:sz="4" w:space="0" w:color="BDD6EE"/>
              <w:bottom w:val="single" w:sz="4" w:space="0" w:color="BDD6EE"/>
              <w:right w:val="single" w:sz="4" w:space="0" w:color="BDD6EE"/>
            </w:tcBorders>
            <w:vAlign w:val="center"/>
            <w:hideMark/>
          </w:tcPr>
          <w:p w:rsidR="00C14106" w:rsidRDefault="00C14106">
            <w:pPr>
              <w:rPr>
                <w:sz w:val="18"/>
                <w:szCs w:val="18"/>
              </w:rPr>
            </w:pPr>
            <w:r>
              <w:rPr>
                <w:sz w:val="18"/>
                <w:szCs w:val="18"/>
              </w:rPr>
              <w:t>No</w:t>
            </w:r>
          </w:p>
        </w:tc>
        <w:tc>
          <w:tcPr>
            <w:tcW w:w="482" w:type="pct"/>
            <w:tcBorders>
              <w:top w:val="single" w:sz="4" w:space="0" w:color="BDD6EE"/>
              <w:left w:val="single" w:sz="4" w:space="0" w:color="BDD6EE"/>
              <w:bottom w:val="single" w:sz="4" w:space="0" w:color="BDD6EE"/>
              <w:right w:val="single" w:sz="4" w:space="0" w:color="BDD6EE"/>
            </w:tcBorders>
            <w:vAlign w:val="center"/>
            <w:hideMark/>
          </w:tcPr>
          <w:p w:rsidR="00C14106" w:rsidRDefault="00C14106">
            <w:pPr>
              <w:widowControl w:val="0"/>
              <w:autoSpaceDE w:val="0"/>
              <w:autoSpaceDN w:val="0"/>
              <w:adjustRightInd w:val="0"/>
              <w:spacing w:line="240" w:lineRule="auto"/>
              <w:rPr>
                <w:sz w:val="18"/>
                <w:szCs w:val="18"/>
              </w:rPr>
            </w:pPr>
            <w:r>
              <w:rPr>
                <w:sz w:val="18"/>
                <w:szCs w:val="18"/>
              </w:rPr>
              <w:t>enum</w:t>
            </w:r>
          </w:p>
        </w:tc>
      </w:tr>
      <w:tr w:rsidR="00C14106" w:rsidTr="00C14106">
        <w:tc>
          <w:tcPr>
            <w:tcW w:w="1997" w:type="pct"/>
            <w:tcBorders>
              <w:top w:val="single" w:sz="4" w:space="0" w:color="BDD6EE"/>
              <w:left w:val="single" w:sz="4" w:space="0" w:color="BDD6EE"/>
              <w:bottom w:val="single" w:sz="4" w:space="0" w:color="BDD6EE"/>
              <w:right w:val="single" w:sz="4" w:space="0" w:color="BDD6EE"/>
            </w:tcBorders>
            <w:vAlign w:val="center"/>
            <w:hideMark/>
          </w:tcPr>
          <w:p w:rsidR="00C14106" w:rsidRDefault="00C14106">
            <w:pPr>
              <w:widowControl w:val="0"/>
              <w:autoSpaceDE w:val="0"/>
              <w:autoSpaceDN w:val="0"/>
              <w:adjustRightInd w:val="0"/>
              <w:spacing w:before="166" w:line="240" w:lineRule="auto"/>
              <w:ind w:left="630" w:firstLine="14"/>
              <w:rPr>
                <w:sz w:val="18"/>
                <w:szCs w:val="18"/>
              </w:rPr>
            </w:pPr>
            <w:r>
              <w:rPr>
                <w:sz w:val="18"/>
                <w:szCs w:val="18"/>
              </w:rPr>
              <w:t>/Value</w:t>
            </w:r>
          </w:p>
        </w:tc>
        <w:tc>
          <w:tcPr>
            <w:tcW w:w="2035" w:type="pct"/>
            <w:tcBorders>
              <w:top w:val="single" w:sz="4" w:space="0" w:color="BDD6EE"/>
              <w:left w:val="single" w:sz="4" w:space="0" w:color="BDD6EE"/>
              <w:bottom w:val="single" w:sz="4" w:space="0" w:color="BDD6EE"/>
              <w:right w:val="single" w:sz="4" w:space="0" w:color="BDD6EE"/>
            </w:tcBorders>
            <w:vAlign w:val="center"/>
            <w:hideMark/>
          </w:tcPr>
          <w:p w:rsidR="00C14106" w:rsidRDefault="00C14106">
            <w:pPr>
              <w:pStyle w:val="Body"/>
              <w:tabs>
                <w:tab w:val="decimal" w:pos="0"/>
              </w:tabs>
              <w:rPr>
                <w:rFonts w:ascii="MS Shell Dlg" w:hAnsi="MS Shell Dlg" w:cs="MS Shell Dlg"/>
                <w:sz w:val="17"/>
                <w:szCs w:val="17"/>
                <w:lang w:eastAsia="en-US"/>
              </w:rPr>
            </w:pPr>
            <w:r>
              <w:rPr>
                <w:rFonts w:cs="Arial"/>
                <w:szCs w:val="17"/>
                <w:lang w:eastAsia="en-US"/>
              </w:rPr>
              <w:t>Relevant when contract term is fixed term</w:t>
            </w:r>
          </w:p>
        </w:tc>
        <w:tc>
          <w:tcPr>
            <w:tcW w:w="486" w:type="pct"/>
            <w:tcBorders>
              <w:top w:val="single" w:sz="4" w:space="0" w:color="BDD6EE"/>
              <w:left w:val="single" w:sz="4" w:space="0" w:color="BDD6EE"/>
              <w:bottom w:val="single" w:sz="4" w:space="0" w:color="BDD6EE"/>
              <w:right w:val="single" w:sz="4" w:space="0" w:color="BDD6EE"/>
            </w:tcBorders>
            <w:vAlign w:val="center"/>
            <w:hideMark/>
          </w:tcPr>
          <w:p w:rsidR="00C14106" w:rsidRDefault="00C14106">
            <w:pPr>
              <w:rPr>
                <w:sz w:val="18"/>
                <w:szCs w:val="18"/>
              </w:rPr>
            </w:pPr>
            <w:r>
              <w:rPr>
                <w:sz w:val="18"/>
                <w:szCs w:val="18"/>
              </w:rPr>
              <w:t>No</w:t>
            </w:r>
          </w:p>
        </w:tc>
        <w:tc>
          <w:tcPr>
            <w:tcW w:w="482" w:type="pct"/>
            <w:tcBorders>
              <w:top w:val="single" w:sz="4" w:space="0" w:color="BDD6EE"/>
              <w:left w:val="single" w:sz="4" w:space="0" w:color="BDD6EE"/>
              <w:bottom w:val="single" w:sz="4" w:space="0" w:color="BDD6EE"/>
              <w:right w:val="single" w:sz="4" w:space="0" w:color="BDD6EE"/>
            </w:tcBorders>
            <w:vAlign w:val="center"/>
            <w:hideMark/>
          </w:tcPr>
          <w:p w:rsidR="00C14106" w:rsidRDefault="00C14106">
            <w:pPr>
              <w:widowControl w:val="0"/>
              <w:autoSpaceDE w:val="0"/>
              <w:autoSpaceDN w:val="0"/>
              <w:adjustRightInd w:val="0"/>
              <w:spacing w:line="240" w:lineRule="auto"/>
              <w:rPr>
                <w:sz w:val="18"/>
                <w:szCs w:val="18"/>
              </w:rPr>
            </w:pPr>
            <w:r>
              <w:rPr>
                <w:sz w:val="18"/>
                <w:szCs w:val="18"/>
              </w:rPr>
              <w:t>Integer</w:t>
            </w:r>
          </w:p>
        </w:tc>
      </w:tr>
    </w:tbl>
    <w:p w:rsidR="003556B6" w:rsidRPr="009E5FBF" w:rsidRDefault="003556B6" w:rsidP="00CC2A23">
      <w:pPr>
        <w:pStyle w:val="NormalWeb"/>
        <w:jc w:val="both"/>
        <w:rPr>
          <w:noProof/>
          <w:color w:val="000000"/>
          <w:lang w:val="en-GB"/>
        </w:rPr>
      </w:pPr>
    </w:p>
    <w:p w:rsidR="0071090B" w:rsidRPr="009E5FBF" w:rsidRDefault="0071090B" w:rsidP="006074AB">
      <w:pPr>
        <w:pStyle w:val="Title3"/>
      </w:pPr>
      <w:bookmarkStart w:id="1102" w:name="_Toc487791941"/>
      <w:bookmarkStart w:id="1103" w:name="_Toc21928508"/>
      <w:r w:rsidRPr="009E5FBF">
        <w:t>Step « Regular Payments »</w:t>
      </w:r>
      <w:bookmarkEnd w:id="1102"/>
      <w:bookmarkEnd w:id="1103"/>
    </w:p>
    <w:p w:rsidR="0071090B" w:rsidRPr="009E5FBF" w:rsidRDefault="0071090B" w:rsidP="006074AB">
      <w:pPr>
        <w:pStyle w:val="Heading4"/>
      </w:pPr>
      <w:bookmarkStart w:id="1104" w:name="_Toc487791942"/>
      <w:bookmarkStart w:id="1105" w:name="_Toc21928509"/>
      <w:r w:rsidRPr="009E5FBF">
        <w:t>Description</w:t>
      </w:r>
      <w:bookmarkEnd w:id="1104"/>
      <w:bookmarkEnd w:id="1105"/>
    </w:p>
    <w:p w:rsidR="008A2ADE" w:rsidRPr="009E5FBF" w:rsidRDefault="008A2ADE" w:rsidP="00DA628E">
      <w:pPr>
        <w:spacing w:line="276" w:lineRule="auto"/>
        <w:ind w:left="360"/>
        <w:jc w:val="both"/>
        <w:rPr>
          <w:color w:val="000000"/>
        </w:rPr>
      </w:pPr>
      <w:r w:rsidRPr="009E5FBF">
        <w:rPr>
          <w:color w:val="000000"/>
        </w:rPr>
        <w:t>The step supports the whole scale of possibilities: Owner: Person or Organization and Third party payer: person or organization.</w:t>
      </w:r>
    </w:p>
    <w:p w:rsidR="0071090B" w:rsidRPr="009E5FBF" w:rsidRDefault="008A2ADE" w:rsidP="00DA628E">
      <w:pPr>
        <w:spacing w:line="276" w:lineRule="auto"/>
        <w:ind w:left="360"/>
        <w:jc w:val="both"/>
        <w:rPr>
          <w:color w:val="000000"/>
        </w:rPr>
      </w:pPr>
      <w:r w:rsidRPr="009E5FBF">
        <w:rPr>
          <w:color w:val="000000"/>
        </w:rPr>
        <w:t xml:space="preserve">  </w:t>
      </w:r>
      <w:r w:rsidRPr="009E5FBF">
        <w:rPr>
          <w:color w:val="000000"/>
        </w:rPr>
        <w:br/>
      </w:r>
      <w:r w:rsidR="0071090B" w:rsidRPr="009E5FBF">
        <w:rPr>
          <w:color w:val="000000"/>
        </w:rPr>
        <w:t>First, there is a check if the mode is person or organization</w:t>
      </w:r>
      <w:r w:rsidRPr="009E5FBF">
        <w:rPr>
          <w:color w:val="000000"/>
        </w:rPr>
        <w:t xml:space="preserve"> so that it is clear where</w:t>
      </w:r>
      <w:r w:rsidR="001C7F19" w:rsidRPr="009E5FBF">
        <w:rPr>
          <w:color w:val="000000"/>
        </w:rPr>
        <w:t xml:space="preserve"> to get the correct information</w:t>
      </w:r>
      <w:r w:rsidR="0071090B" w:rsidRPr="009E5FBF">
        <w:rPr>
          <w:color w:val="000000"/>
        </w:rPr>
        <w:t xml:space="preserve">. </w:t>
      </w:r>
    </w:p>
    <w:p w:rsidR="0071090B" w:rsidRPr="009E5FBF" w:rsidRDefault="001C7F19" w:rsidP="00DA628E">
      <w:pPr>
        <w:spacing w:line="276" w:lineRule="auto"/>
        <w:ind w:left="360"/>
        <w:jc w:val="both"/>
        <w:rPr>
          <w:color w:val="000000"/>
        </w:rPr>
      </w:pPr>
      <w:r w:rsidRPr="009E5FBF">
        <w:rPr>
          <w:color w:val="000000"/>
        </w:rPr>
        <w:t>Then</w:t>
      </w:r>
      <w:r w:rsidR="004B1C60" w:rsidRPr="009E5FBF">
        <w:rPr>
          <w:color w:val="000000"/>
        </w:rPr>
        <w:t>,</w:t>
      </w:r>
      <w:r w:rsidR="0071090B" w:rsidRPr="009E5FBF">
        <w:rPr>
          <w:color w:val="000000"/>
        </w:rPr>
        <w:t xml:space="preserve"> the information for the billing</w:t>
      </w:r>
      <w:r w:rsidRPr="009E5FBF">
        <w:rPr>
          <w:color w:val="000000"/>
        </w:rPr>
        <w:t xml:space="preserve"> is taken from the list</w:t>
      </w:r>
      <w:r w:rsidR="0071090B" w:rsidRPr="009E5FBF">
        <w:rPr>
          <w:color w:val="000000"/>
        </w:rPr>
        <w:t>. This step manages the 2 main cases:</w:t>
      </w:r>
    </w:p>
    <w:p w:rsidR="0071090B" w:rsidRPr="009E5FBF" w:rsidRDefault="0071090B" w:rsidP="000759AB">
      <w:pPr>
        <w:numPr>
          <w:ilvl w:val="0"/>
          <w:numId w:val="24"/>
        </w:numPr>
        <w:spacing w:line="276" w:lineRule="auto"/>
        <w:jc w:val="both"/>
        <w:rPr>
          <w:color w:val="000000"/>
        </w:rPr>
      </w:pPr>
      <w:r w:rsidRPr="009E5FBF">
        <w:rPr>
          <w:color w:val="000000"/>
        </w:rPr>
        <w:t xml:space="preserve">Regular payments with payment mode TUP (no bank account); </w:t>
      </w:r>
    </w:p>
    <w:p w:rsidR="00DA628E" w:rsidRPr="009E5FBF" w:rsidRDefault="0071090B" w:rsidP="000759AB">
      <w:pPr>
        <w:numPr>
          <w:ilvl w:val="0"/>
          <w:numId w:val="24"/>
        </w:numPr>
        <w:spacing w:line="276" w:lineRule="auto"/>
        <w:jc w:val="both"/>
        <w:rPr>
          <w:color w:val="000000"/>
        </w:rPr>
      </w:pPr>
      <w:r w:rsidRPr="009E5FBF">
        <w:rPr>
          <w:color w:val="000000"/>
        </w:rPr>
        <w:t>Regular payments with payment mode DOM (bank account must be created).</w:t>
      </w:r>
    </w:p>
    <w:p w:rsidR="0071090B" w:rsidRPr="009E5FBF" w:rsidRDefault="0071090B" w:rsidP="00DA628E">
      <w:pPr>
        <w:spacing w:line="276" w:lineRule="auto"/>
        <w:ind w:firstLine="360"/>
        <w:jc w:val="both"/>
        <w:rPr>
          <w:color w:val="000000"/>
        </w:rPr>
      </w:pPr>
      <w:r w:rsidRPr="009E5FBF">
        <w:rPr>
          <w:color w:val="000000"/>
        </w:rPr>
        <w:t xml:space="preserve">In either of these cases, the frequency information is processed if available.  </w:t>
      </w:r>
    </w:p>
    <w:p w:rsidR="0071090B" w:rsidRPr="009E5FBF" w:rsidRDefault="001C7F19" w:rsidP="00DA628E">
      <w:pPr>
        <w:spacing w:line="276" w:lineRule="auto"/>
        <w:ind w:left="360"/>
        <w:jc w:val="both"/>
        <w:rPr>
          <w:color w:val="000000"/>
        </w:rPr>
      </w:pPr>
      <w:r w:rsidRPr="009E5FBF">
        <w:rPr>
          <w:color w:val="000000"/>
        </w:rPr>
        <w:t>After that party</w:t>
      </w:r>
      <w:r w:rsidR="0071090B" w:rsidRPr="009E5FBF">
        <w:rPr>
          <w:color w:val="000000"/>
        </w:rPr>
        <w:t xml:space="preserve"> information is gathered</w:t>
      </w:r>
      <w:r w:rsidRPr="009E5FBF">
        <w:rPr>
          <w:color w:val="000000"/>
        </w:rPr>
        <w:t>,</w:t>
      </w:r>
      <w:r w:rsidR="0071090B" w:rsidRPr="009E5FBF">
        <w:rPr>
          <w:color w:val="000000"/>
        </w:rPr>
        <w:t xml:space="preserve"> in order to be able to be used in the way that the payment type requires it: For DOM mode- the info is used for IBAN owner; For TUP mode and third party payer – the postal addresses are created if described in the flow.  </w:t>
      </w:r>
    </w:p>
    <w:p w:rsidR="0071090B" w:rsidRPr="009E5FBF" w:rsidRDefault="0071090B" w:rsidP="00DA628E">
      <w:pPr>
        <w:spacing w:line="276" w:lineRule="auto"/>
        <w:ind w:left="360"/>
        <w:jc w:val="both"/>
        <w:rPr>
          <w:color w:val="000000"/>
        </w:rPr>
      </w:pPr>
      <w:r w:rsidRPr="009E5FBF">
        <w:rPr>
          <w:color w:val="000000"/>
        </w:rPr>
        <w:t xml:space="preserve">Next is processed the payment type information (TUP/DOM) if the incoming information is different from the one loaded by default. </w:t>
      </w:r>
    </w:p>
    <w:p w:rsidR="0071090B" w:rsidRPr="009E5FBF" w:rsidRDefault="0071090B" w:rsidP="00DA628E">
      <w:pPr>
        <w:spacing w:line="276" w:lineRule="auto"/>
        <w:ind w:left="360"/>
        <w:jc w:val="both"/>
        <w:rPr>
          <w:color w:val="000000"/>
        </w:rPr>
      </w:pPr>
      <w:r w:rsidRPr="009E5FBF">
        <w:rPr>
          <w:color w:val="000000"/>
        </w:rPr>
        <w:t xml:space="preserve">If the </w:t>
      </w:r>
      <w:r w:rsidR="001C7F19" w:rsidRPr="009E5FBF">
        <w:rPr>
          <w:color w:val="000000"/>
        </w:rPr>
        <w:t>party</w:t>
      </w:r>
      <w:r w:rsidRPr="009E5FBF">
        <w:rPr>
          <w:color w:val="000000"/>
        </w:rPr>
        <w:t xml:space="preserve"> is already existing, then the bank information for </w:t>
      </w:r>
      <w:r w:rsidR="001C7F19" w:rsidRPr="009E5FBF">
        <w:rPr>
          <w:color w:val="000000"/>
        </w:rPr>
        <w:t>them</w:t>
      </w:r>
      <w:r w:rsidRPr="009E5FBF">
        <w:rPr>
          <w:color w:val="000000"/>
        </w:rPr>
        <w:t xml:space="preserve"> is gathered and the needed bank accounts are created (it is possible to create more than one bank account) – for DOM only. </w:t>
      </w:r>
    </w:p>
    <w:p w:rsidR="0071090B" w:rsidRPr="009E5FBF" w:rsidRDefault="0071090B" w:rsidP="00DA628E">
      <w:pPr>
        <w:spacing w:line="276" w:lineRule="auto"/>
        <w:ind w:left="360"/>
        <w:jc w:val="both"/>
        <w:rPr>
          <w:color w:val="000000"/>
        </w:rPr>
      </w:pPr>
      <w:r w:rsidRPr="009E5FBF">
        <w:rPr>
          <w:color w:val="000000"/>
        </w:rPr>
        <w:t>Next there is a check if the IBAN of the billing is among the bank accounts of the payer. If not, the billing bank account is added and selected after that. (For DOM only)</w:t>
      </w:r>
      <w:r w:rsidRPr="009E5FBF">
        <w:rPr>
          <w:color w:val="000000"/>
        </w:rPr>
        <w:br/>
        <w:t xml:space="preserve">At the end the whole billing information is processed. </w:t>
      </w:r>
    </w:p>
    <w:p w:rsidR="0071090B" w:rsidRPr="009E5FBF" w:rsidRDefault="0071090B" w:rsidP="006074AB">
      <w:pPr>
        <w:pStyle w:val="Heading4"/>
      </w:pPr>
      <w:bookmarkStart w:id="1106" w:name="_Toc487791943"/>
      <w:bookmarkStart w:id="1107" w:name="_Toc21928510"/>
      <w:r w:rsidRPr="009E5FBF">
        <w:t>Updates</w:t>
      </w:r>
      <w:bookmarkEnd w:id="1106"/>
      <w:bookmarkEnd w:id="1107"/>
    </w:p>
    <w:p w:rsidR="0071090B" w:rsidRPr="009E5FBF" w:rsidRDefault="0071090B" w:rsidP="0071090B">
      <w:pPr>
        <w:pStyle w:val="Body"/>
        <w:ind w:left="360"/>
      </w:pPr>
      <w:r w:rsidRPr="009E5FBF">
        <w:t>Description of classes, methods and fields updated as part of current implementation</w:t>
      </w:r>
    </w:p>
    <w:p w:rsidR="0071090B" w:rsidRPr="009E5FBF" w:rsidRDefault="0071090B" w:rsidP="0071090B">
      <w:pPr>
        <w:pStyle w:val="Body"/>
        <w:ind w:left="360"/>
      </w:pPr>
    </w:p>
    <w:tbl>
      <w:tblPr>
        <w:tblW w:w="5019" w:type="pct"/>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Layout w:type="fixed"/>
        <w:tblLook w:val="04A0" w:firstRow="1" w:lastRow="0" w:firstColumn="1" w:lastColumn="0" w:noHBand="0" w:noVBand="1"/>
      </w:tblPr>
      <w:tblGrid>
        <w:gridCol w:w="4673"/>
        <w:gridCol w:w="908"/>
        <w:gridCol w:w="1160"/>
        <w:gridCol w:w="1160"/>
        <w:gridCol w:w="1193"/>
      </w:tblGrid>
      <w:tr w:rsidR="009D7EEA" w:rsidRPr="009E5FBF" w:rsidTr="00551D58">
        <w:tc>
          <w:tcPr>
            <w:tcW w:w="2569" w:type="pct"/>
            <w:tcBorders>
              <w:top w:val="single" w:sz="4" w:space="0" w:color="BDD6EE"/>
              <w:left w:val="single" w:sz="4" w:space="0" w:color="BDD6EE"/>
              <w:bottom w:val="single" w:sz="4" w:space="0" w:color="BDD6EE"/>
              <w:right w:val="single" w:sz="4" w:space="0" w:color="BDD6EE"/>
            </w:tcBorders>
            <w:hideMark/>
          </w:tcPr>
          <w:p w:rsidR="009D7EEA" w:rsidRPr="009E5FBF" w:rsidRDefault="009D7EEA" w:rsidP="00246C2F">
            <w:pPr>
              <w:widowControl w:val="0"/>
              <w:tabs>
                <w:tab w:val="left" w:pos="330"/>
              </w:tabs>
              <w:autoSpaceDE w:val="0"/>
              <w:autoSpaceDN w:val="0"/>
              <w:adjustRightInd w:val="0"/>
              <w:spacing w:line="240" w:lineRule="auto"/>
              <w:jc w:val="center"/>
              <w:rPr>
                <w:b/>
                <w:sz w:val="18"/>
                <w:szCs w:val="18"/>
              </w:rPr>
            </w:pPr>
            <w:r w:rsidRPr="009E5FBF">
              <w:rPr>
                <w:b/>
                <w:bCs/>
                <w:sz w:val="18"/>
                <w:szCs w:val="18"/>
              </w:rPr>
              <w:t>Element name</w:t>
            </w:r>
          </w:p>
        </w:tc>
        <w:tc>
          <w:tcPr>
            <w:tcW w:w="499" w:type="pct"/>
            <w:tcBorders>
              <w:top w:val="single" w:sz="4" w:space="0" w:color="BDD6EE"/>
              <w:left w:val="single" w:sz="4" w:space="0" w:color="BDD6EE"/>
              <w:bottom w:val="single" w:sz="4" w:space="0" w:color="BDD6EE"/>
              <w:right w:val="single" w:sz="4" w:space="0" w:color="BDD6EE"/>
            </w:tcBorders>
            <w:hideMark/>
          </w:tcPr>
          <w:p w:rsidR="009D7EEA" w:rsidRPr="009E5FBF" w:rsidRDefault="009D7EEA" w:rsidP="00246C2F">
            <w:pPr>
              <w:widowControl w:val="0"/>
              <w:autoSpaceDE w:val="0"/>
              <w:autoSpaceDN w:val="0"/>
              <w:adjustRightInd w:val="0"/>
              <w:spacing w:line="240" w:lineRule="auto"/>
              <w:jc w:val="center"/>
              <w:rPr>
                <w:b/>
                <w:sz w:val="18"/>
                <w:szCs w:val="18"/>
              </w:rPr>
            </w:pPr>
            <w:r w:rsidRPr="009E5FBF">
              <w:rPr>
                <w:b/>
                <w:bCs/>
                <w:sz w:val="18"/>
                <w:szCs w:val="18"/>
              </w:rPr>
              <w:t>Type</w:t>
            </w:r>
          </w:p>
        </w:tc>
        <w:tc>
          <w:tcPr>
            <w:tcW w:w="638" w:type="pct"/>
            <w:tcBorders>
              <w:top w:val="single" w:sz="4" w:space="0" w:color="BDD6EE"/>
              <w:left w:val="single" w:sz="4" w:space="0" w:color="BDD6EE"/>
              <w:bottom w:val="single" w:sz="4" w:space="0" w:color="BDD6EE"/>
              <w:right w:val="single" w:sz="4" w:space="0" w:color="BDD6EE"/>
            </w:tcBorders>
            <w:hideMark/>
          </w:tcPr>
          <w:p w:rsidR="009D7EEA" w:rsidRPr="009E5FBF" w:rsidRDefault="009D7EEA" w:rsidP="00246C2F">
            <w:pPr>
              <w:widowControl w:val="0"/>
              <w:autoSpaceDE w:val="0"/>
              <w:autoSpaceDN w:val="0"/>
              <w:adjustRightInd w:val="0"/>
              <w:spacing w:line="240" w:lineRule="auto"/>
              <w:jc w:val="center"/>
              <w:rPr>
                <w:b/>
                <w:bCs/>
                <w:sz w:val="18"/>
                <w:szCs w:val="18"/>
              </w:rPr>
            </w:pPr>
            <w:r w:rsidRPr="009E5FBF">
              <w:rPr>
                <w:b/>
                <w:bCs/>
                <w:sz w:val="18"/>
                <w:szCs w:val="18"/>
              </w:rPr>
              <w:t>Update/New</w:t>
            </w:r>
          </w:p>
        </w:tc>
        <w:tc>
          <w:tcPr>
            <w:tcW w:w="638" w:type="pct"/>
            <w:tcBorders>
              <w:top w:val="single" w:sz="4" w:space="0" w:color="BDD6EE"/>
              <w:left w:val="single" w:sz="4" w:space="0" w:color="BDD6EE"/>
              <w:bottom w:val="single" w:sz="4" w:space="0" w:color="BDD6EE"/>
              <w:right w:val="single" w:sz="4" w:space="0" w:color="BDD6EE"/>
            </w:tcBorders>
          </w:tcPr>
          <w:p w:rsidR="009D7EEA" w:rsidRPr="009E5FBF" w:rsidRDefault="009D7EEA" w:rsidP="00246C2F">
            <w:pPr>
              <w:widowControl w:val="0"/>
              <w:autoSpaceDE w:val="0"/>
              <w:autoSpaceDN w:val="0"/>
              <w:adjustRightInd w:val="0"/>
              <w:spacing w:line="240" w:lineRule="auto"/>
              <w:jc w:val="center"/>
              <w:rPr>
                <w:b/>
                <w:bCs/>
                <w:sz w:val="18"/>
                <w:szCs w:val="18"/>
              </w:rPr>
            </w:pPr>
            <w:r w:rsidRPr="009E5FBF">
              <w:rPr>
                <w:b/>
                <w:bCs/>
                <w:sz w:val="18"/>
                <w:szCs w:val="18"/>
              </w:rPr>
              <w:t>Comments</w:t>
            </w:r>
          </w:p>
        </w:tc>
        <w:tc>
          <w:tcPr>
            <w:tcW w:w="656" w:type="pct"/>
            <w:tcBorders>
              <w:top w:val="single" w:sz="4" w:space="0" w:color="BDD6EE"/>
              <w:left w:val="single" w:sz="4" w:space="0" w:color="BDD6EE"/>
              <w:bottom w:val="single" w:sz="4" w:space="0" w:color="BDD6EE"/>
              <w:right w:val="single" w:sz="4" w:space="0" w:color="BDD6EE"/>
            </w:tcBorders>
          </w:tcPr>
          <w:p w:rsidR="009D7EEA" w:rsidRPr="009E5FBF" w:rsidRDefault="009D7EEA" w:rsidP="00246C2F">
            <w:pPr>
              <w:widowControl w:val="0"/>
              <w:autoSpaceDE w:val="0"/>
              <w:autoSpaceDN w:val="0"/>
              <w:adjustRightInd w:val="0"/>
              <w:spacing w:line="240" w:lineRule="auto"/>
              <w:jc w:val="center"/>
              <w:rPr>
                <w:b/>
                <w:bCs/>
                <w:sz w:val="18"/>
                <w:szCs w:val="18"/>
              </w:rPr>
            </w:pPr>
            <w:r w:rsidRPr="009E5FBF">
              <w:rPr>
                <w:b/>
                <w:bCs/>
                <w:sz w:val="18"/>
                <w:szCs w:val="18"/>
              </w:rPr>
              <w:t>Standard/</w:t>
            </w:r>
          </w:p>
          <w:p w:rsidR="009D7EEA" w:rsidRPr="009E5FBF" w:rsidRDefault="009D7EEA" w:rsidP="00246C2F">
            <w:pPr>
              <w:widowControl w:val="0"/>
              <w:autoSpaceDE w:val="0"/>
              <w:autoSpaceDN w:val="0"/>
              <w:adjustRightInd w:val="0"/>
              <w:spacing w:line="240" w:lineRule="auto"/>
              <w:jc w:val="center"/>
              <w:rPr>
                <w:b/>
                <w:bCs/>
                <w:sz w:val="18"/>
                <w:szCs w:val="18"/>
              </w:rPr>
            </w:pPr>
            <w:r w:rsidRPr="009E5FBF">
              <w:rPr>
                <w:b/>
                <w:bCs/>
                <w:sz w:val="18"/>
                <w:szCs w:val="18"/>
              </w:rPr>
              <w:t>Specific</w:t>
            </w:r>
          </w:p>
        </w:tc>
      </w:tr>
      <w:tr w:rsidR="009D7EEA" w:rsidRPr="009E5FBF" w:rsidTr="00851EA9">
        <w:tc>
          <w:tcPr>
            <w:tcW w:w="2569"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D7EEA" w:rsidRPr="009E5FBF" w:rsidRDefault="009D7EEA" w:rsidP="00246C2F">
            <w:pPr>
              <w:widowControl w:val="0"/>
              <w:autoSpaceDE w:val="0"/>
              <w:autoSpaceDN w:val="0"/>
              <w:adjustRightInd w:val="0"/>
              <w:spacing w:before="166" w:line="240" w:lineRule="auto"/>
              <w:ind w:left="142"/>
              <w:rPr>
                <w:sz w:val="18"/>
                <w:szCs w:val="18"/>
              </w:rPr>
            </w:pPr>
            <w:r w:rsidRPr="009E5FBF">
              <w:rPr>
                <w:sz w:val="18"/>
                <w:szCs w:val="18"/>
              </w:rPr>
              <w:t>$babillng:cc_bllngdtl_dfntn</w:t>
            </w:r>
          </w:p>
        </w:tc>
        <w:tc>
          <w:tcPr>
            <w:tcW w:w="499"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D7EEA" w:rsidRPr="009E5FBF" w:rsidRDefault="009D7EEA" w:rsidP="00246C2F">
            <w:pPr>
              <w:widowControl w:val="0"/>
              <w:autoSpaceDE w:val="0"/>
              <w:autoSpaceDN w:val="0"/>
              <w:adjustRightInd w:val="0"/>
              <w:spacing w:line="240" w:lineRule="auto"/>
              <w:rPr>
                <w:sz w:val="18"/>
                <w:szCs w:val="18"/>
              </w:rPr>
            </w:pPr>
            <w:r w:rsidRPr="009E5FBF">
              <w:rPr>
                <w:sz w:val="18"/>
                <w:szCs w:val="18"/>
              </w:rPr>
              <w:t>Class</w:t>
            </w:r>
          </w:p>
        </w:tc>
        <w:tc>
          <w:tcPr>
            <w:tcW w:w="638"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D7EEA" w:rsidRPr="009E5FBF" w:rsidRDefault="009D7EEA" w:rsidP="00246C2F">
            <w:pPr>
              <w:widowControl w:val="0"/>
              <w:autoSpaceDE w:val="0"/>
              <w:autoSpaceDN w:val="0"/>
              <w:adjustRightInd w:val="0"/>
              <w:spacing w:line="240" w:lineRule="auto"/>
              <w:rPr>
                <w:sz w:val="18"/>
                <w:szCs w:val="18"/>
              </w:rPr>
            </w:pPr>
            <w:r w:rsidRPr="009E5FBF">
              <w:rPr>
                <w:sz w:val="18"/>
                <w:szCs w:val="18"/>
              </w:rPr>
              <w:t>Update</w:t>
            </w:r>
          </w:p>
        </w:tc>
        <w:tc>
          <w:tcPr>
            <w:tcW w:w="638" w:type="pct"/>
            <w:tcBorders>
              <w:top w:val="single" w:sz="4" w:space="0" w:color="BDD6EE"/>
              <w:left w:val="single" w:sz="4" w:space="0" w:color="BDD6EE"/>
              <w:bottom w:val="single" w:sz="4" w:space="0" w:color="BDD6EE"/>
              <w:right w:val="single" w:sz="4" w:space="0" w:color="BDD6EE"/>
            </w:tcBorders>
            <w:shd w:val="clear" w:color="auto" w:fill="D9D9D9"/>
          </w:tcPr>
          <w:p w:rsidR="009D7EEA" w:rsidRPr="009E5FBF" w:rsidRDefault="009D7EEA" w:rsidP="00246C2F">
            <w:pPr>
              <w:widowControl w:val="0"/>
              <w:autoSpaceDE w:val="0"/>
              <w:autoSpaceDN w:val="0"/>
              <w:adjustRightInd w:val="0"/>
              <w:spacing w:line="240" w:lineRule="auto"/>
              <w:rPr>
                <w:sz w:val="18"/>
                <w:szCs w:val="18"/>
              </w:rPr>
            </w:pPr>
          </w:p>
        </w:tc>
        <w:tc>
          <w:tcPr>
            <w:tcW w:w="656"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D7EEA" w:rsidRPr="009E5FBF" w:rsidRDefault="00F82939" w:rsidP="00246C2F">
            <w:pPr>
              <w:widowControl w:val="0"/>
              <w:autoSpaceDE w:val="0"/>
              <w:autoSpaceDN w:val="0"/>
              <w:adjustRightInd w:val="0"/>
              <w:spacing w:line="240" w:lineRule="auto"/>
              <w:rPr>
                <w:sz w:val="18"/>
                <w:szCs w:val="18"/>
              </w:rPr>
            </w:pPr>
            <w:r>
              <w:rPr>
                <w:sz w:val="18"/>
                <w:szCs w:val="18"/>
              </w:rPr>
              <w:t>Specific</w:t>
            </w:r>
          </w:p>
        </w:tc>
      </w:tr>
      <w:tr w:rsidR="009D7EEA" w:rsidRPr="009E5FBF" w:rsidTr="00551D58">
        <w:trPr>
          <w:trHeight w:val="165"/>
        </w:trPr>
        <w:tc>
          <w:tcPr>
            <w:tcW w:w="256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246C2F">
            <w:pPr>
              <w:widowControl w:val="0"/>
              <w:autoSpaceDE w:val="0"/>
              <w:autoSpaceDN w:val="0"/>
              <w:adjustRightInd w:val="0"/>
              <w:spacing w:before="166" w:line="240" w:lineRule="auto"/>
              <w:ind w:left="270" w:firstLine="14"/>
              <w:rPr>
                <w:sz w:val="18"/>
                <w:szCs w:val="18"/>
              </w:rPr>
            </w:pPr>
            <w:r w:rsidRPr="009E5FBF">
              <w:rPr>
                <w:sz w:val="18"/>
                <w:szCs w:val="18"/>
              </w:rPr>
              <w:t>get_business_service_class /2</w:t>
            </w:r>
          </w:p>
        </w:tc>
        <w:tc>
          <w:tcPr>
            <w:tcW w:w="49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246C2F">
            <w:pPr>
              <w:pStyle w:val="Body"/>
              <w:tabs>
                <w:tab w:val="clear" w:pos="780"/>
                <w:tab w:val="decimal" w:pos="0"/>
              </w:tabs>
              <w:rPr>
                <w:rFonts w:cs="Arial"/>
                <w:color w:val="auto"/>
                <w:sz w:val="18"/>
                <w:szCs w:val="18"/>
              </w:rPr>
            </w:pPr>
            <w:r w:rsidRPr="009E5FBF">
              <w:rPr>
                <w:rFonts w:cs="Arial"/>
                <w:color w:val="auto"/>
                <w:sz w:val="18"/>
                <w:szCs w:val="18"/>
              </w:rPr>
              <w:t>method</w:t>
            </w:r>
          </w:p>
        </w:tc>
        <w:tc>
          <w:tcPr>
            <w:tcW w:w="638"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246C2F">
            <w:pPr>
              <w:rPr>
                <w:sz w:val="18"/>
                <w:szCs w:val="18"/>
              </w:rPr>
            </w:pPr>
            <w:r w:rsidRPr="009E5FBF">
              <w:rPr>
                <w:sz w:val="18"/>
                <w:szCs w:val="18"/>
              </w:rPr>
              <w:t>New</w:t>
            </w:r>
          </w:p>
        </w:tc>
        <w:tc>
          <w:tcPr>
            <w:tcW w:w="638" w:type="pct"/>
            <w:tcBorders>
              <w:top w:val="single" w:sz="4" w:space="0" w:color="BDD6EE"/>
              <w:left w:val="single" w:sz="4" w:space="0" w:color="BDD6EE"/>
              <w:bottom w:val="single" w:sz="4" w:space="0" w:color="BDD6EE"/>
              <w:right w:val="single" w:sz="4" w:space="0" w:color="BDD6EE"/>
            </w:tcBorders>
          </w:tcPr>
          <w:p w:rsidR="009D7EEA" w:rsidRPr="009E5FBF" w:rsidRDefault="009D7EEA" w:rsidP="00246C2F">
            <w:pPr>
              <w:rPr>
                <w:sz w:val="18"/>
                <w:szCs w:val="18"/>
              </w:rPr>
            </w:pPr>
            <w:r w:rsidRPr="009E5FBF">
              <w:rPr>
                <w:sz w:val="18"/>
                <w:szCs w:val="18"/>
              </w:rPr>
              <w:t>Generated</w:t>
            </w:r>
          </w:p>
        </w:tc>
        <w:tc>
          <w:tcPr>
            <w:tcW w:w="656" w:type="pct"/>
            <w:tcBorders>
              <w:top w:val="single" w:sz="4" w:space="0" w:color="BDD6EE"/>
              <w:left w:val="single" w:sz="4" w:space="0" w:color="BDD6EE"/>
              <w:bottom w:val="single" w:sz="4" w:space="0" w:color="BDD6EE"/>
              <w:right w:val="single" w:sz="4" w:space="0" w:color="BDD6EE"/>
            </w:tcBorders>
          </w:tcPr>
          <w:p w:rsidR="009D7EEA" w:rsidRPr="009E5FBF" w:rsidRDefault="009D7EEA" w:rsidP="00246C2F">
            <w:pPr>
              <w:rPr>
                <w:sz w:val="18"/>
                <w:szCs w:val="18"/>
              </w:rPr>
            </w:pPr>
          </w:p>
        </w:tc>
      </w:tr>
      <w:tr w:rsidR="009D7EEA" w:rsidRPr="009E5FBF" w:rsidTr="00551D58">
        <w:trPr>
          <w:trHeight w:val="165"/>
        </w:trPr>
        <w:tc>
          <w:tcPr>
            <w:tcW w:w="256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246C2F">
            <w:pPr>
              <w:widowControl w:val="0"/>
              <w:autoSpaceDE w:val="0"/>
              <w:autoSpaceDN w:val="0"/>
              <w:adjustRightInd w:val="0"/>
              <w:spacing w:before="166" w:line="240" w:lineRule="auto"/>
              <w:ind w:left="270" w:firstLine="14"/>
              <w:rPr>
                <w:sz w:val="18"/>
                <w:szCs w:val="18"/>
              </w:rPr>
            </w:pPr>
            <w:r w:rsidRPr="009E5FBF">
              <w:rPr>
                <w:sz w:val="18"/>
                <w:szCs w:val="18"/>
              </w:rPr>
              <w:t>describe_in /2</w:t>
            </w:r>
          </w:p>
        </w:tc>
        <w:tc>
          <w:tcPr>
            <w:tcW w:w="49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246C2F">
            <w:pPr>
              <w:pStyle w:val="Body"/>
              <w:tabs>
                <w:tab w:val="clear" w:pos="780"/>
                <w:tab w:val="decimal" w:pos="0"/>
              </w:tabs>
              <w:rPr>
                <w:rFonts w:cs="Arial"/>
                <w:color w:val="auto"/>
                <w:sz w:val="18"/>
                <w:szCs w:val="18"/>
              </w:rPr>
            </w:pPr>
            <w:r w:rsidRPr="009E5FBF">
              <w:rPr>
                <w:rFonts w:cs="Arial"/>
                <w:color w:val="auto"/>
                <w:sz w:val="18"/>
                <w:szCs w:val="18"/>
              </w:rPr>
              <w:t>method</w:t>
            </w:r>
          </w:p>
        </w:tc>
        <w:tc>
          <w:tcPr>
            <w:tcW w:w="638"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E10D87" w:rsidP="00246C2F">
            <w:pPr>
              <w:rPr>
                <w:sz w:val="18"/>
                <w:szCs w:val="18"/>
              </w:rPr>
            </w:pPr>
            <w:r>
              <w:rPr>
                <w:sz w:val="18"/>
                <w:szCs w:val="18"/>
              </w:rPr>
              <w:t>Update</w:t>
            </w:r>
          </w:p>
        </w:tc>
        <w:tc>
          <w:tcPr>
            <w:tcW w:w="638" w:type="pct"/>
            <w:tcBorders>
              <w:top w:val="single" w:sz="4" w:space="0" w:color="BDD6EE"/>
              <w:left w:val="single" w:sz="4" w:space="0" w:color="BDD6EE"/>
              <w:bottom w:val="single" w:sz="4" w:space="0" w:color="BDD6EE"/>
              <w:right w:val="single" w:sz="4" w:space="0" w:color="BDD6EE"/>
            </w:tcBorders>
          </w:tcPr>
          <w:p w:rsidR="009D7EEA" w:rsidRPr="009E5FBF" w:rsidRDefault="009D7EEA" w:rsidP="00246C2F">
            <w:pPr>
              <w:rPr>
                <w:sz w:val="18"/>
                <w:szCs w:val="18"/>
              </w:rPr>
            </w:pPr>
            <w:r w:rsidRPr="009E5FBF">
              <w:rPr>
                <w:sz w:val="18"/>
                <w:szCs w:val="18"/>
              </w:rPr>
              <w:t>Generated</w:t>
            </w:r>
          </w:p>
        </w:tc>
        <w:tc>
          <w:tcPr>
            <w:tcW w:w="656" w:type="pct"/>
            <w:tcBorders>
              <w:top w:val="single" w:sz="4" w:space="0" w:color="BDD6EE"/>
              <w:left w:val="single" w:sz="4" w:space="0" w:color="BDD6EE"/>
              <w:bottom w:val="single" w:sz="4" w:space="0" w:color="BDD6EE"/>
              <w:right w:val="single" w:sz="4" w:space="0" w:color="BDD6EE"/>
            </w:tcBorders>
          </w:tcPr>
          <w:p w:rsidR="009D7EEA" w:rsidRPr="009E5FBF" w:rsidRDefault="00E10D87" w:rsidP="00246C2F">
            <w:pPr>
              <w:rPr>
                <w:sz w:val="18"/>
                <w:szCs w:val="18"/>
              </w:rPr>
            </w:pPr>
            <w:r>
              <w:rPr>
                <w:sz w:val="18"/>
                <w:szCs w:val="18"/>
              </w:rPr>
              <w:t>Standard</w:t>
            </w:r>
          </w:p>
        </w:tc>
      </w:tr>
      <w:tr w:rsidR="009D7EEA" w:rsidRPr="009E5FBF" w:rsidTr="00551D58">
        <w:trPr>
          <w:trHeight w:val="165"/>
        </w:trPr>
        <w:tc>
          <w:tcPr>
            <w:tcW w:w="256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246C2F">
            <w:pPr>
              <w:widowControl w:val="0"/>
              <w:autoSpaceDE w:val="0"/>
              <w:autoSpaceDN w:val="0"/>
              <w:adjustRightInd w:val="0"/>
              <w:spacing w:before="166" w:line="240" w:lineRule="auto"/>
              <w:ind w:left="270" w:firstLine="14"/>
              <w:rPr>
                <w:sz w:val="18"/>
                <w:szCs w:val="18"/>
              </w:rPr>
            </w:pPr>
            <w:r w:rsidRPr="009E5FBF">
              <w:rPr>
                <w:sz w:val="18"/>
                <w:szCs w:val="18"/>
              </w:rPr>
              <w:t>describe_xml /2</w:t>
            </w:r>
          </w:p>
        </w:tc>
        <w:tc>
          <w:tcPr>
            <w:tcW w:w="49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246C2F">
            <w:pPr>
              <w:pStyle w:val="Body"/>
              <w:tabs>
                <w:tab w:val="clear" w:pos="780"/>
                <w:tab w:val="decimal" w:pos="0"/>
              </w:tabs>
              <w:rPr>
                <w:rFonts w:cs="Arial"/>
                <w:color w:val="auto"/>
                <w:sz w:val="18"/>
                <w:szCs w:val="18"/>
              </w:rPr>
            </w:pPr>
            <w:r w:rsidRPr="009E5FBF">
              <w:rPr>
                <w:rFonts w:cs="Arial"/>
                <w:color w:val="auto"/>
                <w:sz w:val="18"/>
                <w:szCs w:val="18"/>
              </w:rPr>
              <w:t>method</w:t>
            </w:r>
          </w:p>
        </w:tc>
        <w:tc>
          <w:tcPr>
            <w:tcW w:w="638"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246C2F">
            <w:pPr>
              <w:rPr>
                <w:sz w:val="18"/>
                <w:szCs w:val="18"/>
              </w:rPr>
            </w:pPr>
            <w:r w:rsidRPr="009E5FBF">
              <w:rPr>
                <w:sz w:val="18"/>
                <w:szCs w:val="18"/>
              </w:rPr>
              <w:t>New</w:t>
            </w:r>
          </w:p>
        </w:tc>
        <w:tc>
          <w:tcPr>
            <w:tcW w:w="638" w:type="pct"/>
            <w:tcBorders>
              <w:top w:val="single" w:sz="4" w:space="0" w:color="BDD6EE"/>
              <w:left w:val="single" w:sz="4" w:space="0" w:color="BDD6EE"/>
              <w:bottom w:val="single" w:sz="4" w:space="0" w:color="BDD6EE"/>
              <w:right w:val="single" w:sz="4" w:space="0" w:color="BDD6EE"/>
            </w:tcBorders>
          </w:tcPr>
          <w:p w:rsidR="009D7EEA" w:rsidRPr="009E5FBF" w:rsidRDefault="009D7EEA" w:rsidP="00246C2F">
            <w:pPr>
              <w:rPr>
                <w:sz w:val="18"/>
                <w:szCs w:val="18"/>
              </w:rPr>
            </w:pPr>
            <w:r w:rsidRPr="009E5FBF">
              <w:rPr>
                <w:sz w:val="18"/>
                <w:szCs w:val="18"/>
              </w:rPr>
              <w:t>Generated</w:t>
            </w:r>
          </w:p>
        </w:tc>
        <w:tc>
          <w:tcPr>
            <w:tcW w:w="656" w:type="pct"/>
            <w:tcBorders>
              <w:top w:val="single" w:sz="4" w:space="0" w:color="BDD6EE"/>
              <w:left w:val="single" w:sz="4" w:space="0" w:color="BDD6EE"/>
              <w:bottom w:val="single" w:sz="4" w:space="0" w:color="BDD6EE"/>
              <w:right w:val="single" w:sz="4" w:space="0" w:color="BDD6EE"/>
            </w:tcBorders>
          </w:tcPr>
          <w:p w:rsidR="009D7EEA" w:rsidRPr="009E5FBF" w:rsidRDefault="009D7EEA" w:rsidP="00246C2F">
            <w:pPr>
              <w:rPr>
                <w:sz w:val="18"/>
                <w:szCs w:val="18"/>
              </w:rPr>
            </w:pPr>
          </w:p>
        </w:tc>
      </w:tr>
      <w:tr w:rsidR="009D7EEA" w:rsidRPr="009E5FBF" w:rsidTr="00551D58">
        <w:trPr>
          <w:trHeight w:val="165"/>
        </w:trPr>
        <w:tc>
          <w:tcPr>
            <w:tcW w:w="256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246C2F">
            <w:pPr>
              <w:widowControl w:val="0"/>
              <w:autoSpaceDE w:val="0"/>
              <w:autoSpaceDN w:val="0"/>
              <w:adjustRightInd w:val="0"/>
              <w:spacing w:before="166" w:line="240" w:lineRule="auto"/>
              <w:ind w:left="270" w:firstLine="14"/>
              <w:rPr>
                <w:sz w:val="18"/>
                <w:szCs w:val="18"/>
              </w:rPr>
            </w:pPr>
            <w:r w:rsidRPr="009E5FBF">
              <w:rPr>
                <w:sz w:val="18"/>
                <w:szCs w:val="18"/>
              </w:rPr>
              <w:t>get_action_ls /0</w:t>
            </w:r>
          </w:p>
        </w:tc>
        <w:tc>
          <w:tcPr>
            <w:tcW w:w="49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246C2F">
            <w:pPr>
              <w:pStyle w:val="Body"/>
              <w:tabs>
                <w:tab w:val="clear" w:pos="780"/>
                <w:tab w:val="decimal" w:pos="0"/>
              </w:tabs>
              <w:rPr>
                <w:rFonts w:cs="Arial"/>
                <w:color w:val="auto"/>
                <w:sz w:val="18"/>
                <w:szCs w:val="18"/>
              </w:rPr>
            </w:pPr>
            <w:r w:rsidRPr="009E5FBF">
              <w:rPr>
                <w:rFonts w:cs="Arial"/>
                <w:color w:val="auto"/>
                <w:sz w:val="18"/>
                <w:szCs w:val="18"/>
              </w:rPr>
              <w:t>method</w:t>
            </w:r>
          </w:p>
        </w:tc>
        <w:tc>
          <w:tcPr>
            <w:tcW w:w="638"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246C2F">
            <w:pPr>
              <w:rPr>
                <w:sz w:val="18"/>
                <w:szCs w:val="18"/>
              </w:rPr>
            </w:pPr>
            <w:r w:rsidRPr="009E5FBF">
              <w:rPr>
                <w:sz w:val="18"/>
                <w:szCs w:val="18"/>
              </w:rPr>
              <w:t>New</w:t>
            </w:r>
          </w:p>
        </w:tc>
        <w:tc>
          <w:tcPr>
            <w:tcW w:w="638" w:type="pct"/>
            <w:tcBorders>
              <w:top w:val="single" w:sz="4" w:space="0" w:color="BDD6EE"/>
              <w:left w:val="single" w:sz="4" w:space="0" w:color="BDD6EE"/>
              <w:bottom w:val="single" w:sz="4" w:space="0" w:color="BDD6EE"/>
              <w:right w:val="single" w:sz="4" w:space="0" w:color="BDD6EE"/>
            </w:tcBorders>
          </w:tcPr>
          <w:p w:rsidR="009D7EEA" w:rsidRPr="009E5FBF" w:rsidRDefault="009D7EEA" w:rsidP="00246C2F">
            <w:pPr>
              <w:rPr>
                <w:sz w:val="18"/>
                <w:szCs w:val="18"/>
              </w:rPr>
            </w:pPr>
            <w:r w:rsidRPr="009E5FBF">
              <w:rPr>
                <w:sz w:val="18"/>
                <w:szCs w:val="18"/>
              </w:rPr>
              <w:t>Generated</w:t>
            </w:r>
          </w:p>
        </w:tc>
        <w:tc>
          <w:tcPr>
            <w:tcW w:w="656" w:type="pct"/>
            <w:tcBorders>
              <w:top w:val="single" w:sz="4" w:space="0" w:color="BDD6EE"/>
              <w:left w:val="single" w:sz="4" w:space="0" w:color="BDD6EE"/>
              <w:bottom w:val="single" w:sz="4" w:space="0" w:color="BDD6EE"/>
              <w:right w:val="single" w:sz="4" w:space="0" w:color="BDD6EE"/>
            </w:tcBorders>
          </w:tcPr>
          <w:p w:rsidR="009D7EEA" w:rsidRPr="009E5FBF" w:rsidRDefault="009D7EEA" w:rsidP="00246C2F">
            <w:pPr>
              <w:rPr>
                <w:sz w:val="18"/>
                <w:szCs w:val="18"/>
              </w:rPr>
            </w:pPr>
          </w:p>
        </w:tc>
      </w:tr>
      <w:tr w:rsidR="009D7EEA" w:rsidRPr="009E5FBF" w:rsidTr="00551D58">
        <w:trPr>
          <w:trHeight w:val="165"/>
        </w:trPr>
        <w:tc>
          <w:tcPr>
            <w:tcW w:w="256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246C2F">
            <w:pPr>
              <w:widowControl w:val="0"/>
              <w:autoSpaceDE w:val="0"/>
              <w:autoSpaceDN w:val="0"/>
              <w:adjustRightInd w:val="0"/>
              <w:spacing w:before="166" w:line="240" w:lineRule="auto"/>
              <w:ind w:left="270" w:firstLine="14"/>
              <w:rPr>
                <w:sz w:val="18"/>
                <w:szCs w:val="18"/>
              </w:rPr>
            </w:pPr>
            <w:r w:rsidRPr="009E5FBF">
              <w:rPr>
                <w:sz w:val="18"/>
                <w:szCs w:val="18"/>
              </w:rPr>
              <w:t>get_scndry_task_ls /0</w:t>
            </w:r>
          </w:p>
        </w:tc>
        <w:tc>
          <w:tcPr>
            <w:tcW w:w="49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246C2F">
            <w:pPr>
              <w:pStyle w:val="Body"/>
              <w:tabs>
                <w:tab w:val="clear" w:pos="780"/>
                <w:tab w:val="decimal" w:pos="0"/>
              </w:tabs>
              <w:rPr>
                <w:rFonts w:cs="Arial"/>
                <w:color w:val="auto"/>
                <w:sz w:val="18"/>
                <w:szCs w:val="18"/>
              </w:rPr>
            </w:pPr>
            <w:r w:rsidRPr="009E5FBF">
              <w:rPr>
                <w:rFonts w:cs="Arial"/>
                <w:color w:val="auto"/>
                <w:sz w:val="18"/>
                <w:szCs w:val="18"/>
              </w:rPr>
              <w:t>method</w:t>
            </w:r>
          </w:p>
        </w:tc>
        <w:tc>
          <w:tcPr>
            <w:tcW w:w="638"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E10D87" w:rsidP="00246C2F">
            <w:pPr>
              <w:rPr>
                <w:sz w:val="18"/>
                <w:szCs w:val="18"/>
              </w:rPr>
            </w:pPr>
            <w:r>
              <w:rPr>
                <w:sz w:val="18"/>
                <w:szCs w:val="18"/>
              </w:rPr>
              <w:t>Update</w:t>
            </w:r>
          </w:p>
        </w:tc>
        <w:tc>
          <w:tcPr>
            <w:tcW w:w="638" w:type="pct"/>
            <w:tcBorders>
              <w:top w:val="single" w:sz="4" w:space="0" w:color="BDD6EE"/>
              <w:left w:val="single" w:sz="4" w:space="0" w:color="BDD6EE"/>
              <w:bottom w:val="single" w:sz="4" w:space="0" w:color="BDD6EE"/>
              <w:right w:val="single" w:sz="4" w:space="0" w:color="BDD6EE"/>
            </w:tcBorders>
          </w:tcPr>
          <w:p w:rsidR="009D7EEA" w:rsidRPr="009E5FBF" w:rsidRDefault="009D7EEA" w:rsidP="00246C2F">
            <w:pPr>
              <w:rPr>
                <w:sz w:val="18"/>
                <w:szCs w:val="18"/>
              </w:rPr>
            </w:pPr>
            <w:r w:rsidRPr="009E5FBF">
              <w:rPr>
                <w:sz w:val="18"/>
                <w:szCs w:val="18"/>
              </w:rPr>
              <w:t>Generated</w:t>
            </w:r>
          </w:p>
        </w:tc>
        <w:tc>
          <w:tcPr>
            <w:tcW w:w="656" w:type="pct"/>
            <w:tcBorders>
              <w:top w:val="single" w:sz="4" w:space="0" w:color="BDD6EE"/>
              <w:left w:val="single" w:sz="4" w:space="0" w:color="BDD6EE"/>
              <w:bottom w:val="single" w:sz="4" w:space="0" w:color="BDD6EE"/>
              <w:right w:val="single" w:sz="4" w:space="0" w:color="BDD6EE"/>
            </w:tcBorders>
          </w:tcPr>
          <w:p w:rsidR="009D7EEA" w:rsidRPr="009E5FBF" w:rsidRDefault="00E10D87" w:rsidP="00246C2F">
            <w:pPr>
              <w:rPr>
                <w:sz w:val="18"/>
                <w:szCs w:val="18"/>
              </w:rPr>
            </w:pPr>
            <w:r>
              <w:rPr>
                <w:sz w:val="18"/>
                <w:szCs w:val="18"/>
              </w:rPr>
              <w:t>Standard</w:t>
            </w:r>
          </w:p>
        </w:tc>
      </w:tr>
      <w:tr w:rsidR="009D7EEA" w:rsidRPr="009E5FBF" w:rsidTr="00551D58">
        <w:trPr>
          <w:trHeight w:val="165"/>
        </w:trPr>
        <w:tc>
          <w:tcPr>
            <w:tcW w:w="256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246C2F">
            <w:pPr>
              <w:widowControl w:val="0"/>
              <w:autoSpaceDE w:val="0"/>
              <w:autoSpaceDN w:val="0"/>
              <w:adjustRightInd w:val="0"/>
              <w:spacing w:before="166" w:line="240" w:lineRule="auto"/>
              <w:ind w:left="270" w:firstLine="14"/>
              <w:rPr>
                <w:sz w:val="18"/>
                <w:szCs w:val="18"/>
              </w:rPr>
            </w:pPr>
            <w:r w:rsidRPr="009E5FBF">
              <w:rPr>
                <w:sz w:val="18"/>
                <w:szCs w:val="18"/>
              </w:rPr>
              <w:lastRenderedPageBreak/>
              <w:t>input_parameter_xml /2</w:t>
            </w:r>
          </w:p>
        </w:tc>
        <w:tc>
          <w:tcPr>
            <w:tcW w:w="49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246C2F">
            <w:pPr>
              <w:pStyle w:val="Body"/>
              <w:tabs>
                <w:tab w:val="clear" w:pos="780"/>
                <w:tab w:val="decimal" w:pos="0"/>
              </w:tabs>
              <w:rPr>
                <w:rFonts w:cs="Arial"/>
                <w:color w:val="auto"/>
                <w:sz w:val="18"/>
                <w:szCs w:val="18"/>
              </w:rPr>
            </w:pPr>
            <w:r w:rsidRPr="009E5FBF">
              <w:rPr>
                <w:rFonts w:cs="Arial"/>
                <w:color w:val="auto"/>
                <w:sz w:val="18"/>
                <w:szCs w:val="18"/>
              </w:rPr>
              <w:t>method</w:t>
            </w:r>
          </w:p>
        </w:tc>
        <w:tc>
          <w:tcPr>
            <w:tcW w:w="638"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246C2F">
            <w:pPr>
              <w:rPr>
                <w:sz w:val="18"/>
                <w:szCs w:val="18"/>
              </w:rPr>
            </w:pPr>
            <w:r w:rsidRPr="009E5FBF">
              <w:rPr>
                <w:sz w:val="18"/>
                <w:szCs w:val="18"/>
              </w:rPr>
              <w:t>New</w:t>
            </w:r>
          </w:p>
        </w:tc>
        <w:tc>
          <w:tcPr>
            <w:tcW w:w="638" w:type="pct"/>
            <w:tcBorders>
              <w:top w:val="single" w:sz="4" w:space="0" w:color="BDD6EE"/>
              <w:left w:val="single" w:sz="4" w:space="0" w:color="BDD6EE"/>
              <w:bottom w:val="single" w:sz="4" w:space="0" w:color="BDD6EE"/>
              <w:right w:val="single" w:sz="4" w:space="0" w:color="BDD6EE"/>
            </w:tcBorders>
          </w:tcPr>
          <w:p w:rsidR="009D7EEA" w:rsidRPr="009E5FBF" w:rsidRDefault="009D7EEA" w:rsidP="0092451F">
            <w:pPr>
              <w:rPr>
                <w:sz w:val="18"/>
                <w:szCs w:val="18"/>
              </w:rPr>
            </w:pPr>
            <w:r w:rsidRPr="009E5FBF">
              <w:rPr>
                <w:sz w:val="18"/>
                <w:szCs w:val="18"/>
              </w:rPr>
              <w:t>Manual</w:t>
            </w:r>
          </w:p>
        </w:tc>
        <w:tc>
          <w:tcPr>
            <w:tcW w:w="656" w:type="pct"/>
            <w:tcBorders>
              <w:top w:val="single" w:sz="4" w:space="0" w:color="BDD6EE"/>
              <w:left w:val="single" w:sz="4" w:space="0" w:color="BDD6EE"/>
              <w:bottom w:val="single" w:sz="4" w:space="0" w:color="BDD6EE"/>
              <w:right w:val="single" w:sz="4" w:space="0" w:color="BDD6EE"/>
            </w:tcBorders>
          </w:tcPr>
          <w:p w:rsidR="009D7EEA" w:rsidRPr="009E5FBF" w:rsidRDefault="009D7EEA" w:rsidP="0092451F">
            <w:pPr>
              <w:rPr>
                <w:sz w:val="18"/>
                <w:szCs w:val="18"/>
              </w:rPr>
            </w:pPr>
          </w:p>
        </w:tc>
      </w:tr>
      <w:tr w:rsidR="009D7EEA" w:rsidRPr="009E5FBF" w:rsidTr="00551D58">
        <w:trPr>
          <w:trHeight w:val="165"/>
        </w:trPr>
        <w:tc>
          <w:tcPr>
            <w:tcW w:w="256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246C2F">
            <w:pPr>
              <w:widowControl w:val="0"/>
              <w:autoSpaceDE w:val="0"/>
              <w:autoSpaceDN w:val="0"/>
              <w:adjustRightInd w:val="0"/>
              <w:spacing w:before="166" w:line="240" w:lineRule="auto"/>
              <w:ind w:left="270" w:firstLine="14"/>
              <w:rPr>
                <w:sz w:val="18"/>
                <w:szCs w:val="18"/>
              </w:rPr>
            </w:pPr>
            <w:r w:rsidRPr="009E5FBF">
              <w:rPr>
                <w:sz w:val="18"/>
                <w:szCs w:val="18"/>
              </w:rPr>
              <w:t>input_parameter /3</w:t>
            </w:r>
          </w:p>
        </w:tc>
        <w:tc>
          <w:tcPr>
            <w:tcW w:w="49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246C2F">
            <w:pPr>
              <w:pStyle w:val="Body"/>
              <w:tabs>
                <w:tab w:val="clear" w:pos="780"/>
                <w:tab w:val="decimal" w:pos="0"/>
              </w:tabs>
              <w:rPr>
                <w:rFonts w:cs="Arial"/>
                <w:color w:val="auto"/>
                <w:sz w:val="18"/>
                <w:szCs w:val="18"/>
              </w:rPr>
            </w:pPr>
            <w:r w:rsidRPr="009E5FBF">
              <w:rPr>
                <w:rFonts w:cs="Arial"/>
                <w:color w:val="auto"/>
                <w:sz w:val="18"/>
                <w:szCs w:val="18"/>
              </w:rPr>
              <w:t>method</w:t>
            </w:r>
          </w:p>
        </w:tc>
        <w:tc>
          <w:tcPr>
            <w:tcW w:w="638"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246C2F">
            <w:pPr>
              <w:rPr>
                <w:sz w:val="18"/>
                <w:szCs w:val="18"/>
              </w:rPr>
            </w:pPr>
            <w:r w:rsidRPr="009E5FBF">
              <w:rPr>
                <w:sz w:val="18"/>
                <w:szCs w:val="18"/>
              </w:rPr>
              <w:t>Update</w:t>
            </w:r>
          </w:p>
        </w:tc>
        <w:tc>
          <w:tcPr>
            <w:tcW w:w="638" w:type="pct"/>
            <w:tcBorders>
              <w:top w:val="single" w:sz="4" w:space="0" w:color="BDD6EE"/>
              <w:left w:val="single" w:sz="4" w:space="0" w:color="BDD6EE"/>
              <w:bottom w:val="single" w:sz="4" w:space="0" w:color="BDD6EE"/>
              <w:right w:val="single" w:sz="4" w:space="0" w:color="BDD6EE"/>
            </w:tcBorders>
          </w:tcPr>
          <w:p w:rsidR="009D7EEA" w:rsidRPr="009E5FBF" w:rsidRDefault="009D7EEA" w:rsidP="00246C2F">
            <w:pPr>
              <w:rPr>
                <w:sz w:val="18"/>
                <w:szCs w:val="18"/>
              </w:rPr>
            </w:pPr>
            <w:r w:rsidRPr="009E5FBF">
              <w:rPr>
                <w:sz w:val="18"/>
                <w:szCs w:val="18"/>
              </w:rPr>
              <w:t>Generated</w:t>
            </w:r>
          </w:p>
        </w:tc>
        <w:tc>
          <w:tcPr>
            <w:tcW w:w="656" w:type="pct"/>
            <w:tcBorders>
              <w:top w:val="single" w:sz="4" w:space="0" w:color="BDD6EE"/>
              <w:left w:val="single" w:sz="4" w:space="0" w:color="BDD6EE"/>
              <w:bottom w:val="single" w:sz="4" w:space="0" w:color="BDD6EE"/>
              <w:right w:val="single" w:sz="4" w:space="0" w:color="BDD6EE"/>
            </w:tcBorders>
          </w:tcPr>
          <w:p w:rsidR="009D7EEA" w:rsidRPr="009E5FBF" w:rsidRDefault="00E10D87" w:rsidP="00246C2F">
            <w:pPr>
              <w:rPr>
                <w:sz w:val="18"/>
                <w:szCs w:val="18"/>
              </w:rPr>
            </w:pPr>
            <w:r>
              <w:rPr>
                <w:sz w:val="18"/>
                <w:szCs w:val="18"/>
              </w:rPr>
              <w:t>Specific</w:t>
            </w:r>
          </w:p>
        </w:tc>
      </w:tr>
      <w:tr w:rsidR="00DC5297" w:rsidRPr="009E5FBF" w:rsidTr="00551D58">
        <w:trPr>
          <w:trHeight w:val="165"/>
        </w:trPr>
        <w:tc>
          <w:tcPr>
            <w:tcW w:w="2569" w:type="pct"/>
            <w:tcBorders>
              <w:top w:val="single" w:sz="4" w:space="0" w:color="BDD6EE"/>
              <w:left w:val="single" w:sz="4" w:space="0" w:color="BDD6EE"/>
              <w:bottom w:val="single" w:sz="4" w:space="0" w:color="BDD6EE"/>
              <w:right w:val="single" w:sz="4" w:space="0" w:color="BDD6EE"/>
            </w:tcBorders>
            <w:vAlign w:val="center"/>
          </w:tcPr>
          <w:p w:rsidR="00DC5297" w:rsidRPr="009E5FBF" w:rsidRDefault="00DC5297" w:rsidP="00246C2F">
            <w:pPr>
              <w:widowControl w:val="0"/>
              <w:autoSpaceDE w:val="0"/>
              <w:autoSpaceDN w:val="0"/>
              <w:adjustRightInd w:val="0"/>
              <w:spacing w:before="166" w:line="240" w:lineRule="auto"/>
              <w:ind w:left="270" w:firstLine="14"/>
              <w:rPr>
                <w:sz w:val="18"/>
                <w:szCs w:val="18"/>
              </w:rPr>
            </w:pPr>
            <w:r w:rsidRPr="009E5FBF">
              <w:rPr>
                <w:sz w:val="18"/>
                <w:szCs w:val="18"/>
              </w:rPr>
              <w:t>verify_parameter /0</w:t>
            </w:r>
          </w:p>
        </w:tc>
        <w:tc>
          <w:tcPr>
            <w:tcW w:w="499" w:type="pct"/>
            <w:tcBorders>
              <w:top w:val="single" w:sz="4" w:space="0" w:color="BDD6EE"/>
              <w:left w:val="single" w:sz="4" w:space="0" w:color="BDD6EE"/>
              <w:bottom w:val="single" w:sz="4" w:space="0" w:color="BDD6EE"/>
              <w:right w:val="single" w:sz="4" w:space="0" w:color="BDD6EE"/>
            </w:tcBorders>
            <w:vAlign w:val="center"/>
          </w:tcPr>
          <w:p w:rsidR="00DC5297" w:rsidRPr="009E5FBF" w:rsidRDefault="00DC5297" w:rsidP="00246C2F">
            <w:pPr>
              <w:pStyle w:val="Body"/>
              <w:tabs>
                <w:tab w:val="clear" w:pos="780"/>
                <w:tab w:val="decimal" w:pos="0"/>
              </w:tabs>
              <w:rPr>
                <w:rFonts w:cs="Arial"/>
                <w:color w:val="auto"/>
                <w:sz w:val="18"/>
                <w:szCs w:val="18"/>
              </w:rPr>
            </w:pPr>
            <w:r w:rsidRPr="009E5FBF">
              <w:rPr>
                <w:rFonts w:cs="Arial"/>
                <w:color w:val="auto"/>
                <w:sz w:val="18"/>
                <w:szCs w:val="18"/>
              </w:rPr>
              <w:t>method</w:t>
            </w:r>
          </w:p>
        </w:tc>
        <w:tc>
          <w:tcPr>
            <w:tcW w:w="638" w:type="pct"/>
            <w:tcBorders>
              <w:top w:val="single" w:sz="4" w:space="0" w:color="BDD6EE"/>
              <w:left w:val="single" w:sz="4" w:space="0" w:color="BDD6EE"/>
              <w:bottom w:val="single" w:sz="4" w:space="0" w:color="BDD6EE"/>
              <w:right w:val="single" w:sz="4" w:space="0" w:color="BDD6EE"/>
            </w:tcBorders>
            <w:vAlign w:val="center"/>
          </w:tcPr>
          <w:p w:rsidR="00DC5297" w:rsidRPr="009E5FBF" w:rsidRDefault="00DC5297" w:rsidP="00246C2F">
            <w:pPr>
              <w:rPr>
                <w:sz w:val="18"/>
                <w:szCs w:val="18"/>
              </w:rPr>
            </w:pPr>
            <w:r w:rsidRPr="009E5FBF">
              <w:rPr>
                <w:sz w:val="18"/>
                <w:szCs w:val="18"/>
              </w:rPr>
              <w:t>Update</w:t>
            </w:r>
          </w:p>
        </w:tc>
        <w:tc>
          <w:tcPr>
            <w:tcW w:w="638" w:type="pct"/>
            <w:tcBorders>
              <w:top w:val="single" w:sz="4" w:space="0" w:color="BDD6EE"/>
              <w:left w:val="single" w:sz="4" w:space="0" w:color="BDD6EE"/>
              <w:bottom w:val="single" w:sz="4" w:space="0" w:color="BDD6EE"/>
              <w:right w:val="single" w:sz="4" w:space="0" w:color="BDD6EE"/>
            </w:tcBorders>
          </w:tcPr>
          <w:p w:rsidR="00DC5297" w:rsidRPr="009E5FBF" w:rsidRDefault="00DC5297" w:rsidP="00246C2F">
            <w:pPr>
              <w:rPr>
                <w:sz w:val="18"/>
                <w:szCs w:val="18"/>
              </w:rPr>
            </w:pPr>
            <w:r w:rsidRPr="009E5FBF">
              <w:rPr>
                <w:sz w:val="18"/>
                <w:szCs w:val="18"/>
              </w:rPr>
              <w:t>Manual</w:t>
            </w:r>
          </w:p>
        </w:tc>
        <w:tc>
          <w:tcPr>
            <w:tcW w:w="656" w:type="pct"/>
            <w:tcBorders>
              <w:top w:val="single" w:sz="4" w:space="0" w:color="BDD6EE"/>
              <w:left w:val="single" w:sz="4" w:space="0" w:color="BDD6EE"/>
              <w:bottom w:val="single" w:sz="4" w:space="0" w:color="BDD6EE"/>
              <w:right w:val="single" w:sz="4" w:space="0" w:color="BDD6EE"/>
            </w:tcBorders>
          </w:tcPr>
          <w:p w:rsidR="00DC5297" w:rsidRPr="009E5FBF" w:rsidRDefault="00E10D87" w:rsidP="00246C2F">
            <w:pPr>
              <w:rPr>
                <w:sz w:val="18"/>
                <w:szCs w:val="18"/>
              </w:rPr>
            </w:pPr>
            <w:r>
              <w:rPr>
                <w:sz w:val="18"/>
                <w:szCs w:val="18"/>
              </w:rPr>
              <w:t>Specific</w:t>
            </w:r>
          </w:p>
        </w:tc>
      </w:tr>
      <w:tr w:rsidR="009D7EEA" w:rsidRPr="009E5FBF" w:rsidTr="00551D58">
        <w:tc>
          <w:tcPr>
            <w:tcW w:w="2569"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D7EEA" w:rsidRPr="009E5FBF" w:rsidRDefault="009D7EEA" w:rsidP="00246C2F">
            <w:pPr>
              <w:widowControl w:val="0"/>
              <w:autoSpaceDE w:val="0"/>
              <w:autoSpaceDN w:val="0"/>
              <w:adjustRightInd w:val="0"/>
              <w:spacing w:before="166" w:line="240" w:lineRule="auto"/>
              <w:ind w:left="142"/>
              <w:rPr>
                <w:sz w:val="18"/>
                <w:szCs w:val="18"/>
              </w:rPr>
            </w:pPr>
            <w:r w:rsidRPr="009E5FBF">
              <w:rPr>
                <w:sz w:val="18"/>
                <w:szCs w:val="18"/>
              </w:rPr>
              <w:t>$service:cc_bllngdtl_dfntn</w:t>
            </w:r>
          </w:p>
        </w:tc>
        <w:tc>
          <w:tcPr>
            <w:tcW w:w="499"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D7EEA" w:rsidRPr="009E5FBF" w:rsidRDefault="009D7EEA" w:rsidP="00246C2F">
            <w:pPr>
              <w:widowControl w:val="0"/>
              <w:autoSpaceDE w:val="0"/>
              <w:autoSpaceDN w:val="0"/>
              <w:adjustRightInd w:val="0"/>
              <w:spacing w:line="240" w:lineRule="auto"/>
              <w:rPr>
                <w:sz w:val="18"/>
                <w:szCs w:val="18"/>
              </w:rPr>
            </w:pPr>
            <w:r w:rsidRPr="009E5FBF">
              <w:rPr>
                <w:sz w:val="18"/>
                <w:szCs w:val="18"/>
              </w:rPr>
              <w:t>Class</w:t>
            </w:r>
          </w:p>
        </w:tc>
        <w:tc>
          <w:tcPr>
            <w:tcW w:w="638"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D7EEA" w:rsidRPr="009E5FBF" w:rsidRDefault="009D7EEA" w:rsidP="00246C2F">
            <w:pPr>
              <w:widowControl w:val="0"/>
              <w:autoSpaceDE w:val="0"/>
              <w:autoSpaceDN w:val="0"/>
              <w:adjustRightInd w:val="0"/>
              <w:spacing w:line="240" w:lineRule="auto"/>
              <w:rPr>
                <w:sz w:val="18"/>
                <w:szCs w:val="18"/>
              </w:rPr>
            </w:pPr>
            <w:r w:rsidRPr="009E5FBF">
              <w:rPr>
                <w:sz w:val="18"/>
                <w:szCs w:val="18"/>
              </w:rPr>
              <w:t>New</w:t>
            </w:r>
          </w:p>
        </w:tc>
        <w:tc>
          <w:tcPr>
            <w:tcW w:w="638" w:type="pct"/>
            <w:tcBorders>
              <w:top w:val="single" w:sz="4" w:space="0" w:color="BDD6EE"/>
              <w:left w:val="single" w:sz="4" w:space="0" w:color="BDD6EE"/>
              <w:bottom w:val="single" w:sz="4" w:space="0" w:color="BDD6EE"/>
              <w:right w:val="single" w:sz="4" w:space="0" w:color="BDD6EE"/>
            </w:tcBorders>
            <w:shd w:val="clear" w:color="auto" w:fill="D9D9D9"/>
          </w:tcPr>
          <w:p w:rsidR="009D7EEA" w:rsidRPr="009E5FBF" w:rsidRDefault="009D7EEA" w:rsidP="00246C2F">
            <w:pPr>
              <w:widowControl w:val="0"/>
              <w:autoSpaceDE w:val="0"/>
              <w:autoSpaceDN w:val="0"/>
              <w:adjustRightInd w:val="0"/>
              <w:spacing w:line="240" w:lineRule="auto"/>
              <w:rPr>
                <w:sz w:val="18"/>
                <w:szCs w:val="18"/>
              </w:rPr>
            </w:pPr>
            <w:r w:rsidRPr="009E5FBF">
              <w:rPr>
                <w:sz w:val="18"/>
                <w:szCs w:val="18"/>
              </w:rPr>
              <w:t>Generated</w:t>
            </w:r>
          </w:p>
        </w:tc>
        <w:tc>
          <w:tcPr>
            <w:tcW w:w="656" w:type="pct"/>
            <w:tcBorders>
              <w:top w:val="single" w:sz="4" w:space="0" w:color="BDD6EE"/>
              <w:left w:val="single" w:sz="4" w:space="0" w:color="BDD6EE"/>
              <w:bottom w:val="single" w:sz="4" w:space="0" w:color="BDD6EE"/>
              <w:right w:val="single" w:sz="4" w:space="0" w:color="BDD6EE"/>
            </w:tcBorders>
            <w:shd w:val="clear" w:color="auto" w:fill="D9D9D9"/>
          </w:tcPr>
          <w:p w:rsidR="009D7EEA" w:rsidRPr="009E5FBF" w:rsidRDefault="009D7EEA" w:rsidP="00246C2F">
            <w:pPr>
              <w:widowControl w:val="0"/>
              <w:autoSpaceDE w:val="0"/>
              <w:autoSpaceDN w:val="0"/>
              <w:adjustRightInd w:val="0"/>
              <w:spacing w:line="240" w:lineRule="auto"/>
              <w:rPr>
                <w:sz w:val="18"/>
                <w:szCs w:val="18"/>
              </w:rPr>
            </w:pPr>
          </w:p>
        </w:tc>
      </w:tr>
      <w:tr w:rsidR="009D7EEA" w:rsidRPr="009E5FBF" w:rsidTr="00551D58">
        <w:trPr>
          <w:trHeight w:val="165"/>
        </w:trPr>
        <w:tc>
          <w:tcPr>
            <w:tcW w:w="256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246C2F">
            <w:pPr>
              <w:widowControl w:val="0"/>
              <w:autoSpaceDE w:val="0"/>
              <w:autoSpaceDN w:val="0"/>
              <w:adjustRightInd w:val="0"/>
              <w:spacing w:before="166" w:line="240" w:lineRule="auto"/>
              <w:ind w:left="270" w:firstLine="14"/>
              <w:rPr>
                <w:sz w:val="18"/>
                <w:szCs w:val="18"/>
              </w:rPr>
            </w:pPr>
            <w:r w:rsidRPr="009E5FBF">
              <w:rPr>
                <w:sz w:val="18"/>
                <w:szCs w:val="18"/>
              </w:rPr>
              <w:t>describe_input /2</w:t>
            </w:r>
          </w:p>
        </w:tc>
        <w:tc>
          <w:tcPr>
            <w:tcW w:w="49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246C2F">
            <w:pPr>
              <w:pStyle w:val="Body"/>
              <w:tabs>
                <w:tab w:val="clear" w:pos="780"/>
                <w:tab w:val="decimal" w:pos="0"/>
              </w:tabs>
              <w:rPr>
                <w:rFonts w:cs="Arial"/>
                <w:color w:val="auto"/>
                <w:sz w:val="18"/>
                <w:szCs w:val="18"/>
              </w:rPr>
            </w:pPr>
            <w:r w:rsidRPr="009E5FBF">
              <w:rPr>
                <w:rFonts w:cs="Arial"/>
                <w:color w:val="auto"/>
                <w:sz w:val="18"/>
                <w:szCs w:val="18"/>
              </w:rPr>
              <w:t>method</w:t>
            </w:r>
          </w:p>
        </w:tc>
        <w:tc>
          <w:tcPr>
            <w:tcW w:w="638"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246C2F">
            <w:pPr>
              <w:rPr>
                <w:sz w:val="18"/>
                <w:szCs w:val="18"/>
              </w:rPr>
            </w:pPr>
            <w:r w:rsidRPr="009E5FBF">
              <w:rPr>
                <w:sz w:val="18"/>
                <w:szCs w:val="18"/>
              </w:rPr>
              <w:t>New</w:t>
            </w:r>
          </w:p>
        </w:tc>
        <w:tc>
          <w:tcPr>
            <w:tcW w:w="638" w:type="pct"/>
            <w:tcBorders>
              <w:top w:val="single" w:sz="4" w:space="0" w:color="BDD6EE"/>
              <w:left w:val="single" w:sz="4" w:space="0" w:color="BDD6EE"/>
              <w:bottom w:val="single" w:sz="4" w:space="0" w:color="BDD6EE"/>
              <w:right w:val="single" w:sz="4" w:space="0" w:color="BDD6EE"/>
            </w:tcBorders>
          </w:tcPr>
          <w:p w:rsidR="009D7EEA" w:rsidRPr="009E5FBF" w:rsidRDefault="009D7EEA" w:rsidP="00246C2F">
            <w:pPr>
              <w:rPr>
                <w:sz w:val="18"/>
                <w:szCs w:val="18"/>
              </w:rPr>
            </w:pPr>
            <w:r w:rsidRPr="009E5FBF">
              <w:rPr>
                <w:sz w:val="18"/>
                <w:szCs w:val="18"/>
              </w:rPr>
              <w:t>Generated</w:t>
            </w:r>
          </w:p>
        </w:tc>
        <w:tc>
          <w:tcPr>
            <w:tcW w:w="656" w:type="pct"/>
            <w:tcBorders>
              <w:top w:val="single" w:sz="4" w:space="0" w:color="BDD6EE"/>
              <w:left w:val="single" w:sz="4" w:space="0" w:color="BDD6EE"/>
              <w:bottom w:val="single" w:sz="4" w:space="0" w:color="BDD6EE"/>
              <w:right w:val="single" w:sz="4" w:space="0" w:color="BDD6EE"/>
            </w:tcBorders>
          </w:tcPr>
          <w:p w:rsidR="009D7EEA" w:rsidRPr="009E5FBF" w:rsidRDefault="009D7EEA" w:rsidP="00246C2F">
            <w:pPr>
              <w:rPr>
                <w:sz w:val="18"/>
                <w:szCs w:val="18"/>
              </w:rPr>
            </w:pPr>
          </w:p>
        </w:tc>
      </w:tr>
      <w:tr w:rsidR="009D7EEA" w:rsidRPr="009E5FBF" w:rsidTr="00551D58">
        <w:trPr>
          <w:trHeight w:val="165"/>
        </w:trPr>
        <w:tc>
          <w:tcPr>
            <w:tcW w:w="256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246C2F">
            <w:pPr>
              <w:widowControl w:val="0"/>
              <w:autoSpaceDE w:val="0"/>
              <w:autoSpaceDN w:val="0"/>
              <w:adjustRightInd w:val="0"/>
              <w:spacing w:before="166" w:line="240" w:lineRule="auto"/>
              <w:ind w:left="270" w:firstLine="14"/>
              <w:rPr>
                <w:sz w:val="18"/>
                <w:szCs w:val="18"/>
              </w:rPr>
            </w:pPr>
            <w:r w:rsidRPr="009E5FBF">
              <w:rPr>
                <w:sz w:val="18"/>
                <w:szCs w:val="18"/>
              </w:rPr>
              <w:t>describe_xml /2</w:t>
            </w:r>
          </w:p>
        </w:tc>
        <w:tc>
          <w:tcPr>
            <w:tcW w:w="49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246C2F">
            <w:pPr>
              <w:pStyle w:val="Body"/>
              <w:tabs>
                <w:tab w:val="clear" w:pos="780"/>
                <w:tab w:val="decimal" w:pos="0"/>
              </w:tabs>
              <w:rPr>
                <w:rFonts w:cs="Arial"/>
                <w:color w:val="auto"/>
                <w:sz w:val="18"/>
                <w:szCs w:val="18"/>
              </w:rPr>
            </w:pPr>
            <w:r w:rsidRPr="009E5FBF">
              <w:rPr>
                <w:rFonts w:cs="Arial"/>
                <w:color w:val="auto"/>
                <w:sz w:val="18"/>
                <w:szCs w:val="18"/>
              </w:rPr>
              <w:t>method</w:t>
            </w:r>
          </w:p>
        </w:tc>
        <w:tc>
          <w:tcPr>
            <w:tcW w:w="638"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246C2F">
            <w:pPr>
              <w:rPr>
                <w:sz w:val="18"/>
                <w:szCs w:val="18"/>
              </w:rPr>
            </w:pPr>
            <w:r w:rsidRPr="009E5FBF">
              <w:rPr>
                <w:sz w:val="18"/>
                <w:szCs w:val="18"/>
              </w:rPr>
              <w:t>New</w:t>
            </w:r>
          </w:p>
        </w:tc>
        <w:tc>
          <w:tcPr>
            <w:tcW w:w="638" w:type="pct"/>
            <w:tcBorders>
              <w:top w:val="single" w:sz="4" w:space="0" w:color="BDD6EE"/>
              <w:left w:val="single" w:sz="4" w:space="0" w:color="BDD6EE"/>
              <w:bottom w:val="single" w:sz="4" w:space="0" w:color="BDD6EE"/>
              <w:right w:val="single" w:sz="4" w:space="0" w:color="BDD6EE"/>
            </w:tcBorders>
          </w:tcPr>
          <w:p w:rsidR="009D7EEA" w:rsidRPr="009E5FBF" w:rsidRDefault="009D7EEA" w:rsidP="00246C2F">
            <w:pPr>
              <w:rPr>
                <w:sz w:val="18"/>
                <w:szCs w:val="18"/>
              </w:rPr>
            </w:pPr>
            <w:r w:rsidRPr="009E5FBF">
              <w:rPr>
                <w:sz w:val="18"/>
                <w:szCs w:val="18"/>
              </w:rPr>
              <w:t>Generated</w:t>
            </w:r>
          </w:p>
        </w:tc>
        <w:tc>
          <w:tcPr>
            <w:tcW w:w="656" w:type="pct"/>
            <w:tcBorders>
              <w:top w:val="single" w:sz="4" w:space="0" w:color="BDD6EE"/>
              <w:left w:val="single" w:sz="4" w:space="0" w:color="BDD6EE"/>
              <w:bottom w:val="single" w:sz="4" w:space="0" w:color="BDD6EE"/>
              <w:right w:val="single" w:sz="4" w:space="0" w:color="BDD6EE"/>
            </w:tcBorders>
          </w:tcPr>
          <w:p w:rsidR="009D7EEA" w:rsidRPr="009E5FBF" w:rsidRDefault="009D7EEA" w:rsidP="00246C2F">
            <w:pPr>
              <w:rPr>
                <w:sz w:val="18"/>
                <w:szCs w:val="18"/>
              </w:rPr>
            </w:pPr>
          </w:p>
        </w:tc>
      </w:tr>
    </w:tbl>
    <w:p w:rsidR="0071090B" w:rsidRPr="009E5FBF" w:rsidRDefault="0071090B" w:rsidP="0071090B">
      <w:pPr>
        <w:pStyle w:val="Body"/>
        <w:ind w:left="360"/>
      </w:pPr>
    </w:p>
    <w:p w:rsidR="0071090B" w:rsidRPr="009E5FBF" w:rsidRDefault="0071090B" w:rsidP="0071090B">
      <w:pPr>
        <w:pStyle w:val="Body"/>
        <w:ind w:left="360"/>
      </w:pPr>
      <w:r w:rsidRPr="009E5FBF">
        <w:t xml:space="preserve">The Type can be – class, method, field, </w:t>
      </w:r>
      <w:r w:rsidR="006B790F" w:rsidRPr="009E5FBF">
        <w:t>enumerate …</w:t>
      </w:r>
      <w:r w:rsidRPr="009E5FBF">
        <w:t xml:space="preserve"> etc.</w:t>
      </w:r>
    </w:p>
    <w:p w:rsidR="0071090B" w:rsidRPr="009E5FBF" w:rsidRDefault="0071090B" w:rsidP="006074AB">
      <w:pPr>
        <w:pStyle w:val="Heading4"/>
      </w:pPr>
      <w:bookmarkStart w:id="1108" w:name="_Toc487791944"/>
      <w:bookmarkStart w:id="1109" w:name="_Toc21928511"/>
      <w:r w:rsidRPr="009E5FBF">
        <w:t>Data Dictionary</w:t>
      </w:r>
      <w:bookmarkEnd w:id="1108"/>
      <w:bookmarkEnd w:id="1109"/>
    </w:p>
    <w:p w:rsidR="0071090B" w:rsidRPr="009E5FBF" w:rsidRDefault="0071090B" w:rsidP="0071090B">
      <w:pPr>
        <w:pStyle w:val="Body"/>
      </w:pPr>
      <w:r w:rsidRPr="009E5FBF">
        <w:t>N/A</w:t>
      </w:r>
    </w:p>
    <w:p w:rsidR="0071090B" w:rsidRPr="009E5FBF" w:rsidRDefault="0071090B" w:rsidP="006074AB">
      <w:pPr>
        <w:pStyle w:val="Heading4"/>
      </w:pPr>
      <w:bookmarkStart w:id="1110" w:name="_Toc487791945"/>
      <w:bookmarkStart w:id="1111" w:name="_Toc21928512"/>
      <w:r w:rsidRPr="009E5FBF">
        <w:t>Task Input Data</w:t>
      </w:r>
      <w:bookmarkEnd w:id="1110"/>
      <w:bookmarkEnd w:id="1111"/>
    </w:p>
    <w:p w:rsidR="0071090B" w:rsidRPr="009E5FBF" w:rsidRDefault="0071090B" w:rsidP="0071090B">
      <w:pPr>
        <w:pStyle w:val="Body"/>
        <w:ind w:left="360"/>
        <w:rPr>
          <w:rFonts w:cs="Arial"/>
        </w:rPr>
      </w:pPr>
      <w:r w:rsidRPr="009E5FBF">
        <w:rPr>
          <w:rFonts w:cs="Arial"/>
        </w:rPr>
        <w:t>The details of the input parameters are described in the following table below.</w:t>
      </w:r>
    </w:p>
    <w:p w:rsidR="0071090B" w:rsidRPr="009E5FBF" w:rsidRDefault="0071090B" w:rsidP="0071090B">
      <w:pPr>
        <w:pStyle w:val="Body"/>
        <w:ind w:left="360"/>
        <w:rPr>
          <w:rFonts w:cs="Arial"/>
        </w:rPr>
      </w:pPr>
    </w:p>
    <w:tbl>
      <w:tblPr>
        <w:tblW w:w="5000" w:type="pct"/>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Layout w:type="fixed"/>
        <w:tblLook w:val="04A0" w:firstRow="1" w:lastRow="0" w:firstColumn="1" w:lastColumn="0" w:noHBand="0" w:noVBand="1"/>
      </w:tblPr>
      <w:tblGrid>
        <w:gridCol w:w="3619"/>
        <w:gridCol w:w="3687"/>
        <w:gridCol w:w="881"/>
        <w:gridCol w:w="873"/>
      </w:tblGrid>
      <w:tr w:rsidR="0071090B" w:rsidRPr="009E5FBF" w:rsidTr="00DD1F2C">
        <w:tc>
          <w:tcPr>
            <w:tcW w:w="1997" w:type="pct"/>
            <w:tcBorders>
              <w:top w:val="single" w:sz="4" w:space="0" w:color="BDD6EE"/>
              <w:left w:val="single" w:sz="4" w:space="0" w:color="BDD6EE"/>
              <w:bottom w:val="single" w:sz="4" w:space="0" w:color="BDD6EE"/>
              <w:right w:val="single" w:sz="4" w:space="0" w:color="BDD6EE"/>
            </w:tcBorders>
            <w:hideMark/>
          </w:tcPr>
          <w:p w:rsidR="0071090B" w:rsidRPr="009E5FBF" w:rsidRDefault="0071090B" w:rsidP="00246C2F">
            <w:pPr>
              <w:widowControl w:val="0"/>
              <w:tabs>
                <w:tab w:val="left" w:pos="330"/>
              </w:tabs>
              <w:autoSpaceDE w:val="0"/>
              <w:autoSpaceDN w:val="0"/>
              <w:adjustRightInd w:val="0"/>
              <w:spacing w:line="240" w:lineRule="auto"/>
              <w:jc w:val="center"/>
              <w:rPr>
                <w:b/>
                <w:sz w:val="18"/>
                <w:szCs w:val="18"/>
              </w:rPr>
            </w:pPr>
            <w:r w:rsidRPr="009E5FBF">
              <w:rPr>
                <w:b/>
                <w:bCs/>
                <w:sz w:val="18"/>
                <w:szCs w:val="18"/>
              </w:rPr>
              <w:t>Tag</w:t>
            </w:r>
          </w:p>
        </w:tc>
        <w:tc>
          <w:tcPr>
            <w:tcW w:w="2035" w:type="pct"/>
            <w:tcBorders>
              <w:top w:val="single" w:sz="4" w:space="0" w:color="BDD6EE"/>
              <w:left w:val="single" w:sz="4" w:space="0" w:color="BDD6EE"/>
              <w:bottom w:val="single" w:sz="4" w:space="0" w:color="BDD6EE"/>
              <w:right w:val="single" w:sz="4" w:space="0" w:color="BDD6EE"/>
            </w:tcBorders>
            <w:hideMark/>
          </w:tcPr>
          <w:p w:rsidR="0071090B" w:rsidRPr="009E5FBF" w:rsidRDefault="0071090B" w:rsidP="00246C2F">
            <w:pPr>
              <w:widowControl w:val="0"/>
              <w:autoSpaceDE w:val="0"/>
              <w:autoSpaceDN w:val="0"/>
              <w:adjustRightInd w:val="0"/>
              <w:spacing w:line="240" w:lineRule="auto"/>
              <w:jc w:val="center"/>
              <w:rPr>
                <w:b/>
                <w:sz w:val="18"/>
                <w:szCs w:val="18"/>
              </w:rPr>
            </w:pPr>
            <w:r w:rsidRPr="009E5FBF">
              <w:rPr>
                <w:b/>
                <w:bCs/>
                <w:sz w:val="18"/>
                <w:szCs w:val="18"/>
              </w:rPr>
              <w:t>Description</w:t>
            </w:r>
          </w:p>
        </w:tc>
        <w:tc>
          <w:tcPr>
            <w:tcW w:w="486" w:type="pct"/>
            <w:tcBorders>
              <w:top w:val="single" w:sz="4" w:space="0" w:color="BDD6EE"/>
              <w:left w:val="single" w:sz="4" w:space="0" w:color="BDD6EE"/>
              <w:bottom w:val="single" w:sz="4" w:space="0" w:color="BDD6EE"/>
              <w:right w:val="single" w:sz="4" w:space="0" w:color="BDD6EE"/>
            </w:tcBorders>
            <w:hideMark/>
          </w:tcPr>
          <w:p w:rsidR="0071090B" w:rsidRPr="009E5FBF" w:rsidRDefault="0071090B" w:rsidP="00246C2F">
            <w:pPr>
              <w:widowControl w:val="0"/>
              <w:autoSpaceDE w:val="0"/>
              <w:autoSpaceDN w:val="0"/>
              <w:adjustRightInd w:val="0"/>
              <w:spacing w:line="240" w:lineRule="auto"/>
              <w:jc w:val="center"/>
              <w:rPr>
                <w:b/>
                <w:bCs/>
                <w:sz w:val="18"/>
                <w:szCs w:val="18"/>
              </w:rPr>
            </w:pPr>
            <w:r w:rsidRPr="009E5FBF">
              <w:rPr>
                <w:b/>
                <w:bCs/>
                <w:sz w:val="18"/>
                <w:szCs w:val="18"/>
              </w:rPr>
              <w:t>Mandatory</w:t>
            </w:r>
          </w:p>
        </w:tc>
        <w:tc>
          <w:tcPr>
            <w:tcW w:w="482" w:type="pct"/>
            <w:tcBorders>
              <w:top w:val="single" w:sz="4" w:space="0" w:color="BDD6EE"/>
              <w:left w:val="single" w:sz="4" w:space="0" w:color="BDD6EE"/>
              <w:bottom w:val="single" w:sz="4" w:space="0" w:color="BDD6EE"/>
              <w:right w:val="single" w:sz="4" w:space="0" w:color="BDD6EE"/>
            </w:tcBorders>
            <w:hideMark/>
          </w:tcPr>
          <w:p w:rsidR="0071090B" w:rsidRPr="009E5FBF" w:rsidRDefault="0071090B" w:rsidP="00246C2F">
            <w:pPr>
              <w:widowControl w:val="0"/>
              <w:autoSpaceDE w:val="0"/>
              <w:autoSpaceDN w:val="0"/>
              <w:adjustRightInd w:val="0"/>
              <w:spacing w:line="240" w:lineRule="auto"/>
              <w:jc w:val="center"/>
              <w:rPr>
                <w:b/>
                <w:sz w:val="18"/>
                <w:szCs w:val="18"/>
              </w:rPr>
            </w:pPr>
            <w:r w:rsidRPr="009E5FBF">
              <w:rPr>
                <w:b/>
                <w:bCs/>
                <w:sz w:val="18"/>
                <w:szCs w:val="18"/>
              </w:rPr>
              <w:t>Type</w:t>
            </w:r>
          </w:p>
        </w:tc>
      </w:tr>
      <w:tr w:rsidR="0071090B" w:rsidRPr="009E5FBF" w:rsidTr="00DD1F2C">
        <w:trPr>
          <w:trHeight w:val="165"/>
        </w:trPr>
        <w:tc>
          <w:tcPr>
            <w:tcW w:w="1997"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AD3F9E" w:rsidP="00246C2F">
            <w:pPr>
              <w:widowControl w:val="0"/>
              <w:autoSpaceDE w:val="0"/>
              <w:autoSpaceDN w:val="0"/>
              <w:adjustRightInd w:val="0"/>
              <w:spacing w:before="166" w:line="240" w:lineRule="auto"/>
              <w:rPr>
                <w:sz w:val="18"/>
                <w:szCs w:val="18"/>
              </w:rPr>
            </w:pPr>
            <w:r w:rsidRPr="009E5FBF">
              <w:rPr>
                <w:sz w:val="18"/>
                <w:szCs w:val="18"/>
              </w:rPr>
              <w:t>/</w:t>
            </w:r>
            <w:r w:rsidR="0071090B" w:rsidRPr="009E5FBF">
              <w:rPr>
                <w:sz w:val="18"/>
                <w:szCs w:val="18"/>
              </w:rPr>
              <w:t>Contract</w:t>
            </w:r>
          </w:p>
        </w:tc>
        <w:tc>
          <w:tcPr>
            <w:tcW w:w="2035"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71090B" w:rsidP="0092451F">
            <w:pPr>
              <w:widowControl w:val="0"/>
              <w:autoSpaceDE w:val="0"/>
              <w:autoSpaceDN w:val="0"/>
              <w:adjustRightInd w:val="0"/>
              <w:spacing w:before="166" w:line="240" w:lineRule="auto"/>
              <w:rPr>
                <w:sz w:val="18"/>
                <w:szCs w:val="18"/>
              </w:rPr>
            </w:pPr>
            <w:r w:rsidRPr="009E5FBF">
              <w:rPr>
                <w:sz w:val="18"/>
                <w:szCs w:val="18"/>
              </w:rPr>
              <w:t>Basic information about a contract: product, dates, situation, tax plan</w:t>
            </w:r>
          </w:p>
        </w:tc>
        <w:tc>
          <w:tcPr>
            <w:tcW w:w="486"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5F0B18" w:rsidP="0092451F">
            <w:pPr>
              <w:widowControl w:val="0"/>
              <w:autoSpaceDE w:val="0"/>
              <w:autoSpaceDN w:val="0"/>
              <w:adjustRightInd w:val="0"/>
              <w:spacing w:before="166" w:line="240" w:lineRule="auto"/>
              <w:rPr>
                <w:sz w:val="18"/>
                <w:szCs w:val="18"/>
              </w:rPr>
            </w:pPr>
            <w:r w:rsidRPr="009E5FBF">
              <w:rPr>
                <w:sz w:val="18"/>
                <w:szCs w:val="18"/>
              </w:rPr>
              <w:t>Y</w:t>
            </w:r>
            <w:r w:rsidR="0071090B" w:rsidRPr="009E5FBF">
              <w:rPr>
                <w:sz w:val="18"/>
                <w:szCs w:val="18"/>
              </w:rPr>
              <w:t>es</w:t>
            </w:r>
          </w:p>
        </w:tc>
        <w:tc>
          <w:tcPr>
            <w:tcW w:w="482"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71090B" w:rsidP="0092451F">
            <w:pPr>
              <w:widowControl w:val="0"/>
              <w:autoSpaceDE w:val="0"/>
              <w:autoSpaceDN w:val="0"/>
              <w:adjustRightInd w:val="0"/>
              <w:spacing w:before="166" w:line="240" w:lineRule="auto"/>
              <w:rPr>
                <w:sz w:val="18"/>
                <w:szCs w:val="18"/>
              </w:rPr>
            </w:pPr>
            <w:r w:rsidRPr="009E5FBF">
              <w:rPr>
                <w:sz w:val="18"/>
                <w:szCs w:val="18"/>
              </w:rPr>
              <w:t>List</w:t>
            </w:r>
          </w:p>
        </w:tc>
      </w:tr>
      <w:tr w:rsidR="0071090B" w:rsidRPr="009E5FBF" w:rsidTr="00DD1F2C">
        <w:tc>
          <w:tcPr>
            <w:tcW w:w="1997"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AD3F9E" w:rsidP="00AD3F9E">
            <w:pPr>
              <w:widowControl w:val="0"/>
              <w:autoSpaceDE w:val="0"/>
              <w:autoSpaceDN w:val="0"/>
              <w:adjustRightInd w:val="0"/>
              <w:spacing w:before="166" w:line="240" w:lineRule="auto"/>
              <w:ind w:left="142"/>
              <w:rPr>
                <w:sz w:val="18"/>
                <w:szCs w:val="18"/>
              </w:rPr>
            </w:pPr>
            <w:r w:rsidRPr="009E5FBF">
              <w:rPr>
                <w:sz w:val="18"/>
                <w:szCs w:val="18"/>
                <w:lang w:eastAsia="en-US"/>
              </w:rPr>
              <w:t>/</w:t>
            </w:r>
            <w:r w:rsidR="0071090B" w:rsidRPr="009E5FBF">
              <w:rPr>
                <w:sz w:val="18"/>
                <w:szCs w:val="18"/>
              </w:rPr>
              <w:t>BillingList</w:t>
            </w:r>
          </w:p>
        </w:tc>
        <w:tc>
          <w:tcPr>
            <w:tcW w:w="2035"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71090B" w:rsidP="00246C2F">
            <w:pPr>
              <w:widowControl w:val="0"/>
              <w:autoSpaceDE w:val="0"/>
              <w:autoSpaceDN w:val="0"/>
              <w:adjustRightInd w:val="0"/>
              <w:spacing w:line="240" w:lineRule="auto"/>
              <w:rPr>
                <w:sz w:val="18"/>
                <w:szCs w:val="18"/>
              </w:rPr>
            </w:pPr>
            <w:r w:rsidRPr="009E5FBF">
              <w:rPr>
                <w:sz w:val="18"/>
                <w:szCs w:val="18"/>
              </w:rPr>
              <w:t xml:space="preserve">List with Billings </w:t>
            </w:r>
          </w:p>
        </w:tc>
        <w:tc>
          <w:tcPr>
            <w:tcW w:w="486"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5F0B18" w:rsidP="00246C2F">
            <w:pPr>
              <w:rPr>
                <w:sz w:val="18"/>
                <w:szCs w:val="18"/>
              </w:rPr>
            </w:pPr>
            <w:r w:rsidRPr="009E5FBF">
              <w:rPr>
                <w:sz w:val="18"/>
                <w:szCs w:val="18"/>
              </w:rPr>
              <w:t>Y</w:t>
            </w:r>
            <w:r w:rsidR="0071090B" w:rsidRPr="009E5FBF">
              <w:rPr>
                <w:sz w:val="18"/>
                <w:szCs w:val="18"/>
              </w:rPr>
              <w:t>es</w:t>
            </w:r>
          </w:p>
        </w:tc>
        <w:tc>
          <w:tcPr>
            <w:tcW w:w="482"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71090B" w:rsidP="00246C2F">
            <w:pPr>
              <w:widowControl w:val="0"/>
              <w:autoSpaceDE w:val="0"/>
              <w:autoSpaceDN w:val="0"/>
              <w:adjustRightInd w:val="0"/>
              <w:spacing w:line="240" w:lineRule="auto"/>
              <w:rPr>
                <w:sz w:val="18"/>
                <w:szCs w:val="18"/>
              </w:rPr>
            </w:pPr>
            <w:r w:rsidRPr="009E5FBF">
              <w:rPr>
                <w:sz w:val="18"/>
                <w:szCs w:val="18"/>
              </w:rPr>
              <w:t>List</w:t>
            </w:r>
          </w:p>
        </w:tc>
      </w:tr>
      <w:tr w:rsidR="0071090B" w:rsidRPr="009E5FBF" w:rsidTr="0071090B">
        <w:tc>
          <w:tcPr>
            <w:tcW w:w="1997"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AD3F9E" w:rsidP="00AD3F9E">
            <w:pPr>
              <w:widowControl w:val="0"/>
              <w:autoSpaceDE w:val="0"/>
              <w:autoSpaceDN w:val="0"/>
              <w:adjustRightInd w:val="0"/>
              <w:spacing w:before="166" w:line="240" w:lineRule="auto"/>
              <w:ind w:left="284"/>
              <w:rPr>
                <w:sz w:val="18"/>
                <w:szCs w:val="18"/>
                <w:lang w:eastAsia="en-US"/>
              </w:rPr>
            </w:pPr>
            <w:r w:rsidRPr="009E5FBF">
              <w:rPr>
                <w:sz w:val="18"/>
                <w:szCs w:val="18"/>
              </w:rPr>
              <w:t>/</w:t>
            </w:r>
            <w:r w:rsidR="0071090B" w:rsidRPr="009E5FBF">
              <w:rPr>
                <w:sz w:val="18"/>
                <w:szCs w:val="18"/>
              </w:rPr>
              <w:t>Billing</w:t>
            </w:r>
          </w:p>
        </w:tc>
        <w:tc>
          <w:tcPr>
            <w:tcW w:w="2035"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71090B" w:rsidP="00246C2F">
            <w:pPr>
              <w:widowControl w:val="0"/>
              <w:autoSpaceDE w:val="0"/>
              <w:autoSpaceDN w:val="0"/>
              <w:adjustRightInd w:val="0"/>
              <w:spacing w:line="240" w:lineRule="auto"/>
              <w:rPr>
                <w:sz w:val="18"/>
                <w:szCs w:val="18"/>
              </w:rPr>
            </w:pPr>
            <w:r w:rsidRPr="009E5FBF">
              <w:rPr>
                <w:color w:val="000000"/>
                <w:sz w:val="18"/>
                <w:szCs w:val="18"/>
                <w:lang w:eastAsia="en-US"/>
              </w:rPr>
              <w:t>Scheduling rules for regular operations (including Billing rules) for a contract or an insured member</w:t>
            </w:r>
          </w:p>
        </w:tc>
        <w:tc>
          <w:tcPr>
            <w:tcW w:w="486"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5F0B18" w:rsidP="00246C2F">
            <w:pPr>
              <w:rPr>
                <w:sz w:val="18"/>
                <w:szCs w:val="18"/>
              </w:rPr>
            </w:pPr>
            <w:r w:rsidRPr="009E5FBF">
              <w:rPr>
                <w:sz w:val="18"/>
                <w:szCs w:val="18"/>
              </w:rPr>
              <w:t>Y</w:t>
            </w:r>
            <w:r w:rsidR="0071090B" w:rsidRPr="009E5FBF">
              <w:rPr>
                <w:sz w:val="18"/>
                <w:szCs w:val="18"/>
              </w:rPr>
              <w:t>es</w:t>
            </w:r>
          </w:p>
        </w:tc>
        <w:tc>
          <w:tcPr>
            <w:tcW w:w="482"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71090B" w:rsidP="00246C2F">
            <w:pPr>
              <w:widowControl w:val="0"/>
              <w:autoSpaceDE w:val="0"/>
              <w:autoSpaceDN w:val="0"/>
              <w:adjustRightInd w:val="0"/>
              <w:spacing w:line="240" w:lineRule="auto"/>
              <w:rPr>
                <w:sz w:val="18"/>
                <w:szCs w:val="18"/>
              </w:rPr>
            </w:pPr>
          </w:p>
        </w:tc>
      </w:tr>
      <w:tr w:rsidR="0071090B" w:rsidRPr="009E5FBF" w:rsidTr="00246C2F">
        <w:tc>
          <w:tcPr>
            <w:tcW w:w="1997"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AD3F9E" w:rsidP="00AD3F9E">
            <w:pPr>
              <w:widowControl w:val="0"/>
              <w:autoSpaceDE w:val="0"/>
              <w:autoSpaceDN w:val="0"/>
              <w:adjustRightInd w:val="0"/>
              <w:spacing w:before="166" w:line="240" w:lineRule="auto"/>
              <w:ind w:left="426" w:firstLine="14"/>
              <w:rPr>
                <w:sz w:val="18"/>
                <w:szCs w:val="18"/>
                <w:lang w:eastAsia="en-US"/>
              </w:rPr>
            </w:pPr>
            <w:r w:rsidRPr="009E5FBF">
              <w:rPr>
                <w:sz w:val="18"/>
                <w:szCs w:val="18"/>
              </w:rPr>
              <w:t>/</w:t>
            </w:r>
            <w:r w:rsidR="0071090B" w:rsidRPr="009E5FBF">
              <w:rPr>
                <w:sz w:val="18"/>
                <w:szCs w:val="18"/>
              </w:rPr>
              <w:t>PaymentType</w:t>
            </w:r>
          </w:p>
        </w:tc>
        <w:tc>
          <w:tcPr>
            <w:tcW w:w="2035"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widowControl w:val="0"/>
              <w:autoSpaceDE w:val="0"/>
              <w:autoSpaceDN w:val="0"/>
              <w:adjustRightInd w:val="0"/>
              <w:spacing w:line="240" w:lineRule="auto"/>
              <w:rPr>
                <w:sz w:val="18"/>
                <w:szCs w:val="18"/>
              </w:rPr>
            </w:pPr>
            <w:r w:rsidRPr="009E5FBF">
              <w:rPr>
                <w:color w:val="000000"/>
                <w:sz w:val="18"/>
                <w:szCs w:val="18"/>
                <w:lang w:eastAsia="en-US"/>
              </w:rPr>
              <w:t>The bank transaction used for the payment if the payment source is money input</w:t>
            </w:r>
          </w:p>
        </w:tc>
        <w:tc>
          <w:tcPr>
            <w:tcW w:w="486"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5F0B18" w:rsidP="00246C2F">
            <w:pPr>
              <w:rPr>
                <w:sz w:val="18"/>
                <w:szCs w:val="18"/>
              </w:rPr>
            </w:pPr>
            <w:r w:rsidRPr="009E5FBF">
              <w:rPr>
                <w:sz w:val="18"/>
                <w:szCs w:val="18"/>
              </w:rPr>
              <w:t>Y</w:t>
            </w:r>
            <w:r w:rsidR="0071090B" w:rsidRPr="009E5FBF">
              <w:rPr>
                <w:sz w:val="18"/>
                <w:szCs w:val="18"/>
              </w:rPr>
              <w:t>es</w:t>
            </w:r>
          </w:p>
        </w:tc>
        <w:tc>
          <w:tcPr>
            <w:tcW w:w="482"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widowControl w:val="0"/>
              <w:autoSpaceDE w:val="0"/>
              <w:autoSpaceDN w:val="0"/>
              <w:adjustRightInd w:val="0"/>
              <w:spacing w:line="240" w:lineRule="auto"/>
              <w:rPr>
                <w:sz w:val="18"/>
                <w:szCs w:val="18"/>
              </w:rPr>
            </w:pPr>
            <w:r w:rsidRPr="009E5FBF">
              <w:rPr>
                <w:sz w:val="18"/>
                <w:szCs w:val="18"/>
              </w:rPr>
              <w:t>enum</w:t>
            </w:r>
          </w:p>
        </w:tc>
      </w:tr>
      <w:tr w:rsidR="0071090B" w:rsidRPr="009E5FBF" w:rsidTr="00246C2F">
        <w:tc>
          <w:tcPr>
            <w:tcW w:w="1997"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AD3F9E" w:rsidP="00AD3F9E">
            <w:pPr>
              <w:widowControl w:val="0"/>
              <w:autoSpaceDE w:val="0"/>
              <w:autoSpaceDN w:val="0"/>
              <w:adjustRightInd w:val="0"/>
              <w:spacing w:before="166" w:line="240" w:lineRule="auto"/>
              <w:ind w:left="426" w:firstLine="14"/>
              <w:rPr>
                <w:sz w:val="18"/>
                <w:szCs w:val="18"/>
                <w:lang w:eastAsia="en-US"/>
              </w:rPr>
            </w:pPr>
            <w:r w:rsidRPr="009E5FBF">
              <w:rPr>
                <w:sz w:val="18"/>
                <w:szCs w:val="18"/>
              </w:rPr>
              <w:t>/</w:t>
            </w:r>
            <w:r w:rsidR="0071090B" w:rsidRPr="009E5FBF">
              <w:rPr>
                <w:sz w:val="18"/>
                <w:szCs w:val="18"/>
              </w:rPr>
              <w:t>BillReceiver</w:t>
            </w:r>
          </w:p>
        </w:tc>
        <w:tc>
          <w:tcPr>
            <w:tcW w:w="2035"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autoSpaceDE w:val="0"/>
              <w:autoSpaceDN w:val="0"/>
              <w:adjustRightInd w:val="0"/>
              <w:spacing w:line="240" w:lineRule="auto"/>
              <w:rPr>
                <w:color w:val="000000"/>
                <w:sz w:val="18"/>
                <w:szCs w:val="18"/>
                <w:lang w:eastAsia="en-US"/>
              </w:rPr>
            </w:pPr>
            <w:r w:rsidRPr="009E5FBF">
              <w:rPr>
                <w:color w:val="000000"/>
                <w:sz w:val="18"/>
                <w:szCs w:val="18"/>
                <w:lang w:eastAsia="en-US"/>
              </w:rPr>
              <w:t>A code identifying the role type of the bill receiver also called the payer</w:t>
            </w:r>
          </w:p>
          <w:p w:rsidR="0071090B" w:rsidRPr="009E5FBF" w:rsidRDefault="0071090B" w:rsidP="00246C2F">
            <w:pPr>
              <w:widowControl w:val="0"/>
              <w:autoSpaceDE w:val="0"/>
              <w:autoSpaceDN w:val="0"/>
              <w:adjustRightInd w:val="0"/>
              <w:spacing w:line="240" w:lineRule="auto"/>
              <w:rPr>
                <w:sz w:val="18"/>
                <w:szCs w:val="18"/>
              </w:rPr>
            </w:pPr>
            <w:r w:rsidRPr="009E5FBF">
              <w:rPr>
                <w:color w:val="000000"/>
                <w:sz w:val="18"/>
                <w:szCs w:val="18"/>
                <w:lang w:eastAsia="en-US"/>
              </w:rPr>
              <w:t>Possible values are: third_party, insured, owner</w:t>
            </w:r>
          </w:p>
        </w:tc>
        <w:tc>
          <w:tcPr>
            <w:tcW w:w="486"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5F0B18" w:rsidP="00246C2F">
            <w:pPr>
              <w:rPr>
                <w:sz w:val="18"/>
                <w:szCs w:val="18"/>
              </w:rPr>
            </w:pPr>
            <w:r w:rsidRPr="009E5FBF">
              <w:rPr>
                <w:sz w:val="18"/>
                <w:szCs w:val="18"/>
              </w:rPr>
              <w:t>Y</w:t>
            </w:r>
            <w:r w:rsidR="0071090B" w:rsidRPr="009E5FBF">
              <w:rPr>
                <w:sz w:val="18"/>
                <w:szCs w:val="18"/>
              </w:rPr>
              <w:t>es</w:t>
            </w:r>
          </w:p>
        </w:tc>
        <w:tc>
          <w:tcPr>
            <w:tcW w:w="482"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widowControl w:val="0"/>
              <w:autoSpaceDE w:val="0"/>
              <w:autoSpaceDN w:val="0"/>
              <w:adjustRightInd w:val="0"/>
              <w:spacing w:line="240" w:lineRule="auto"/>
              <w:rPr>
                <w:sz w:val="18"/>
                <w:szCs w:val="18"/>
              </w:rPr>
            </w:pPr>
            <w:r w:rsidRPr="009E5FBF">
              <w:rPr>
                <w:sz w:val="18"/>
                <w:szCs w:val="18"/>
              </w:rPr>
              <w:t>enum</w:t>
            </w:r>
          </w:p>
        </w:tc>
      </w:tr>
      <w:tr w:rsidR="0071090B" w:rsidRPr="009E5FBF" w:rsidTr="00246C2F">
        <w:tc>
          <w:tcPr>
            <w:tcW w:w="1997"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AD3F9E" w:rsidP="00AD3F9E">
            <w:pPr>
              <w:widowControl w:val="0"/>
              <w:autoSpaceDE w:val="0"/>
              <w:autoSpaceDN w:val="0"/>
              <w:adjustRightInd w:val="0"/>
              <w:spacing w:before="166" w:line="240" w:lineRule="auto"/>
              <w:ind w:left="426" w:firstLine="14"/>
              <w:rPr>
                <w:sz w:val="18"/>
                <w:szCs w:val="18"/>
                <w:lang w:eastAsia="en-US"/>
              </w:rPr>
            </w:pPr>
            <w:r w:rsidRPr="009E5FBF">
              <w:rPr>
                <w:sz w:val="18"/>
                <w:szCs w:val="18"/>
              </w:rPr>
              <w:t>/</w:t>
            </w:r>
            <w:r w:rsidR="0071090B" w:rsidRPr="009E5FBF">
              <w:rPr>
                <w:sz w:val="18"/>
                <w:szCs w:val="18"/>
              </w:rPr>
              <w:t>Frequency</w:t>
            </w:r>
          </w:p>
        </w:tc>
        <w:tc>
          <w:tcPr>
            <w:tcW w:w="2035"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widowControl w:val="0"/>
              <w:autoSpaceDE w:val="0"/>
              <w:autoSpaceDN w:val="0"/>
              <w:adjustRightInd w:val="0"/>
              <w:spacing w:line="240" w:lineRule="auto"/>
              <w:rPr>
                <w:sz w:val="18"/>
                <w:szCs w:val="18"/>
              </w:rPr>
            </w:pPr>
            <w:r w:rsidRPr="009E5FBF">
              <w:rPr>
                <w:color w:val="000000"/>
                <w:sz w:val="18"/>
                <w:szCs w:val="18"/>
                <w:lang w:eastAsia="en-US"/>
              </w:rPr>
              <w:t>A code identifying the frequency of billing</w:t>
            </w:r>
          </w:p>
        </w:tc>
        <w:tc>
          <w:tcPr>
            <w:tcW w:w="486"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rPr>
                <w:sz w:val="18"/>
                <w:szCs w:val="18"/>
              </w:rPr>
            </w:pPr>
            <w:r w:rsidRPr="009E5FBF">
              <w:rPr>
                <w:sz w:val="18"/>
                <w:szCs w:val="18"/>
              </w:rPr>
              <w:t>No</w:t>
            </w:r>
          </w:p>
        </w:tc>
        <w:tc>
          <w:tcPr>
            <w:tcW w:w="482"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widowControl w:val="0"/>
              <w:autoSpaceDE w:val="0"/>
              <w:autoSpaceDN w:val="0"/>
              <w:adjustRightInd w:val="0"/>
              <w:spacing w:line="240" w:lineRule="auto"/>
              <w:rPr>
                <w:sz w:val="18"/>
                <w:szCs w:val="18"/>
              </w:rPr>
            </w:pPr>
            <w:r w:rsidRPr="009E5FBF">
              <w:rPr>
                <w:sz w:val="18"/>
                <w:szCs w:val="18"/>
              </w:rPr>
              <w:t>enum</w:t>
            </w:r>
          </w:p>
        </w:tc>
      </w:tr>
      <w:tr w:rsidR="00995B3C" w:rsidRPr="009E5FBF" w:rsidTr="008A2853">
        <w:tc>
          <w:tcPr>
            <w:tcW w:w="1997" w:type="pct"/>
            <w:tcBorders>
              <w:top w:val="single" w:sz="4" w:space="0" w:color="BDD6EE"/>
              <w:left w:val="single" w:sz="4" w:space="0" w:color="BDD6EE"/>
              <w:bottom w:val="single" w:sz="4" w:space="0" w:color="BDD6EE"/>
              <w:right w:val="single" w:sz="4" w:space="0" w:color="BDD6EE"/>
            </w:tcBorders>
            <w:vAlign w:val="center"/>
          </w:tcPr>
          <w:p w:rsidR="00995B3C" w:rsidRPr="009E5FBF" w:rsidRDefault="00995B3C" w:rsidP="008A2853">
            <w:pPr>
              <w:widowControl w:val="0"/>
              <w:autoSpaceDE w:val="0"/>
              <w:autoSpaceDN w:val="0"/>
              <w:adjustRightInd w:val="0"/>
              <w:spacing w:before="166" w:line="240" w:lineRule="auto"/>
              <w:ind w:left="450" w:firstLine="14"/>
              <w:rPr>
                <w:sz w:val="18"/>
                <w:szCs w:val="18"/>
              </w:rPr>
            </w:pPr>
            <w:r w:rsidRPr="009E5FBF">
              <w:rPr>
                <w:sz w:val="18"/>
                <w:szCs w:val="18"/>
                <w:lang w:eastAsia="en-US"/>
              </w:rPr>
              <w:t>/MainDueDay</w:t>
            </w:r>
          </w:p>
        </w:tc>
        <w:tc>
          <w:tcPr>
            <w:tcW w:w="2035" w:type="pct"/>
            <w:tcBorders>
              <w:top w:val="single" w:sz="4" w:space="0" w:color="BDD6EE"/>
              <w:left w:val="single" w:sz="4" w:space="0" w:color="BDD6EE"/>
              <w:bottom w:val="single" w:sz="4" w:space="0" w:color="BDD6EE"/>
              <w:right w:val="single" w:sz="4" w:space="0" w:color="BDD6EE"/>
            </w:tcBorders>
            <w:vAlign w:val="center"/>
          </w:tcPr>
          <w:p w:rsidR="00995B3C" w:rsidRPr="009E5FBF" w:rsidRDefault="00995B3C" w:rsidP="008A2853">
            <w:pPr>
              <w:widowControl w:val="0"/>
              <w:autoSpaceDE w:val="0"/>
              <w:autoSpaceDN w:val="0"/>
              <w:adjustRightInd w:val="0"/>
              <w:spacing w:line="240" w:lineRule="auto"/>
              <w:rPr>
                <w:color w:val="000000"/>
                <w:sz w:val="18"/>
                <w:szCs w:val="18"/>
                <w:lang w:eastAsia="en-US"/>
              </w:rPr>
            </w:pPr>
            <w:r w:rsidRPr="009E5FBF">
              <w:rPr>
                <w:color w:val="000000"/>
                <w:sz w:val="18"/>
                <w:szCs w:val="18"/>
                <w:lang w:eastAsia="en-US"/>
              </w:rPr>
              <w:t>This is a mandatory information for billing or regular premium which has not to be proceed on the underwriting date.</w:t>
            </w:r>
          </w:p>
        </w:tc>
        <w:tc>
          <w:tcPr>
            <w:tcW w:w="486" w:type="pct"/>
            <w:tcBorders>
              <w:top w:val="single" w:sz="4" w:space="0" w:color="BDD6EE"/>
              <w:left w:val="single" w:sz="4" w:space="0" w:color="BDD6EE"/>
              <w:bottom w:val="single" w:sz="4" w:space="0" w:color="BDD6EE"/>
              <w:right w:val="single" w:sz="4" w:space="0" w:color="BDD6EE"/>
            </w:tcBorders>
            <w:vAlign w:val="center"/>
          </w:tcPr>
          <w:p w:rsidR="00995B3C" w:rsidRPr="009E5FBF" w:rsidRDefault="00995B3C" w:rsidP="008A2853">
            <w:pPr>
              <w:rPr>
                <w:sz w:val="18"/>
                <w:szCs w:val="18"/>
              </w:rPr>
            </w:pPr>
            <w:r w:rsidRPr="009E5FBF">
              <w:rPr>
                <w:sz w:val="18"/>
                <w:szCs w:val="18"/>
              </w:rPr>
              <w:t>No</w:t>
            </w:r>
          </w:p>
        </w:tc>
        <w:tc>
          <w:tcPr>
            <w:tcW w:w="482" w:type="pct"/>
            <w:tcBorders>
              <w:top w:val="single" w:sz="4" w:space="0" w:color="BDD6EE"/>
              <w:left w:val="single" w:sz="4" w:space="0" w:color="BDD6EE"/>
              <w:bottom w:val="single" w:sz="4" w:space="0" w:color="BDD6EE"/>
              <w:right w:val="single" w:sz="4" w:space="0" w:color="BDD6EE"/>
            </w:tcBorders>
            <w:vAlign w:val="center"/>
          </w:tcPr>
          <w:p w:rsidR="00995B3C" w:rsidRPr="009E5FBF" w:rsidRDefault="00995B3C" w:rsidP="008A2853">
            <w:pPr>
              <w:widowControl w:val="0"/>
              <w:autoSpaceDE w:val="0"/>
              <w:autoSpaceDN w:val="0"/>
              <w:adjustRightInd w:val="0"/>
              <w:spacing w:line="240" w:lineRule="auto"/>
              <w:rPr>
                <w:sz w:val="18"/>
                <w:szCs w:val="18"/>
              </w:rPr>
            </w:pPr>
            <w:r w:rsidRPr="009E5FBF">
              <w:rPr>
                <w:sz w:val="18"/>
                <w:szCs w:val="18"/>
              </w:rPr>
              <w:t>string</w:t>
            </w:r>
          </w:p>
        </w:tc>
      </w:tr>
      <w:tr w:rsidR="00995B3C" w:rsidRPr="009E5FBF" w:rsidTr="008A2853">
        <w:tc>
          <w:tcPr>
            <w:tcW w:w="1997" w:type="pct"/>
            <w:tcBorders>
              <w:top w:val="single" w:sz="4" w:space="0" w:color="BDD6EE"/>
              <w:left w:val="single" w:sz="4" w:space="0" w:color="BDD6EE"/>
              <w:bottom w:val="single" w:sz="4" w:space="0" w:color="BDD6EE"/>
              <w:right w:val="single" w:sz="4" w:space="0" w:color="BDD6EE"/>
            </w:tcBorders>
            <w:vAlign w:val="center"/>
          </w:tcPr>
          <w:p w:rsidR="00995B3C" w:rsidRPr="009E5FBF" w:rsidRDefault="00995B3C" w:rsidP="008A2853">
            <w:pPr>
              <w:widowControl w:val="0"/>
              <w:autoSpaceDE w:val="0"/>
              <w:autoSpaceDN w:val="0"/>
              <w:adjustRightInd w:val="0"/>
              <w:spacing w:before="166" w:line="240" w:lineRule="auto"/>
              <w:ind w:left="450" w:firstLine="14"/>
              <w:rPr>
                <w:sz w:val="18"/>
                <w:szCs w:val="18"/>
                <w:lang w:eastAsia="en-US"/>
              </w:rPr>
            </w:pPr>
            <w:r w:rsidRPr="009E5FBF">
              <w:rPr>
                <w:sz w:val="18"/>
                <w:szCs w:val="18"/>
                <w:lang w:eastAsia="en-US"/>
              </w:rPr>
              <w:t>/MainDueMonth</w:t>
            </w:r>
          </w:p>
        </w:tc>
        <w:tc>
          <w:tcPr>
            <w:tcW w:w="2035" w:type="pct"/>
            <w:tcBorders>
              <w:top w:val="single" w:sz="4" w:space="0" w:color="BDD6EE"/>
              <w:left w:val="single" w:sz="4" w:space="0" w:color="BDD6EE"/>
              <w:bottom w:val="single" w:sz="4" w:space="0" w:color="BDD6EE"/>
              <w:right w:val="single" w:sz="4" w:space="0" w:color="BDD6EE"/>
            </w:tcBorders>
            <w:vAlign w:val="center"/>
          </w:tcPr>
          <w:p w:rsidR="00995B3C" w:rsidRPr="009E5FBF" w:rsidRDefault="00995B3C" w:rsidP="008A2853">
            <w:pPr>
              <w:widowControl w:val="0"/>
              <w:autoSpaceDE w:val="0"/>
              <w:autoSpaceDN w:val="0"/>
              <w:adjustRightInd w:val="0"/>
              <w:spacing w:line="240" w:lineRule="auto"/>
              <w:rPr>
                <w:color w:val="000000"/>
                <w:sz w:val="18"/>
                <w:szCs w:val="18"/>
                <w:lang w:eastAsia="en-US"/>
              </w:rPr>
            </w:pPr>
            <w:r w:rsidRPr="009E5FBF">
              <w:rPr>
                <w:color w:val="000000"/>
                <w:sz w:val="18"/>
                <w:szCs w:val="18"/>
                <w:lang w:eastAsia="en-US"/>
              </w:rPr>
              <w:t>This is a mandatory information for billing or regular premium which has not to been proceed on on the underwriting date.</w:t>
            </w:r>
          </w:p>
        </w:tc>
        <w:tc>
          <w:tcPr>
            <w:tcW w:w="486" w:type="pct"/>
            <w:tcBorders>
              <w:top w:val="single" w:sz="4" w:space="0" w:color="BDD6EE"/>
              <w:left w:val="single" w:sz="4" w:space="0" w:color="BDD6EE"/>
              <w:bottom w:val="single" w:sz="4" w:space="0" w:color="BDD6EE"/>
              <w:right w:val="single" w:sz="4" w:space="0" w:color="BDD6EE"/>
            </w:tcBorders>
            <w:vAlign w:val="center"/>
          </w:tcPr>
          <w:p w:rsidR="00995B3C" w:rsidRPr="009E5FBF" w:rsidRDefault="00995B3C" w:rsidP="008A2853">
            <w:pPr>
              <w:rPr>
                <w:sz w:val="18"/>
                <w:szCs w:val="18"/>
              </w:rPr>
            </w:pPr>
            <w:r w:rsidRPr="009E5FBF">
              <w:rPr>
                <w:sz w:val="18"/>
                <w:szCs w:val="18"/>
              </w:rPr>
              <w:t>No</w:t>
            </w:r>
          </w:p>
        </w:tc>
        <w:tc>
          <w:tcPr>
            <w:tcW w:w="482" w:type="pct"/>
            <w:tcBorders>
              <w:top w:val="single" w:sz="4" w:space="0" w:color="BDD6EE"/>
              <w:left w:val="single" w:sz="4" w:space="0" w:color="BDD6EE"/>
              <w:bottom w:val="single" w:sz="4" w:space="0" w:color="BDD6EE"/>
              <w:right w:val="single" w:sz="4" w:space="0" w:color="BDD6EE"/>
            </w:tcBorders>
            <w:vAlign w:val="center"/>
          </w:tcPr>
          <w:p w:rsidR="00995B3C" w:rsidRPr="009E5FBF" w:rsidRDefault="00995B3C" w:rsidP="008A2853">
            <w:pPr>
              <w:widowControl w:val="0"/>
              <w:autoSpaceDE w:val="0"/>
              <w:autoSpaceDN w:val="0"/>
              <w:adjustRightInd w:val="0"/>
              <w:spacing w:line="240" w:lineRule="auto"/>
              <w:rPr>
                <w:sz w:val="18"/>
                <w:szCs w:val="18"/>
              </w:rPr>
            </w:pPr>
            <w:r w:rsidRPr="009E5FBF">
              <w:rPr>
                <w:sz w:val="18"/>
                <w:szCs w:val="18"/>
              </w:rPr>
              <w:t>string</w:t>
            </w:r>
          </w:p>
        </w:tc>
      </w:tr>
      <w:tr w:rsidR="0071090B" w:rsidRPr="009E5FBF" w:rsidTr="0071090B">
        <w:tc>
          <w:tcPr>
            <w:tcW w:w="1997"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AD3F9E" w:rsidP="00AD3F9E">
            <w:pPr>
              <w:widowControl w:val="0"/>
              <w:autoSpaceDE w:val="0"/>
              <w:autoSpaceDN w:val="0"/>
              <w:adjustRightInd w:val="0"/>
              <w:spacing w:before="166" w:line="240" w:lineRule="auto"/>
              <w:ind w:left="426" w:firstLine="14"/>
              <w:rPr>
                <w:sz w:val="18"/>
                <w:szCs w:val="18"/>
                <w:lang w:eastAsia="en-US"/>
              </w:rPr>
            </w:pPr>
            <w:r w:rsidRPr="009E5FBF">
              <w:rPr>
                <w:sz w:val="18"/>
                <w:szCs w:val="18"/>
              </w:rPr>
              <w:t>/</w:t>
            </w:r>
            <w:r w:rsidR="0071090B" w:rsidRPr="009E5FBF">
              <w:rPr>
                <w:sz w:val="18"/>
                <w:szCs w:val="18"/>
              </w:rPr>
              <w:t>BankAccount</w:t>
            </w:r>
          </w:p>
        </w:tc>
        <w:tc>
          <w:tcPr>
            <w:tcW w:w="2035"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71090B" w:rsidP="00246C2F">
            <w:pPr>
              <w:widowControl w:val="0"/>
              <w:autoSpaceDE w:val="0"/>
              <w:autoSpaceDN w:val="0"/>
              <w:adjustRightInd w:val="0"/>
              <w:spacing w:line="240" w:lineRule="auto"/>
              <w:rPr>
                <w:sz w:val="18"/>
                <w:szCs w:val="18"/>
              </w:rPr>
            </w:pPr>
            <w:r w:rsidRPr="009E5FBF">
              <w:rPr>
                <w:sz w:val="18"/>
                <w:szCs w:val="18"/>
              </w:rPr>
              <w:t>Billing bank account</w:t>
            </w:r>
          </w:p>
        </w:tc>
        <w:tc>
          <w:tcPr>
            <w:tcW w:w="486"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71090B" w:rsidP="00246C2F">
            <w:pPr>
              <w:rPr>
                <w:sz w:val="18"/>
                <w:szCs w:val="18"/>
              </w:rPr>
            </w:pPr>
            <w:r w:rsidRPr="009E5FBF">
              <w:rPr>
                <w:sz w:val="18"/>
                <w:szCs w:val="18"/>
              </w:rPr>
              <w:t>No</w:t>
            </w:r>
          </w:p>
        </w:tc>
        <w:tc>
          <w:tcPr>
            <w:tcW w:w="482"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71090B" w:rsidP="00246C2F">
            <w:pPr>
              <w:widowControl w:val="0"/>
              <w:autoSpaceDE w:val="0"/>
              <w:autoSpaceDN w:val="0"/>
              <w:adjustRightInd w:val="0"/>
              <w:spacing w:line="240" w:lineRule="auto"/>
              <w:rPr>
                <w:sz w:val="18"/>
                <w:szCs w:val="18"/>
              </w:rPr>
            </w:pPr>
          </w:p>
        </w:tc>
      </w:tr>
      <w:tr w:rsidR="0071090B" w:rsidRPr="009E5FBF" w:rsidTr="00246C2F">
        <w:tc>
          <w:tcPr>
            <w:tcW w:w="1997"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AD3F9E" w:rsidP="00AD3F9E">
            <w:pPr>
              <w:widowControl w:val="0"/>
              <w:autoSpaceDE w:val="0"/>
              <w:autoSpaceDN w:val="0"/>
              <w:adjustRightInd w:val="0"/>
              <w:spacing w:before="166" w:line="240" w:lineRule="auto"/>
              <w:ind w:left="567" w:firstLine="14"/>
              <w:rPr>
                <w:sz w:val="18"/>
                <w:szCs w:val="18"/>
                <w:lang w:eastAsia="en-US"/>
              </w:rPr>
            </w:pPr>
            <w:r w:rsidRPr="009E5FBF">
              <w:rPr>
                <w:sz w:val="18"/>
                <w:szCs w:val="18"/>
                <w:lang w:eastAsia="en-US"/>
              </w:rPr>
              <w:t>/</w:t>
            </w:r>
            <w:r w:rsidR="0071090B" w:rsidRPr="009E5FBF">
              <w:rPr>
                <w:sz w:val="18"/>
                <w:szCs w:val="18"/>
              </w:rPr>
              <w:t>IBAN</w:t>
            </w:r>
          </w:p>
        </w:tc>
        <w:tc>
          <w:tcPr>
            <w:tcW w:w="2035"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widowControl w:val="0"/>
              <w:autoSpaceDE w:val="0"/>
              <w:autoSpaceDN w:val="0"/>
              <w:adjustRightInd w:val="0"/>
              <w:spacing w:line="240" w:lineRule="auto"/>
              <w:rPr>
                <w:sz w:val="18"/>
                <w:szCs w:val="18"/>
              </w:rPr>
            </w:pPr>
            <w:r w:rsidRPr="009E5FBF">
              <w:rPr>
                <w:sz w:val="18"/>
                <w:szCs w:val="18"/>
              </w:rPr>
              <w:t>BillingBank Account IBAN</w:t>
            </w:r>
          </w:p>
        </w:tc>
        <w:tc>
          <w:tcPr>
            <w:tcW w:w="486"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rPr>
                <w:sz w:val="18"/>
                <w:szCs w:val="18"/>
              </w:rPr>
            </w:pPr>
            <w:r w:rsidRPr="009E5FBF">
              <w:rPr>
                <w:sz w:val="18"/>
                <w:szCs w:val="18"/>
              </w:rPr>
              <w:t>Yes</w:t>
            </w:r>
          </w:p>
        </w:tc>
        <w:tc>
          <w:tcPr>
            <w:tcW w:w="482"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widowControl w:val="0"/>
              <w:autoSpaceDE w:val="0"/>
              <w:autoSpaceDN w:val="0"/>
              <w:adjustRightInd w:val="0"/>
              <w:spacing w:line="240" w:lineRule="auto"/>
              <w:rPr>
                <w:sz w:val="18"/>
                <w:szCs w:val="18"/>
              </w:rPr>
            </w:pPr>
            <w:r w:rsidRPr="009E5FBF">
              <w:rPr>
                <w:sz w:val="18"/>
                <w:szCs w:val="18"/>
              </w:rPr>
              <w:t>string</w:t>
            </w:r>
          </w:p>
        </w:tc>
      </w:tr>
      <w:tr w:rsidR="0071090B" w:rsidRPr="009E5FBF" w:rsidTr="0071090B">
        <w:tc>
          <w:tcPr>
            <w:tcW w:w="1997"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AD3F9E" w:rsidP="00AD3F9E">
            <w:pPr>
              <w:widowControl w:val="0"/>
              <w:autoSpaceDE w:val="0"/>
              <w:autoSpaceDN w:val="0"/>
              <w:adjustRightInd w:val="0"/>
              <w:spacing w:before="166" w:line="240" w:lineRule="auto"/>
              <w:ind w:left="426"/>
              <w:rPr>
                <w:sz w:val="18"/>
                <w:szCs w:val="18"/>
              </w:rPr>
            </w:pPr>
            <w:r w:rsidRPr="009E5FBF">
              <w:rPr>
                <w:sz w:val="18"/>
                <w:szCs w:val="18"/>
              </w:rPr>
              <w:t>/</w:t>
            </w:r>
            <w:r w:rsidR="0071090B" w:rsidRPr="009E5FBF">
              <w:rPr>
                <w:sz w:val="18"/>
                <w:szCs w:val="18"/>
              </w:rPr>
              <w:t>Payer</w:t>
            </w:r>
          </w:p>
        </w:tc>
        <w:tc>
          <w:tcPr>
            <w:tcW w:w="2035"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71090B" w:rsidP="00246C2F">
            <w:pPr>
              <w:pStyle w:val="Body"/>
              <w:rPr>
                <w:rFonts w:cs="Arial"/>
                <w:color w:val="auto"/>
                <w:sz w:val="18"/>
                <w:szCs w:val="18"/>
              </w:rPr>
            </w:pPr>
            <w:r w:rsidRPr="009E5FBF">
              <w:rPr>
                <w:rFonts w:cs="Arial"/>
                <w:sz w:val="18"/>
                <w:szCs w:val="18"/>
                <w:lang w:eastAsia="en-US"/>
              </w:rPr>
              <w:t>The payer or the bill receiver refers an existing PartyRole in the contract party role list</w:t>
            </w:r>
          </w:p>
        </w:tc>
        <w:tc>
          <w:tcPr>
            <w:tcW w:w="486"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71090B" w:rsidP="00246C2F">
            <w:pPr>
              <w:rPr>
                <w:sz w:val="18"/>
                <w:szCs w:val="18"/>
              </w:rPr>
            </w:pPr>
            <w:r w:rsidRPr="009E5FBF">
              <w:rPr>
                <w:sz w:val="18"/>
                <w:szCs w:val="18"/>
              </w:rPr>
              <w:t>Yes</w:t>
            </w:r>
          </w:p>
        </w:tc>
        <w:tc>
          <w:tcPr>
            <w:tcW w:w="482"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71090B" w:rsidP="00246C2F">
            <w:pPr>
              <w:widowControl w:val="0"/>
              <w:autoSpaceDE w:val="0"/>
              <w:autoSpaceDN w:val="0"/>
              <w:adjustRightInd w:val="0"/>
              <w:spacing w:line="240" w:lineRule="auto"/>
              <w:rPr>
                <w:sz w:val="18"/>
                <w:szCs w:val="18"/>
              </w:rPr>
            </w:pPr>
          </w:p>
        </w:tc>
      </w:tr>
      <w:tr w:rsidR="0071090B" w:rsidRPr="009E5FBF" w:rsidTr="00246C2F">
        <w:tc>
          <w:tcPr>
            <w:tcW w:w="1997"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AD3F9E" w:rsidP="00AD3F9E">
            <w:pPr>
              <w:widowControl w:val="0"/>
              <w:autoSpaceDE w:val="0"/>
              <w:autoSpaceDN w:val="0"/>
              <w:adjustRightInd w:val="0"/>
              <w:spacing w:before="166" w:line="240" w:lineRule="auto"/>
              <w:ind w:left="567" w:firstLine="14"/>
              <w:rPr>
                <w:sz w:val="18"/>
                <w:szCs w:val="18"/>
                <w:lang w:eastAsia="en-US"/>
              </w:rPr>
            </w:pPr>
            <w:r w:rsidRPr="009E5FBF">
              <w:rPr>
                <w:sz w:val="18"/>
                <w:szCs w:val="18"/>
                <w:lang w:eastAsia="en-US"/>
              </w:rPr>
              <w:t>/</w:t>
            </w:r>
            <w:r w:rsidR="0071090B" w:rsidRPr="009E5FBF">
              <w:rPr>
                <w:sz w:val="18"/>
                <w:szCs w:val="18"/>
              </w:rPr>
              <w:t>PartyType</w:t>
            </w:r>
          </w:p>
        </w:tc>
        <w:tc>
          <w:tcPr>
            <w:tcW w:w="2035"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pStyle w:val="Body"/>
              <w:rPr>
                <w:rFonts w:cs="Arial"/>
                <w:color w:val="auto"/>
                <w:sz w:val="18"/>
                <w:szCs w:val="18"/>
              </w:rPr>
            </w:pPr>
            <w:r w:rsidRPr="009E5FBF">
              <w:rPr>
                <w:rFonts w:cs="Arial"/>
                <w:sz w:val="18"/>
                <w:szCs w:val="18"/>
                <w:lang w:eastAsia="bg-BG"/>
              </w:rPr>
              <w:t>The characteristics of a party which is independent of its role.</w:t>
            </w:r>
          </w:p>
        </w:tc>
        <w:tc>
          <w:tcPr>
            <w:tcW w:w="486"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rPr>
                <w:sz w:val="18"/>
                <w:szCs w:val="18"/>
              </w:rPr>
            </w:pPr>
            <w:r w:rsidRPr="009E5FBF">
              <w:rPr>
                <w:sz w:val="18"/>
                <w:szCs w:val="18"/>
              </w:rPr>
              <w:t>Yes</w:t>
            </w:r>
          </w:p>
        </w:tc>
        <w:tc>
          <w:tcPr>
            <w:tcW w:w="482"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widowControl w:val="0"/>
              <w:autoSpaceDE w:val="0"/>
              <w:autoSpaceDN w:val="0"/>
              <w:adjustRightInd w:val="0"/>
              <w:spacing w:line="240" w:lineRule="auto"/>
              <w:rPr>
                <w:sz w:val="18"/>
                <w:szCs w:val="18"/>
              </w:rPr>
            </w:pPr>
            <w:r w:rsidRPr="009E5FBF">
              <w:rPr>
                <w:sz w:val="18"/>
                <w:szCs w:val="18"/>
              </w:rPr>
              <w:t>enum</w:t>
            </w:r>
          </w:p>
        </w:tc>
      </w:tr>
      <w:tr w:rsidR="0071090B" w:rsidRPr="009E5FBF" w:rsidTr="0071090B">
        <w:tc>
          <w:tcPr>
            <w:tcW w:w="1997"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AD3F9E" w:rsidP="00AD3F9E">
            <w:pPr>
              <w:widowControl w:val="0"/>
              <w:autoSpaceDE w:val="0"/>
              <w:autoSpaceDN w:val="0"/>
              <w:adjustRightInd w:val="0"/>
              <w:spacing w:before="166" w:line="240" w:lineRule="auto"/>
              <w:ind w:left="567"/>
              <w:rPr>
                <w:sz w:val="18"/>
                <w:szCs w:val="18"/>
              </w:rPr>
            </w:pPr>
            <w:r w:rsidRPr="009E5FBF">
              <w:rPr>
                <w:sz w:val="18"/>
                <w:szCs w:val="18"/>
                <w:lang w:eastAsia="en-US"/>
              </w:rPr>
              <w:t>/</w:t>
            </w:r>
            <w:r w:rsidR="0071090B" w:rsidRPr="009E5FBF">
              <w:rPr>
                <w:sz w:val="18"/>
                <w:szCs w:val="18"/>
              </w:rPr>
              <w:t>Person</w:t>
            </w:r>
          </w:p>
        </w:tc>
        <w:tc>
          <w:tcPr>
            <w:tcW w:w="2035"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71090B" w:rsidP="00246C2F">
            <w:pPr>
              <w:pStyle w:val="Body"/>
              <w:rPr>
                <w:rFonts w:cs="Arial"/>
                <w:color w:val="auto"/>
                <w:sz w:val="18"/>
                <w:szCs w:val="18"/>
              </w:rPr>
            </w:pPr>
            <w:r w:rsidRPr="009E5FBF">
              <w:rPr>
                <w:rFonts w:cs="Arial"/>
                <w:color w:val="auto"/>
                <w:sz w:val="18"/>
                <w:szCs w:val="18"/>
              </w:rPr>
              <w:t>Payer person</w:t>
            </w:r>
          </w:p>
        </w:tc>
        <w:tc>
          <w:tcPr>
            <w:tcW w:w="486"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71090B" w:rsidP="00246C2F">
            <w:pPr>
              <w:rPr>
                <w:sz w:val="18"/>
                <w:szCs w:val="18"/>
              </w:rPr>
            </w:pPr>
            <w:r w:rsidRPr="009E5FBF">
              <w:rPr>
                <w:sz w:val="18"/>
                <w:szCs w:val="18"/>
              </w:rPr>
              <w:t>No</w:t>
            </w:r>
          </w:p>
        </w:tc>
        <w:tc>
          <w:tcPr>
            <w:tcW w:w="482"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71090B" w:rsidP="00246C2F">
            <w:pPr>
              <w:widowControl w:val="0"/>
              <w:autoSpaceDE w:val="0"/>
              <w:autoSpaceDN w:val="0"/>
              <w:adjustRightInd w:val="0"/>
              <w:spacing w:line="240" w:lineRule="auto"/>
              <w:rPr>
                <w:sz w:val="18"/>
                <w:szCs w:val="18"/>
              </w:rPr>
            </w:pPr>
          </w:p>
        </w:tc>
      </w:tr>
      <w:tr w:rsidR="0071090B" w:rsidRPr="009E5FBF" w:rsidTr="00246C2F">
        <w:tc>
          <w:tcPr>
            <w:tcW w:w="1997"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D64C53" w:rsidP="00AD3F9E">
            <w:pPr>
              <w:widowControl w:val="0"/>
              <w:autoSpaceDE w:val="0"/>
              <w:autoSpaceDN w:val="0"/>
              <w:adjustRightInd w:val="0"/>
              <w:spacing w:before="166" w:line="240" w:lineRule="auto"/>
              <w:ind w:left="709" w:firstLine="14"/>
              <w:rPr>
                <w:sz w:val="18"/>
                <w:szCs w:val="18"/>
                <w:lang w:eastAsia="en-US"/>
              </w:rPr>
            </w:pPr>
            <w:r w:rsidRPr="009E5FBF">
              <w:rPr>
                <w:sz w:val="18"/>
                <w:szCs w:val="18"/>
              </w:rPr>
              <w:t>/</w:t>
            </w:r>
            <w:r w:rsidR="0071090B" w:rsidRPr="009E5FBF">
              <w:rPr>
                <w:sz w:val="18"/>
                <w:szCs w:val="18"/>
              </w:rPr>
              <w:t>ClientNumber</w:t>
            </w:r>
          </w:p>
        </w:tc>
        <w:tc>
          <w:tcPr>
            <w:tcW w:w="2035"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pStyle w:val="Body"/>
              <w:rPr>
                <w:rFonts w:cs="Arial"/>
                <w:color w:val="auto"/>
                <w:sz w:val="18"/>
                <w:szCs w:val="18"/>
              </w:rPr>
            </w:pPr>
            <w:r w:rsidRPr="009E5FBF">
              <w:rPr>
                <w:rFonts w:cs="Arial"/>
                <w:color w:val="auto"/>
                <w:sz w:val="18"/>
                <w:szCs w:val="18"/>
              </w:rPr>
              <w:t>Client Number of existing person</w:t>
            </w:r>
          </w:p>
        </w:tc>
        <w:tc>
          <w:tcPr>
            <w:tcW w:w="486"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rPr>
                <w:sz w:val="18"/>
                <w:szCs w:val="18"/>
              </w:rPr>
            </w:pPr>
            <w:r w:rsidRPr="009E5FBF">
              <w:rPr>
                <w:sz w:val="18"/>
                <w:szCs w:val="18"/>
              </w:rPr>
              <w:t>No</w:t>
            </w:r>
          </w:p>
        </w:tc>
        <w:tc>
          <w:tcPr>
            <w:tcW w:w="482"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widowControl w:val="0"/>
              <w:autoSpaceDE w:val="0"/>
              <w:autoSpaceDN w:val="0"/>
              <w:adjustRightInd w:val="0"/>
              <w:spacing w:line="240" w:lineRule="auto"/>
              <w:rPr>
                <w:sz w:val="18"/>
                <w:szCs w:val="18"/>
              </w:rPr>
            </w:pPr>
            <w:r w:rsidRPr="009E5FBF">
              <w:rPr>
                <w:sz w:val="18"/>
                <w:szCs w:val="18"/>
              </w:rPr>
              <w:t>string</w:t>
            </w:r>
          </w:p>
        </w:tc>
      </w:tr>
      <w:tr w:rsidR="0071090B" w:rsidRPr="009E5FBF" w:rsidTr="00246C2F">
        <w:tc>
          <w:tcPr>
            <w:tcW w:w="1997"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D64C53" w:rsidP="00AD3F9E">
            <w:pPr>
              <w:widowControl w:val="0"/>
              <w:autoSpaceDE w:val="0"/>
              <w:autoSpaceDN w:val="0"/>
              <w:adjustRightInd w:val="0"/>
              <w:spacing w:before="166" w:line="240" w:lineRule="auto"/>
              <w:ind w:left="709" w:firstLine="14"/>
              <w:rPr>
                <w:sz w:val="18"/>
                <w:szCs w:val="18"/>
                <w:lang w:eastAsia="en-US"/>
              </w:rPr>
            </w:pPr>
            <w:r w:rsidRPr="009E5FBF">
              <w:rPr>
                <w:sz w:val="18"/>
                <w:szCs w:val="18"/>
              </w:rPr>
              <w:lastRenderedPageBreak/>
              <w:t>/</w:t>
            </w:r>
            <w:r w:rsidR="0071090B" w:rsidRPr="009E5FBF">
              <w:rPr>
                <w:sz w:val="18"/>
                <w:szCs w:val="18"/>
              </w:rPr>
              <w:t>PersonTitle</w:t>
            </w:r>
          </w:p>
        </w:tc>
        <w:tc>
          <w:tcPr>
            <w:tcW w:w="2035"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pStyle w:val="Body"/>
              <w:rPr>
                <w:rFonts w:cs="Arial"/>
                <w:color w:val="auto"/>
                <w:sz w:val="18"/>
                <w:szCs w:val="18"/>
              </w:rPr>
            </w:pPr>
            <w:r w:rsidRPr="009E5FBF">
              <w:rPr>
                <w:rFonts w:cs="Arial"/>
                <w:color w:val="auto"/>
                <w:sz w:val="18"/>
                <w:szCs w:val="18"/>
              </w:rPr>
              <w:t>Mr/Mrs/Mms for new person</w:t>
            </w:r>
          </w:p>
        </w:tc>
        <w:tc>
          <w:tcPr>
            <w:tcW w:w="486"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rPr>
                <w:sz w:val="18"/>
                <w:szCs w:val="18"/>
              </w:rPr>
            </w:pPr>
            <w:r w:rsidRPr="009E5FBF">
              <w:rPr>
                <w:sz w:val="18"/>
                <w:szCs w:val="18"/>
              </w:rPr>
              <w:t>Yes</w:t>
            </w:r>
          </w:p>
        </w:tc>
        <w:tc>
          <w:tcPr>
            <w:tcW w:w="482"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widowControl w:val="0"/>
              <w:autoSpaceDE w:val="0"/>
              <w:autoSpaceDN w:val="0"/>
              <w:adjustRightInd w:val="0"/>
              <w:spacing w:line="240" w:lineRule="auto"/>
              <w:rPr>
                <w:sz w:val="18"/>
                <w:szCs w:val="18"/>
              </w:rPr>
            </w:pPr>
            <w:r w:rsidRPr="009E5FBF">
              <w:rPr>
                <w:sz w:val="18"/>
                <w:szCs w:val="18"/>
              </w:rPr>
              <w:t>enum</w:t>
            </w:r>
          </w:p>
        </w:tc>
      </w:tr>
      <w:tr w:rsidR="0071090B" w:rsidRPr="009E5FBF" w:rsidTr="00246C2F">
        <w:tc>
          <w:tcPr>
            <w:tcW w:w="1997"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D64C53" w:rsidP="00AD3F9E">
            <w:pPr>
              <w:widowControl w:val="0"/>
              <w:autoSpaceDE w:val="0"/>
              <w:autoSpaceDN w:val="0"/>
              <w:adjustRightInd w:val="0"/>
              <w:spacing w:before="166" w:line="240" w:lineRule="auto"/>
              <w:ind w:left="709" w:firstLine="14"/>
              <w:rPr>
                <w:sz w:val="18"/>
                <w:szCs w:val="18"/>
                <w:lang w:eastAsia="en-US"/>
              </w:rPr>
            </w:pPr>
            <w:r w:rsidRPr="009E5FBF">
              <w:rPr>
                <w:sz w:val="18"/>
                <w:szCs w:val="18"/>
              </w:rPr>
              <w:t>/</w:t>
            </w:r>
            <w:r w:rsidR="0071090B" w:rsidRPr="009E5FBF">
              <w:rPr>
                <w:sz w:val="18"/>
                <w:szCs w:val="18"/>
              </w:rPr>
              <w:t>FirstName</w:t>
            </w:r>
          </w:p>
        </w:tc>
        <w:tc>
          <w:tcPr>
            <w:tcW w:w="2035"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pStyle w:val="Body"/>
              <w:rPr>
                <w:rFonts w:cs="Arial"/>
                <w:color w:val="auto"/>
                <w:sz w:val="18"/>
                <w:szCs w:val="18"/>
              </w:rPr>
            </w:pPr>
            <w:r w:rsidRPr="009E5FBF">
              <w:rPr>
                <w:rFonts w:cs="Arial"/>
                <w:color w:val="auto"/>
                <w:sz w:val="18"/>
                <w:szCs w:val="18"/>
              </w:rPr>
              <w:t>New Person First Name</w:t>
            </w:r>
          </w:p>
        </w:tc>
        <w:tc>
          <w:tcPr>
            <w:tcW w:w="486"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rPr>
                <w:sz w:val="18"/>
                <w:szCs w:val="18"/>
              </w:rPr>
            </w:pPr>
            <w:r w:rsidRPr="009E5FBF">
              <w:rPr>
                <w:sz w:val="18"/>
                <w:szCs w:val="18"/>
              </w:rPr>
              <w:t>Yes</w:t>
            </w:r>
          </w:p>
        </w:tc>
        <w:tc>
          <w:tcPr>
            <w:tcW w:w="482"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widowControl w:val="0"/>
              <w:autoSpaceDE w:val="0"/>
              <w:autoSpaceDN w:val="0"/>
              <w:adjustRightInd w:val="0"/>
              <w:spacing w:line="240" w:lineRule="auto"/>
              <w:rPr>
                <w:sz w:val="18"/>
                <w:szCs w:val="18"/>
              </w:rPr>
            </w:pPr>
            <w:r w:rsidRPr="009E5FBF">
              <w:rPr>
                <w:sz w:val="18"/>
                <w:szCs w:val="18"/>
              </w:rPr>
              <w:t>string</w:t>
            </w:r>
          </w:p>
        </w:tc>
      </w:tr>
      <w:tr w:rsidR="0071090B" w:rsidRPr="009E5FBF" w:rsidTr="00246C2F">
        <w:tc>
          <w:tcPr>
            <w:tcW w:w="1997"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D64C53" w:rsidP="00AD3F9E">
            <w:pPr>
              <w:widowControl w:val="0"/>
              <w:autoSpaceDE w:val="0"/>
              <w:autoSpaceDN w:val="0"/>
              <w:adjustRightInd w:val="0"/>
              <w:spacing w:before="166" w:line="240" w:lineRule="auto"/>
              <w:ind w:left="709" w:firstLine="14"/>
              <w:rPr>
                <w:sz w:val="18"/>
                <w:szCs w:val="18"/>
                <w:lang w:eastAsia="en-US"/>
              </w:rPr>
            </w:pPr>
            <w:r w:rsidRPr="009E5FBF">
              <w:rPr>
                <w:sz w:val="18"/>
                <w:szCs w:val="18"/>
              </w:rPr>
              <w:t>/</w:t>
            </w:r>
            <w:r w:rsidR="0071090B" w:rsidRPr="009E5FBF">
              <w:rPr>
                <w:sz w:val="18"/>
                <w:szCs w:val="18"/>
              </w:rPr>
              <w:t>LastName</w:t>
            </w:r>
          </w:p>
        </w:tc>
        <w:tc>
          <w:tcPr>
            <w:tcW w:w="2035"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pStyle w:val="Body"/>
              <w:rPr>
                <w:rFonts w:cs="Arial"/>
                <w:color w:val="auto"/>
                <w:sz w:val="18"/>
                <w:szCs w:val="18"/>
              </w:rPr>
            </w:pPr>
            <w:r w:rsidRPr="009E5FBF">
              <w:rPr>
                <w:rFonts w:cs="Arial"/>
                <w:color w:val="auto"/>
                <w:sz w:val="18"/>
                <w:szCs w:val="18"/>
              </w:rPr>
              <w:t>New Person Last Name</w:t>
            </w:r>
          </w:p>
        </w:tc>
        <w:tc>
          <w:tcPr>
            <w:tcW w:w="486"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rPr>
                <w:sz w:val="18"/>
                <w:szCs w:val="18"/>
              </w:rPr>
            </w:pPr>
            <w:r w:rsidRPr="009E5FBF">
              <w:rPr>
                <w:sz w:val="18"/>
                <w:szCs w:val="18"/>
              </w:rPr>
              <w:t>Yes</w:t>
            </w:r>
          </w:p>
        </w:tc>
        <w:tc>
          <w:tcPr>
            <w:tcW w:w="482"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widowControl w:val="0"/>
              <w:autoSpaceDE w:val="0"/>
              <w:autoSpaceDN w:val="0"/>
              <w:adjustRightInd w:val="0"/>
              <w:spacing w:line="240" w:lineRule="auto"/>
              <w:rPr>
                <w:sz w:val="18"/>
                <w:szCs w:val="18"/>
              </w:rPr>
            </w:pPr>
            <w:r w:rsidRPr="009E5FBF">
              <w:rPr>
                <w:sz w:val="18"/>
                <w:szCs w:val="18"/>
              </w:rPr>
              <w:t>string</w:t>
            </w:r>
          </w:p>
        </w:tc>
      </w:tr>
      <w:tr w:rsidR="0071090B" w:rsidRPr="009E5FBF" w:rsidTr="00246C2F">
        <w:tc>
          <w:tcPr>
            <w:tcW w:w="1997"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D64C53" w:rsidP="00AD3F9E">
            <w:pPr>
              <w:widowControl w:val="0"/>
              <w:autoSpaceDE w:val="0"/>
              <w:autoSpaceDN w:val="0"/>
              <w:adjustRightInd w:val="0"/>
              <w:spacing w:before="166" w:line="240" w:lineRule="auto"/>
              <w:ind w:left="709" w:firstLine="14"/>
              <w:rPr>
                <w:sz w:val="18"/>
                <w:szCs w:val="18"/>
                <w:lang w:eastAsia="en-US"/>
              </w:rPr>
            </w:pPr>
            <w:r w:rsidRPr="009E5FBF">
              <w:rPr>
                <w:sz w:val="18"/>
                <w:szCs w:val="18"/>
              </w:rPr>
              <w:t>/</w:t>
            </w:r>
            <w:r w:rsidR="0071090B" w:rsidRPr="009E5FBF">
              <w:rPr>
                <w:sz w:val="18"/>
                <w:szCs w:val="18"/>
              </w:rPr>
              <w:t>BirthDate</w:t>
            </w:r>
          </w:p>
        </w:tc>
        <w:tc>
          <w:tcPr>
            <w:tcW w:w="2035"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pStyle w:val="Body"/>
              <w:rPr>
                <w:rFonts w:cs="Arial"/>
                <w:color w:val="auto"/>
                <w:sz w:val="18"/>
                <w:szCs w:val="18"/>
              </w:rPr>
            </w:pPr>
            <w:r w:rsidRPr="009E5FBF">
              <w:rPr>
                <w:rFonts w:cs="Arial"/>
                <w:color w:val="auto"/>
                <w:sz w:val="18"/>
                <w:szCs w:val="18"/>
              </w:rPr>
              <w:t>New Person Birth Date</w:t>
            </w:r>
          </w:p>
        </w:tc>
        <w:tc>
          <w:tcPr>
            <w:tcW w:w="486"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rPr>
                <w:sz w:val="18"/>
                <w:szCs w:val="18"/>
              </w:rPr>
            </w:pPr>
            <w:r w:rsidRPr="009E5FBF">
              <w:rPr>
                <w:sz w:val="18"/>
                <w:szCs w:val="18"/>
              </w:rPr>
              <w:t>Yes</w:t>
            </w:r>
          </w:p>
        </w:tc>
        <w:tc>
          <w:tcPr>
            <w:tcW w:w="482"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widowControl w:val="0"/>
              <w:autoSpaceDE w:val="0"/>
              <w:autoSpaceDN w:val="0"/>
              <w:adjustRightInd w:val="0"/>
              <w:spacing w:line="240" w:lineRule="auto"/>
              <w:rPr>
                <w:sz w:val="18"/>
                <w:szCs w:val="18"/>
              </w:rPr>
            </w:pPr>
            <w:r w:rsidRPr="009E5FBF">
              <w:rPr>
                <w:sz w:val="18"/>
                <w:szCs w:val="18"/>
              </w:rPr>
              <w:t>date</w:t>
            </w:r>
          </w:p>
        </w:tc>
      </w:tr>
      <w:tr w:rsidR="009C076F" w:rsidRPr="009E5FBF" w:rsidTr="009C076F">
        <w:tc>
          <w:tcPr>
            <w:tcW w:w="1997" w:type="pct"/>
            <w:tcBorders>
              <w:top w:val="single" w:sz="4" w:space="0" w:color="BDD6EE"/>
              <w:left w:val="single" w:sz="4" w:space="0" w:color="BDD6EE"/>
              <w:bottom w:val="single" w:sz="4" w:space="0" w:color="BDD6EE"/>
              <w:right w:val="single" w:sz="4" w:space="0" w:color="BDD6EE"/>
            </w:tcBorders>
            <w:shd w:val="clear" w:color="auto" w:fill="D9D9D9" w:themeFill="background1" w:themeFillShade="D9"/>
            <w:vAlign w:val="center"/>
          </w:tcPr>
          <w:p w:rsidR="009C076F" w:rsidRPr="009E5FBF" w:rsidRDefault="009C076F" w:rsidP="009C076F">
            <w:pPr>
              <w:widowControl w:val="0"/>
              <w:autoSpaceDE w:val="0"/>
              <w:autoSpaceDN w:val="0"/>
              <w:adjustRightInd w:val="0"/>
              <w:spacing w:before="166" w:line="240" w:lineRule="auto"/>
              <w:ind w:left="709" w:firstLine="14"/>
              <w:rPr>
                <w:sz w:val="18"/>
                <w:szCs w:val="18"/>
                <w:lang w:eastAsia="en-US"/>
              </w:rPr>
            </w:pPr>
            <w:r w:rsidRPr="009E5FBF">
              <w:rPr>
                <w:sz w:val="18"/>
                <w:szCs w:val="18"/>
              </w:rPr>
              <w:t>/BankAccountList</w:t>
            </w:r>
          </w:p>
        </w:tc>
        <w:tc>
          <w:tcPr>
            <w:tcW w:w="2035" w:type="pct"/>
            <w:tcBorders>
              <w:top w:val="single" w:sz="4" w:space="0" w:color="BDD6EE"/>
              <w:left w:val="single" w:sz="4" w:space="0" w:color="BDD6EE"/>
              <w:bottom w:val="single" w:sz="4" w:space="0" w:color="BDD6EE"/>
              <w:right w:val="single" w:sz="4" w:space="0" w:color="BDD6EE"/>
            </w:tcBorders>
            <w:shd w:val="clear" w:color="auto" w:fill="D9D9D9" w:themeFill="background1" w:themeFillShade="D9"/>
            <w:vAlign w:val="center"/>
          </w:tcPr>
          <w:p w:rsidR="009C076F" w:rsidRPr="009E5FBF" w:rsidRDefault="009C076F" w:rsidP="009C076F">
            <w:pPr>
              <w:pStyle w:val="Body"/>
              <w:rPr>
                <w:rFonts w:cs="Arial"/>
                <w:color w:val="auto"/>
                <w:sz w:val="18"/>
                <w:szCs w:val="18"/>
              </w:rPr>
            </w:pPr>
            <w:r w:rsidRPr="009E5FBF">
              <w:rPr>
                <w:rFonts w:cs="Arial"/>
                <w:color w:val="auto"/>
                <w:sz w:val="18"/>
                <w:szCs w:val="18"/>
              </w:rPr>
              <w:t>Payers bank accounts</w:t>
            </w:r>
          </w:p>
        </w:tc>
        <w:tc>
          <w:tcPr>
            <w:tcW w:w="486" w:type="pct"/>
            <w:tcBorders>
              <w:top w:val="single" w:sz="4" w:space="0" w:color="BDD6EE"/>
              <w:left w:val="single" w:sz="4" w:space="0" w:color="BDD6EE"/>
              <w:bottom w:val="single" w:sz="4" w:space="0" w:color="BDD6EE"/>
              <w:right w:val="single" w:sz="4" w:space="0" w:color="BDD6EE"/>
            </w:tcBorders>
            <w:shd w:val="clear" w:color="auto" w:fill="D9D9D9" w:themeFill="background1" w:themeFillShade="D9"/>
            <w:vAlign w:val="center"/>
          </w:tcPr>
          <w:p w:rsidR="009C076F" w:rsidRPr="009E5FBF" w:rsidRDefault="009C076F" w:rsidP="009C076F">
            <w:pPr>
              <w:rPr>
                <w:sz w:val="18"/>
                <w:szCs w:val="18"/>
              </w:rPr>
            </w:pPr>
            <w:r w:rsidRPr="009E5FBF">
              <w:rPr>
                <w:sz w:val="18"/>
                <w:szCs w:val="18"/>
              </w:rPr>
              <w:t>No</w:t>
            </w:r>
          </w:p>
        </w:tc>
        <w:tc>
          <w:tcPr>
            <w:tcW w:w="482" w:type="pct"/>
            <w:tcBorders>
              <w:top w:val="single" w:sz="4" w:space="0" w:color="BDD6EE"/>
              <w:left w:val="single" w:sz="4" w:space="0" w:color="BDD6EE"/>
              <w:bottom w:val="single" w:sz="4" w:space="0" w:color="BDD6EE"/>
              <w:right w:val="single" w:sz="4" w:space="0" w:color="BDD6EE"/>
            </w:tcBorders>
            <w:shd w:val="clear" w:color="auto" w:fill="D9D9D9" w:themeFill="background1" w:themeFillShade="D9"/>
            <w:vAlign w:val="center"/>
          </w:tcPr>
          <w:p w:rsidR="009C076F" w:rsidRPr="009E5FBF" w:rsidRDefault="009C076F" w:rsidP="009C076F">
            <w:pPr>
              <w:widowControl w:val="0"/>
              <w:autoSpaceDE w:val="0"/>
              <w:autoSpaceDN w:val="0"/>
              <w:adjustRightInd w:val="0"/>
              <w:spacing w:line="240" w:lineRule="auto"/>
              <w:rPr>
                <w:sz w:val="18"/>
                <w:szCs w:val="18"/>
              </w:rPr>
            </w:pPr>
            <w:r w:rsidRPr="009E5FBF">
              <w:rPr>
                <w:sz w:val="18"/>
                <w:szCs w:val="18"/>
              </w:rPr>
              <w:t>list</w:t>
            </w:r>
          </w:p>
        </w:tc>
      </w:tr>
      <w:tr w:rsidR="009C076F" w:rsidRPr="009E5FBF" w:rsidTr="009C076F">
        <w:tc>
          <w:tcPr>
            <w:tcW w:w="1997" w:type="pct"/>
            <w:tcBorders>
              <w:top w:val="single" w:sz="4" w:space="0" w:color="BDD6EE"/>
              <w:left w:val="single" w:sz="4" w:space="0" w:color="BDD6EE"/>
              <w:bottom w:val="single" w:sz="4" w:space="0" w:color="BDD6EE"/>
              <w:right w:val="single" w:sz="4" w:space="0" w:color="BDD6EE"/>
            </w:tcBorders>
            <w:shd w:val="clear" w:color="auto" w:fill="D9D9D9" w:themeFill="background1" w:themeFillShade="D9"/>
            <w:vAlign w:val="center"/>
          </w:tcPr>
          <w:p w:rsidR="009C076F" w:rsidRPr="009E5FBF" w:rsidRDefault="009C076F" w:rsidP="009C076F">
            <w:pPr>
              <w:widowControl w:val="0"/>
              <w:autoSpaceDE w:val="0"/>
              <w:autoSpaceDN w:val="0"/>
              <w:adjustRightInd w:val="0"/>
              <w:spacing w:before="166" w:line="240" w:lineRule="auto"/>
              <w:ind w:left="993" w:firstLine="14"/>
              <w:rPr>
                <w:sz w:val="18"/>
                <w:szCs w:val="18"/>
                <w:lang w:eastAsia="en-US"/>
              </w:rPr>
            </w:pPr>
            <w:r w:rsidRPr="009E5FBF">
              <w:rPr>
                <w:sz w:val="18"/>
                <w:szCs w:val="18"/>
              </w:rPr>
              <w:t>/BankAccount</w:t>
            </w:r>
          </w:p>
        </w:tc>
        <w:tc>
          <w:tcPr>
            <w:tcW w:w="2035" w:type="pct"/>
            <w:tcBorders>
              <w:top w:val="single" w:sz="4" w:space="0" w:color="BDD6EE"/>
              <w:left w:val="single" w:sz="4" w:space="0" w:color="BDD6EE"/>
              <w:bottom w:val="single" w:sz="4" w:space="0" w:color="BDD6EE"/>
              <w:right w:val="single" w:sz="4" w:space="0" w:color="BDD6EE"/>
            </w:tcBorders>
            <w:shd w:val="clear" w:color="auto" w:fill="D9D9D9" w:themeFill="background1" w:themeFillShade="D9"/>
            <w:vAlign w:val="center"/>
          </w:tcPr>
          <w:p w:rsidR="009C076F" w:rsidRPr="009E5FBF" w:rsidRDefault="009C076F" w:rsidP="009C076F">
            <w:pPr>
              <w:pStyle w:val="Body"/>
              <w:rPr>
                <w:rFonts w:cs="Arial"/>
                <w:color w:val="auto"/>
                <w:sz w:val="18"/>
                <w:szCs w:val="18"/>
              </w:rPr>
            </w:pPr>
          </w:p>
        </w:tc>
        <w:tc>
          <w:tcPr>
            <w:tcW w:w="486" w:type="pct"/>
            <w:tcBorders>
              <w:top w:val="single" w:sz="4" w:space="0" w:color="BDD6EE"/>
              <w:left w:val="single" w:sz="4" w:space="0" w:color="BDD6EE"/>
              <w:bottom w:val="single" w:sz="4" w:space="0" w:color="BDD6EE"/>
              <w:right w:val="single" w:sz="4" w:space="0" w:color="BDD6EE"/>
            </w:tcBorders>
            <w:shd w:val="clear" w:color="auto" w:fill="D9D9D9" w:themeFill="background1" w:themeFillShade="D9"/>
            <w:vAlign w:val="center"/>
          </w:tcPr>
          <w:p w:rsidR="009C076F" w:rsidRPr="009E5FBF" w:rsidRDefault="009C076F" w:rsidP="009C076F">
            <w:pPr>
              <w:rPr>
                <w:sz w:val="18"/>
                <w:szCs w:val="18"/>
              </w:rPr>
            </w:pPr>
          </w:p>
        </w:tc>
        <w:tc>
          <w:tcPr>
            <w:tcW w:w="482" w:type="pct"/>
            <w:tcBorders>
              <w:top w:val="single" w:sz="4" w:space="0" w:color="BDD6EE"/>
              <w:left w:val="single" w:sz="4" w:space="0" w:color="BDD6EE"/>
              <w:bottom w:val="single" w:sz="4" w:space="0" w:color="BDD6EE"/>
              <w:right w:val="single" w:sz="4" w:space="0" w:color="BDD6EE"/>
            </w:tcBorders>
            <w:shd w:val="clear" w:color="auto" w:fill="D9D9D9" w:themeFill="background1" w:themeFillShade="D9"/>
            <w:vAlign w:val="center"/>
          </w:tcPr>
          <w:p w:rsidR="009C076F" w:rsidRPr="009E5FBF" w:rsidRDefault="009C076F" w:rsidP="009C076F">
            <w:pPr>
              <w:widowControl w:val="0"/>
              <w:autoSpaceDE w:val="0"/>
              <w:autoSpaceDN w:val="0"/>
              <w:adjustRightInd w:val="0"/>
              <w:spacing w:line="240" w:lineRule="auto"/>
              <w:rPr>
                <w:sz w:val="18"/>
                <w:szCs w:val="18"/>
              </w:rPr>
            </w:pPr>
          </w:p>
        </w:tc>
      </w:tr>
      <w:tr w:rsidR="009C076F" w:rsidRPr="009E5FBF" w:rsidTr="00246C2F">
        <w:tc>
          <w:tcPr>
            <w:tcW w:w="1997" w:type="pct"/>
            <w:tcBorders>
              <w:top w:val="single" w:sz="4" w:space="0" w:color="BDD6EE"/>
              <w:left w:val="single" w:sz="4" w:space="0" w:color="BDD6EE"/>
              <w:bottom w:val="single" w:sz="4" w:space="0" w:color="BDD6EE"/>
              <w:right w:val="single" w:sz="4" w:space="0" w:color="BDD6EE"/>
            </w:tcBorders>
            <w:vAlign w:val="center"/>
          </w:tcPr>
          <w:p w:rsidR="009C076F" w:rsidRPr="009E5FBF" w:rsidRDefault="009C076F" w:rsidP="009C076F">
            <w:pPr>
              <w:widowControl w:val="0"/>
              <w:autoSpaceDE w:val="0"/>
              <w:autoSpaceDN w:val="0"/>
              <w:adjustRightInd w:val="0"/>
              <w:spacing w:before="166" w:line="240" w:lineRule="auto"/>
              <w:ind w:left="1134" w:firstLine="14"/>
              <w:rPr>
                <w:sz w:val="18"/>
                <w:szCs w:val="18"/>
                <w:lang w:eastAsia="en-US"/>
              </w:rPr>
            </w:pPr>
            <w:r w:rsidRPr="009E5FBF">
              <w:rPr>
                <w:sz w:val="18"/>
                <w:szCs w:val="18"/>
              </w:rPr>
              <w:t>/IBAN</w:t>
            </w:r>
          </w:p>
        </w:tc>
        <w:tc>
          <w:tcPr>
            <w:tcW w:w="2035" w:type="pct"/>
            <w:tcBorders>
              <w:top w:val="single" w:sz="4" w:space="0" w:color="BDD6EE"/>
              <w:left w:val="single" w:sz="4" w:space="0" w:color="BDD6EE"/>
              <w:bottom w:val="single" w:sz="4" w:space="0" w:color="BDD6EE"/>
              <w:right w:val="single" w:sz="4" w:space="0" w:color="BDD6EE"/>
            </w:tcBorders>
            <w:vAlign w:val="center"/>
          </w:tcPr>
          <w:p w:rsidR="009C076F" w:rsidRPr="009E5FBF" w:rsidRDefault="009C076F" w:rsidP="009C076F">
            <w:pPr>
              <w:pStyle w:val="Body"/>
              <w:rPr>
                <w:rFonts w:cs="Arial"/>
                <w:color w:val="auto"/>
                <w:sz w:val="18"/>
                <w:szCs w:val="18"/>
              </w:rPr>
            </w:pPr>
            <w:r w:rsidRPr="009E5FBF">
              <w:rPr>
                <w:rFonts w:cs="Arial"/>
                <w:color w:val="auto"/>
                <w:sz w:val="18"/>
                <w:szCs w:val="18"/>
              </w:rPr>
              <w:t>Payer Bank Account IBAN</w:t>
            </w:r>
          </w:p>
        </w:tc>
        <w:tc>
          <w:tcPr>
            <w:tcW w:w="486" w:type="pct"/>
            <w:tcBorders>
              <w:top w:val="single" w:sz="4" w:space="0" w:color="BDD6EE"/>
              <w:left w:val="single" w:sz="4" w:space="0" w:color="BDD6EE"/>
              <w:bottom w:val="single" w:sz="4" w:space="0" w:color="BDD6EE"/>
              <w:right w:val="single" w:sz="4" w:space="0" w:color="BDD6EE"/>
            </w:tcBorders>
            <w:vAlign w:val="center"/>
          </w:tcPr>
          <w:p w:rsidR="009C076F" w:rsidRPr="009E5FBF" w:rsidRDefault="009C076F" w:rsidP="009C076F">
            <w:pPr>
              <w:rPr>
                <w:sz w:val="18"/>
                <w:szCs w:val="18"/>
              </w:rPr>
            </w:pPr>
            <w:r w:rsidRPr="009E5FBF">
              <w:rPr>
                <w:sz w:val="18"/>
                <w:szCs w:val="18"/>
              </w:rPr>
              <w:t>Yes</w:t>
            </w:r>
          </w:p>
        </w:tc>
        <w:tc>
          <w:tcPr>
            <w:tcW w:w="482" w:type="pct"/>
            <w:tcBorders>
              <w:top w:val="single" w:sz="4" w:space="0" w:color="BDD6EE"/>
              <w:left w:val="single" w:sz="4" w:space="0" w:color="BDD6EE"/>
              <w:bottom w:val="single" w:sz="4" w:space="0" w:color="BDD6EE"/>
              <w:right w:val="single" w:sz="4" w:space="0" w:color="BDD6EE"/>
            </w:tcBorders>
            <w:vAlign w:val="center"/>
          </w:tcPr>
          <w:p w:rsidR="009C076F" w:rsidRPr="009E5FBF" w:rsidRDefault="009C076F" w:rsidP="009C076F">
            <w:pPr>
              <w:widowControl w:val="0"/>
              <w:autoSpaceDE w:val="0"/>
              <w:autoSpaceDN w:val="0"/>
              <w:adjustRightInd w:val="0"/>
              <w:spacing w:line="240" w:lineRule="auto"/>
              <w:rPr>
                <w:sz w:val="18"/>
                <w:szCs w:val="18"/>
              </w:rPr>
            </w:pPr>
            <w:r w:rsidRPr="009E5FBF">
              <w:rPr>
                <w:sz w:val="18"/>
                <w:szCs w:val="18"/>
              </w:rPr>
              <w:t>string</w:t>
            </w:r>
          </w:p>
        </w:tc>
      </w:tr>
      <w:tr w:rsidR="00812864" w:rsidRPr="009E5FBF" w:rsidTr="00812864">
        <w:tc>
          <w:tcPr>
            <w:tcW w:w="1997" w:type="pct"/>
            <w:tcBorders>
              <w:top w:val="single" w:sz="4" w:space="0" w:color="BDD6EE"/>
              <w:left w:val="single" w:sz="4" w:space="0" w:color="BDD6EE"/>
              <w:bottom w:val="single" w:sz="4" w:space="0" w:color="BDD6EE"/>
              <w:right w:val="single" w:sz="4" w:space="0" w:color="BDD6EE"/>
            </w:tcBorders>
            <w:shd w:val="clear" w:color="auto" w:fill="D9D9D9" w:themeFill="background1" w:themeFillShade="D9"/>
            <w:vAlign w:val="center"/>
          </w:tcPr>
          <w:p w:rsidR="00812864" w:rsidRPr="009E5FBF" w:rsidRDefault="00812864" w:rsidP="00812864">
            <w:pPr>
              <w:widowControl w:val="0"/>
              <w:autoSpaceDE w:val="0"/>
              <w:autoSpaceDN w:val="0"/>
              <w:adjustRightInd w:val="0"/>
              <w:spacing w:before="166" w:line="240" w:lineRule="auto"/>
              <w:ind w:left="709" w:firstLine="14"/>
              <w:rPr>
                <w:sz w:val="18"/>
                <w:szCs w:val="18"/>
                <w:lang w:eastAsia="en-US"/>
              </w:rPr>
            </w:pPr>
            <w:r w:rsidRPr="009E5FBF">
              <w:rPr>
                <w:sz w:val="18"/>
                <w:szCs w:val="18"/>
              </w:rPr>
              <w:t>/PostalAddressList</w:t>
            </w:r>
          </w:p>
        </w:tc>
        <w:tc>
          <w:tcPr>
            <w:tcW w:w="2035" w:type="pct"/>
            <w:tcBorders>
              <w:top w:val="single" w:sz="4" w:space="0" w:color="BDD6EE"/>
              <w:left w:val="single" w:sz="4" w:space="0" w:color="BDD6EE"/>
              <w:bottom w:val="single" w:sz="4" w:space="0" w:color="BDD6EE"/>
              <w:right w:val="single" w:sz="4" w:space="0" w:color="BDD6EE"/>
            </w:tcBorders>
            <w:shd w:val="clear" w:color="auto" w:fill="D9D9D9" w:themeFill="background1" w:themeFillShade="D9"/>
            <w:vAlign w:val="center"/>
          </w:tcPr>
          <w:p w:rsidR="00812864" w:rsidRPr="009E5FBF" w:rsidRDefault="00812864" w:rsidP="00812864">
            <w:pPr>
              <w:pStyle w:val="Body"/>
              <w:rPr>
                <w:rFonts w:cs="Arial"/>
                <w:color w:val="auto"/>
                <w:sz w:val="18"/>
                <w:szCs w:val="18"/>
              </w:rPr>
            </w:pPr>
            <w:r w:rsidRPr="009E5FBF">
              <w:rPr>
                <w:rFonts w:cs="Arial"/>
                <w:color w:val="auto"/>
                <w:sz w:val="18"/>
                <w:szCs w:val="18"/>
              </w:rPr>
              <w:t>Payer Postal Address List</w:t>
            </w:r>
          </w:p>
        </w:tc>
        <w:tc>
          <w:tcPr>
            <w:tcW w:w="486" w:type="pct"/>
            <w:tcBorders>
              <w:top w:val="single" w:sz="4" w:space="0" w:color="BDD6EE"/>
              <w:left w:val="single" w:sz="4" w:space="0" w:color="BDD6EE"/>
              <w:bottom w:val="single" w:sz="4" w:space="0" w:color="BDD6EE"/>
              <w:right w:val="single" w:sz="4" w:space="0" w:color="BDD6EE"/>
            </w:tcBorders>
            <w:shd w:val="clear" w:color="auto" w:fill="D9D9D9" w:themeFill="background1" w:themeFillShade="D9"/>
            <w:vAlign w:val="center"/>
          </w:tcPr>
          <w:p w:rsidR="00812864" w:rsidRPr="009E5FBF" w:rsidRDefault="00812864" w:rsidP="00812864">
            <w:pPr>
              <w:rPr>
                <w:sz w:val="18"/>
                <w:szCs w:val="18"/>
              </w:rPr>
            </w:pPr>
            <w:r w:rsidRPr="009E5FBF">
              <w:rPr>
                <w:sz w:val="18"/>
                <w:szCs w:val="18"/>
              </w:rPr>
              <w:t>No</w:t>
            </w:r>
          </w:p>
        </w:tc>
        <w:tc>
          <w:tcPr>
            <w:tcW w:w="482" w:type="pct"/>
            <w:tcBorders>
              <w:top w:val="single" w:sz="4" w:space="0" w:color="BDD6EE"/>
              <w:left w:val="single" w:sz="4" w:space="0" w:color="BDD6EE"/>
              <w:bottom w:val="single" w:sz="4" w:space="0" w:color="BDD6EE"/>
              <w:right w:val="single" w:sz="4" w:space="0" w:color="BDD6EE"/>
            </w:tcBorders>
            <w:shd w:val="clear" w:color="auto" w:fill="D9D9D9" w:themeFill="background1" w:themeFillShade="D9"/>
            <w:vAlign w:val="center"/>
          </w:tcPr>
          <w:p w:rsidR="00812864" w:rsidRPr="009E5FBF" w:rsidRDefault="00812864" w:rsidP="00812864">
            <w:pPr>
              <w:widowControl w:val="0"/>
              <w:autoSpaceDE w:val="0"/>
              <w:autoSpaceDN w:val="0"/>
              <w:adjustRightInd w:val="0"/>
              <w:spacing w:line="240" w:lineRule="auto"/>
              <w:rPr>
                <w:sz w:val="18"/>
                <w:szCs w:val="18"/>
              </w:rPr>
            </w:pPr>
            <w:r w:rsidRPr="009E5FBF">
              <w:rPr>
                <w:sz w:val="18"/>
                <w:szCs w:val="18"/>
              </w:rPr>
              <w:t>list</w:t>
            </w:r>
          </w:p>
        </w:tc>
      </w:tr>
      <w:tr w:rsidR="00812864" w:rsidRPr="009E5FBF" w:rsidTr="00812864">
        <w:tc>
          <w:tcPr>
            <w:tcW w:w="1997" w:type="pct"/>
            <w:tcBorders>
              <w:top w:val="single" w:sz="4" w:space="0" w:color="BDD6EE"/>
              <w:left w:val="single" w:sz="4" w:space="0" w:color="BDD6EE"/>
              <w:bottom w:val="single" w:sz="4" w:space="0" w:color="BDD6EE"/>
              <w:right w:val="single" w:sz="4" w:space="0" w:color="BDD6EE"/>
            </w:tcBorders>
            <w:shd w:val="clear" w:color="auto" w:fill="D9D9D9" w:themeFill="background1" w:themeFillShade="D9"/>
            <w:vAlign w:val="center"/>
          </w:tcPr>
          <w:p w:rsidR="00812864" w:rsidRPr="009E5FBF" w:rsidRDefault="00812864" w:rsidP="00812864">
            <w:pPr>
              <w:widowControl w:val="0"/>
              <w:autoSpaceDE w:val="0"/>
              <w:autoSpaceDN w:val="0"/>
              <w:adjustRightInd w:val="0"/>
              <w:spacing w:before="166" w:line="240" w:lineRule="auto"/>
              <w:ind w:left="993" w:firstLine="14"/>
              <w:rPr>
                <w:sz w:val="18"/>
                <w:szCs w:val="18"/>
                <w:lang w:eastAsia="en-US"/>
              </w:rPr>
            </w:pPr>
            <w:r w:rsidRPr="009E5FBF">
              <w:rPr>
                <w:sz w:val="18"/>
                <w:szCs w:val="18"/>
              </w:rPr>
              <w:t>/PostalAddress</w:t>
            </w:r>
          </w:p>
        </w:tc>
        <w:tc>
          <w:tcPr>
            <w:tcW w:w="2035" w:type="pct"/>
            <w:tcBorders>
              <w:top w:val="single" w:sz="4" w:space="0" w:color="BDD6EE"/>
              <w:left w:val="single" w:sz="4" w:space="0" w:color="BDD6EE"/>
              <w:bottom w:val="single" w:sz="4" w:space="0" w:color="BDD6EE"/>
              <w:right w:val="single" w:sz="4" w:space="0" w:color="BDD6EE"/>
            </w:tcBorders>
            <w:shd w:val="clear" w:color="auto" w:fill="D9D9D9" w:themeFill="background1" w:themeFillShade="D9"/>
            <w:vAlign w:val="center"/>
          </w:tcPr>
          <w:p w:rsidR="00812864" w:rsidRPr="009E5FBF" w:rsidRDefault="00812864" w:rsidP="00812864">
            <w:pPr>
              <w:pStyle w:val="Body"/>
              <w:rPr>
                <w:rFonts w:cs="Arial"/>
                <w:color w:val="auto"/>
                <w:sz w:val="18"/>
                <w:szCs w:val="18"/>
              </w:rPr>
            </w:pPr>
            <w:r w:rsidRPr="009E5FBF">
              <w:rPr>
                <w:rFonts w:cs="Arial"/>
                <w:color w:val="auto"/>
                <w:sz w:val="18"/>
                <w:szCs w:val="18"/>
              </w:rPr>
              <w:t>Payer Postal Address Information</w:t>
            </w:r>
          </w:p>
        </w:tc>
        <w:tc>
          <w:tcPr>
            <w:tcW w:w="486" w:type="pct"/>
            <w:tcBorders>
              <w:top w:val="single" w:sz="4" w:space="0" w:color="BDD6EE"/>
              <w:left w:val="single" w:sz="4" w:space="0" w:color="BDD6EE"/>
              <w:bottom w:val="single" w:sz="4" w:space="0" w:color="BDD6EE"/>
              <w:right w:val="single" w:sz="4" w:space="0" w:color="BDD6EE"/>
            </w:tcBorders>
            <w:shd w:val="clear" w:color="auto" w:fill="D9D9D9" w:themeFill="background1" w:themeFillShade="D9"/>
            <w:vAlign w:val="center"/>
          </w:tcPr>
          <w:p w:rsidR="00812864" w:rsidRPr="009E5FBF" w:rsidRDefault="00812864" w:rsidP="00812864">
            <w:pPr>
              <w:rPr>
                <w:sz w:val="18"/>
                <w:szCs w:val="18"/>
              </w:rPr>
            </w:pPr>
          </w:p>
        </w:tc>
        <w:tc>
          <w:tcPr>
            <w:tcW w:w="482" w:type="pct"/>
            <w:tcBorders>
              <w:top w:val="single" w:sz="4" w:space="0" w:color="BDD6EE"/>
              <w:left w:val="single" w:sz="4" w:space="0" w:color="BDD6EE"/>
              <w:bottom w:val="single" w:sz="4" w:space="0" w:color="BDD6EE"/>
              <w:right w:val="single" w:sz="4" w:space="0" w:color="BDD6EE"/>
            </w:tcBorders>
            <w:shd w:val="clear" w:color="auto" w:fill="D9D9D9" w:themeFill="background1" w:themeFillShade="D9"/>
            <w:vAlign w:val="center"/>
          </w:tcPr>
          <w:p w:rsidR="00812864" w:rsidRPr="009E5FBF" w:rsidRDefault="00812864" w:rsidP="00812864">
            <w:pPr>
              <w:widowControl w:val="0"/>
              <w:autoSpaceDE w:val="0"/>
              <w:autoSpaceDN w:val="0"/>
              <w:adjustRightInd w:val="0"/>
              <w:spacing w:line="240" w:lineRule="auto"/>
              <w:rPr>
                <w:sz w:val="18"/>
                <w:szCs w:val="18"/>
              </w:rPr>
            </w:pPr>
          </w:p>
        </w:tc>
      </w:tr>
      <w:tr w:rsidR="00812864" w:rsidRPr="009E5FBF" w:rsidTr="00246C2F">
        <w:tc>
          <w:tcPr>
            <w:tcW w:w="1997" w:type="pct"/>
            <w:tcBorders>
              <w:top w:val="single" w:sz="4" w:space="0" w:color="BDD6EE"/>
              <w:left w:val="single" w:sz="4" w:space="0" w:color="BDD6EE"/>
              <w:bottom w:val="single" w:sz="4" w:space="0" w:color="BDD6EE"/>
              <w:right w:val="single" w:sz="4" w:space="0" w:color="BDD6EE"/>
            </w:tcBorders>
            <w:vAlign w:val="center"/>
          </w:tcPr>
          <w:p w:rsidR="00812864" w:rsidRPr="009E5FBF" w:rsidRDefault="00812864" w:rsidP="00812864">
            <w:pPr>
              <w:widowControl w:val="0"/>
              <w:autoSpaceDE w:val="0"/>
              <w:autoSpaceDN w:val="0"/>
              <w:adjustRightInd w:val="0"/>
              <w:spacing w:before="166" w:line="240" w:lineRule="auto"/>
              <w:ind w:left="1134"/>
              <w:rPr>
                <w:sz w:val="18"/>
                <w:szCs w:val="18"/>
                <w:lang w:eastAsia="en-US"/>
              </w:rPr>
            </w:pPr>
            <w:r w:rsidRPr="009E5FBF">
              <w:rPr>
                <w:sz w:val="18"/>
                <w:szCs w:val="18"/>
              </w:rPr>
              <w:t>/CountryCode</w:t>
            </w:r>
          </w:p>
        </w:tc>
        <w:tc>
          <w:tcPr>
            <w:tcW w:w="2035" w:type="pct"/>
            <w:tcBorders>
              <w:top w:val="single" w:sz="4" w:space="0" w:color="BDD6EE"/>
              <w:left w:val="single" w:sz="4" w:space="0" w:color="BDD6EE"/>
              <w:bottom w:val="single" w:sz="4" w:space="0" w:color="BDD6EE"/>
              <w:right w:val="single" w:sz="4" w:space="0" w:color="BDD6EE"/>
            </w:tcBorders>
            <w:vAlign w:val="center"/>
          </w:tcPr>
          <w:p w:rsidR="00812864" w:rsidRPr="009E5FBF" w:rsidRDefault="00812864" w:rsidP="00812864">
            <w:pPr>
              <w:pStyle w:val="Body"/>
              <w:rPr>
                <w:rFonts w:cs="Arial"/>
                <w:color w:val="auto"/>
                <w:sz w:val="18"/>
                <w:szCs w:val="18"/>
              </w:rPr>
            </w:pPr>
            <w:r w:rsidRPr="009E5FBF">
              <w:rPr>
                <w:rFonts w:cs="Arial"/>
                <w:color w:val="auto"/>
                <w:sz w:val="18"/>
                <w:szCs w:val="18"/>
              </w:rPr>
              <w:t>Payer Postal Address Country Code</w:t>
            </w:r>
          </w:p>
        </w:tc>
        <w:tc>
          <w:tcPr>
            <w:tcW w:w="486" w:type="pct"/>
            <w:tcBorders>
              <w:top w:val="single" w:sz="4" w:space="0" w:color="BDD6EE"/>
              <w:left w:val="single" w:sz="4" w:space="0" w:color="BDD6EE"/>
              <w:bottom w:val="single" w:sz="4" w:space="0" w:color="BDD6EE"/>
              <w:right w:val="single" w:sz="4" w:space="0" w:color="BDD6EE"/>
            </w:tcBorders>
            <w:vAlign w:val="center"/>
          </w:tcPr>
          <w:p w:rsidR="00812864" w:rsidRPr="009E5FBF" w:rsidRDefault="00812864" w:rsidP="00812864">
            <w:pPr>
              <w:rPr>
                <w:sz w:val="18"/>
                <w:szCs w:val="18"/>
              </w:rPr>
            </w:pPr>
            <w:r w:rsidRPr="009E5FBF">
              <w:rPr>
                <w:sz w:val="18"/>
                <w:szCs w:val="18"/>
              </w:rPr>
              <w:t>Yes</w:t>
            </w:r>
          </w:p>
        </w:tc>
        <w:tc>
          <w:tcPr>
            <w:tcW w:w="482" w:type="pct"/>
            <w:tcBorders>
              <w:top w:val="single" w:sz="4" w:space="0" w:color="BDD6EE"/>
              <w:left w:val="single" w:sz="4" w:space="0" w:color="BDD6EE"/>
              <w:bottom w:val="single" w:sz="4" w:space="0" w:color="BDD6EE"/>
              <w:right w:val="single" w:sz="4" w:space="0" w:color="BDD6EE"/>
            </w:tcBorders>
            <w:vAlign w:val="center"/>
          </w:tcPr>
          <w:p w:rsidR="00812864" w:rsidRPr="009E5FBF" w:rsidRDefault="00812864" w:rsidP="00812864">
            <w:pPr>
              <w:widowControl w:val="0"/>
              <w:autoSpaceDE w:val="0"/>
              <w:autoSpaceDN w:val="0"/>
              <w:adjustRightInd w:val="0"/>
              <w:spacing w:line="240" w:lineRule="auto"/>
              <w:rPr>
                <w:sz w:val="18"/>
                <w:szCs w:val="18"/>
              </w:rPr>
            </w:pPr>
            <w:r w:rsidRPr="009E5FBF">
              <w:rPr>
                <w:sz w:val="18"/>
                <w:szCs w:val="18"/>
              </w:rPr>
              <w:t>string</w:t>
            </w:r>
          </w:p>
        </w:tc>
      </w:tr>
      <w:tr w:rsidR="00812864" w:rsidRPr="009E5FBF" w:rsidTr="00246C2F">
        <w:tc>
          <w:tcPr>
            <w:tcW w:w="1997" w:type="pct"/>
            <w:tcBorders>
              <w:top w:val="single" w:sz="4" w:space="0" w:color="BDD6EE"/>
              <w:left w:val="single" w:sz="4" w:space="0" w:color="BDD6EE"/>
              <w:bottom w:val="single" w:sz="4" w:space="0" w:color="BDD6EE"/>
              <w:right w:val="single" w:sz="4" w:space="0" w:color="BDD6EE"/>
            </w:tcBorders>
            <w:vAlign w:val="center"/>
          </w:tcPr>
          <w:p w:rsidR="00812864" w:rsidRPr="009E5FBF" w:rsidRDefault="00812864" w:rsidP="00812864">
            <w:pPr>
              <w:widowControl w:val="0"/>
              <w:autoSpaceDE w:val="0"/>
              <w:autoSpaceDN w:val="0"/>
              <w:adjustRightInd w:val="0"/>
              <w:spacing w:before="166" w:line="240" w:lineRule="auto"/>
              <w:ind w:left="1134" w:firstLine="14"/>
              <w:rPr>
                <w:sz w:val="18"/>
                <w:szCs w:val="18"/>
                <w:lang w:eastAsia="en-US"/>
              </w:rPr>
            </w:pPr>
            <w:r w:rsidRPr="009E5FBF">
              <w:rPr>
                <w:sz w:val="18"/>
                <w:szCs w:val="18"/>
              </w:rPr>
              <w:t>/CityName</w:t>
            </w:r>
          </w:p>
        </w:tc>
        <w:tc>
          <w:tcPr>
            <w:tcW w:w="2035" w:type="pct"/>
            <w:tcBorders>
              <w:top w:val="single" w:sz="4" w:space="0" w:color="BDD6EE"/>
              <w:left w:val="single" w:sz="4" w:space="0" w:color="BDD6EE"/>
              <w:bottom w:val="single" w:sz="4" w:space="0" w:color="BDD6EE"/>
              <w:right w:val="single" w:sz="4" w:space="0" w:color="BDD6EE"/>
            </w:tcBorders>
            <w:vAlign w:val="center"/>
          </w:tcPr>
          <w:p w:rsidR="00812864" w:rsidRPr="009E5FBF" w:rsidRDefault="00812864" w:rsidP="00812864">
            <w:pPr>
              <w:pStyle w:val="Body"/>
              <w:rPr>
                <w:rFonts w:cs="Arial"/>
                <w:color w:val="auto"/>
                <w:sz w:val="18"/>
                <w:szCs w:val="18"/>
              </w:rPr>
            </w:pPr>
            <w:r w:rsidRPr="009E5FBF">
              <w:rPr>
                <w:rFonts w:cs="Arial"/>
                <w:color w:val="auto"/>
                <w:sz w:val="18"/>
                <w:szCs w:val="18"/>
              </w:rPr>
              <w:t>Payer Postal Address City name</w:t>
            </w:r>
          </w:p>
        </w:tc>
        <w:tc>
          <w:tcPr>
            <w:tcW w:w="486" w:type="pct"/>
            <w:tcBorders>
              <w:top w:val="single" w:sz="4" w:space="0" w:color="BDD6EE"/>
              <w:left w:val="single" w:sz="4" w:space="0" w:color="BDD6EE"/>
              <w:bottom w:val="single" w:sz="4" w:space="0" w:color="BDD6EE"/>
              <w:right w:val="single" w:sz="4" w:space="0" w:color="BDD6EE"/>
            </w:tcBorders>
            <w:vAlign w:val="center"/>
          </w:tcPr>
          <w:p w:rsidR="00812864" w:rsidRPr="009E5FBF" w:rsidRDefault="00812864" w:rsidP="00812864">
            <w:pPr>
              <w:rPr>
                <w:sz w:val="18"/>
                <w:szCs w:val="18"/>
              </w:rPr>
            </w:pPr>
            <w:r w:rsidRPr="009E5FBF">
              <w:rPr>
                <w:sz w:val="18"/>
                <w:szCs w:val="18"/>
              </w:rPr>
              <w:t>Yes</w:t>
            </w:r>
          </w:p>
        </w:tc>
        <w:tc>
          <w:tcPr>
            <w:tcW w:w="482" w:type="pct"/>
            <w:tcBorders>
              <w:top w:val="single" w:sz="4" w:space="0" w:color="BDD6EE"/>
              <w:left w:val="single" w:sz="4" w:space="0" w:color="BDD6EE"/>
              <w:bottom w:val="single" w:sz="4" w:space="0" w:color="BDD6EE"/>
              <w:right w:val="single" w:sz="4" w:space="0" w:color="BDD6EE"/>
            </w:tcBorders>
            <w:vAlign w:val="center"/>
          </w:tcPr>
          <w:p w:rsidR="00812864" w:rsidRPr="009E5FBF" w:rsidRDefault="00812864" w:rsidP="00812864">
            <w:pPr>
              <w:widowControl w:val="0"/>
              <w:autoSpaceDE w:val="0"/>
              <w:autoSpaceDN w:val="0"/>
              <w:adjustRightInd w:val="0"/>
              <w:spacing w:line="240" w:lineRule="auto"/>
              <w:rPr>
                <w:sz w:val="18"/>
                <w:szCs w:val="18"/>
              </w:rPr>
            </w:pPr>
            <w:r w:rsidRPr="009E5FBF">
              <w:rPr>
                <w:sz w:val="18"/>
                <w:szCs w:val="18"/>
              </w:rPr>
              <w:t>string</w:t>
            </w:r>
          </w:p>
        </w:tc>
      </w:tr>
      <w:tr w:rsidR="00812864" w:rsidRPr="009E5FBF" w:rsidTr="00246C2F">
        <w:tc>
          <w:tcPr>
            <w:tcW w:w="1997" w:type="pct"/>
            <w:tcBorders>
              <w:top w:val="single" w:sz="4" w:space="0" w:color="BDD6EE"/>
              <w:left w:val="single" w:sz="4" w:space="0" w:color="BDD6EE"/>
              <w:bottom w:val="single" w:sz="4" w:space="0" w:color="BDD6EE"/>
              <w:right w:val="single" w:sz="4" w:space="0" w:color="BDD6EE"/>
            </w:tcBorders>
            <w:vAlign w:val="center"/>
          </w:tcPr>
          <w:p w:rsidR="00812864" w:rsidRPr="009E5FBF" w:rsidRDefault="00812864" w:rsidP="00812864">
            <w:pPr>
              <w:widowControl w:val="0"/>
              <w:autoSpaceDE w:val="0"/>
              <w:autoSpaceDN w:val="0"/>
              <w:adjustRightInd w:val="0"/>
              <w:spacing w:before="166" w:line="240" w:lineRule="auto"/>
              <w:ind w:left="1134" w:firstLine="14"/>
              <w:rPr>
                <w:sz w:val="18"/>
                <w:szCs w:val="18"/>
                <w:lang w:eastAsia="en-US"/>
              </w:rPr>
            </w:pPr>
            <w:r w:rsidRPr="009E5FBF">
              <w:rPr>
                <w:sz w:val="18"/>
                <w:szCs w:val="18"/>
              </w:rPr>
              <w:t>/Street</w:t>
            </w:r>
          </w:p>
        </w:tc>
        <w:tc>
          <w:tcPr>
            <w:tcW w:w="2035" w:type="pct"/>
            <w:tcBorders>
              <w:top w:val="single" w:sz="4" w:space="0" w:color="BDD6EE"/>
              <w:left w:val="single" w:sz="4" w:space="0" w:color="BDD6EE"/>
              <w:bottom w:val="single" w:sz="4" w:space="0" w:color="BDD6EE"/>
              <w:right w:val="single" w:sz="4" w:space="0" w:color="BDD6EE"/>
            </w:tcBorders>
            <w:vAlign w:val="center"/>
          </w:tcPr>
          <w:p w:rsidR="00812864" w:rsidRPr="009E5FBF" w:rsidRDefault="00812864" w:rsidP="00812864">
            <w:pPr>
              <w:pStyle w:val="Body"/>
              <w:rPr>
                <w:rFonts w:cs="Arial"/>
                <w:color w:val="auto"/>
                <w:sz w:val="18"/>
                <w:szCs w:val="18"/>
              </w:rPr>
            </w:pPr>
            <w:r w:rsidRPr="009E5FBF">
              <w:rPr>
                <w:rFonts w:cs="Arial"/>
                <w:color w:val="auto"/>
                <w:sz w:val="18"/>
                <w:szCs w:val="18"/>
              </w:rPr>
              <w:t>Payer Postal Address Street</w:t>
            </w:r>
          </w:p>
        </w:tc>
        <w:tc>
          <w:tcPr>
            <w:tcW w:w="486" w:type="pct"/>
            <w:tcBorders>
              <w:top w:val="single" w:sz="4" w:space="0" w:color="BDD6EE"/>
              <w:left w:val="single" w:sz="4" w:space="0" w:color="BDD6EE"/>
              <w:bottom w:val="single" w:sz="4" w:space="0" w:color="BDD6EE"/>
              <w:right w:val="single" w:sz="4" w:space="0" w:color="BDD6EE"/>
            </w:tcBorders>
            <w:vAlign w:val="center"/>
          </w:tcPr>
          <w:p w:rsidR="00812864" w:rsidRPr="009E5FBF" w:rsidRDefault="00812864" w:rsidP="00812864">
            <w:pPr>
              <w:rPr>
                <w:sz w:val="18"/>
                <w:szCs w:val="18"/>
              </w:rPr>
            </w:pPr>
            <w:r w:rsidRPr="009E5FBF">
              <w:rPr>
                <w:sz w:val="18"/>
                <w:szCs w:val="18"/>
              </w:rPr>
              <w:t>Yes</w:t>
            </w:r>
          </w:p>
        </w:tc>
        <w:tc>
          <w:tcPr>
            <w:tcW w:w="482" w:type="pct"/>
            <w:tcBorders>
              <w:top w:val="single" w:sz="4" w:space="0" w:color="BDD6EE"/>
              <w:left w:val="single" w:sz="4" w:space="0" w:color="BDD6EE"/>
              <w:bottom w:val="single" w:sz="4" w:space="0" w:color="BDD6EE"/>
              <w:right w:val="single" w:sz="4" w:space="0" w:color="BDD6EE"/>
            </w:tcBorders>
            <w:vAlign w:val="center"/>
          </w:tcPr>
          <w:p w:rsidR="00812864" w:rsidRPr="009E5FBF" w:rsidRDefault="00812864" w:rsidP="00812864">
            <w:pPr>
              <w:widowControl w:val="0"/>
              <w:autoSpaceDE w:val="0"/>
              <w:autoSpaceDN w:val="0"/>
              <w:adjustRightInd w:val="0"/>
              <w:spacing w:line="240" w:lineRule="auto"/>
              <w:rPr>
                <w:sz w:val="18"/>
                <w:szCs w:val="18"/>
              </w:rPr>
            </w:pPr>
            <w:r w:rsidRPr="009E5FBF">
              <w:rPr>
                <w:sz w:val="18"/>
                <w:szCs w:val="18"/>
              </w:rPr>
              <w:t>string</w:t>
            </w:r>
          </w:p>
        </w:tc>
      </w:tr>
      <w:tr w:rsidR="00812864" w:rsidRPr="009E5FBF" w:rsidTr="00246C2F">
        <w:tc>
          <w:tcPr>
            <w:tcW w:w="1997" w:type="pct"/>
            <w:tcBorders>
              <w:top w:val="single" w:sz="4" w:space="0" w:color="BDD6EE"/>
              <w:left w:val="single" w:sz="4" w:space="0" w:color="BDD6EE"/>
              <w:bottom w:val="single" w:sz="4" w:space="0" w:color="BDD6EE"/>
              <w:right w:val="single" w:sz="4" w:space="0" w:color="BDD6EE"/>
            </w:tcBorders>
            <w:vAlign w:val="center"/>
          </w:tcPr>
          <w:p w:rsidR="00812864" w:rsidRPr="009E5FBF" w:rsidRDefault="00812864" w:rsidP="00812864">
            <w:pPr>
              <w:widowControl w:val="0"/>
              <w:autoSpaceDE w:val="0"/>
              <w:autoSpaceDN w:val="0"/>
              <w:adjustRightInd w:val="0"/>
              <w:spacing w:before="166" w:line="240" w:lineRule="auto"/>
              <w:ind w:left="1134" w:firstLine="14"/>
              <w:rPr>
                <w:sz w:val="18"/>
                <w:szCs w:val="18"/>
                <w:lang w:eastAsia="en-US"/>
              </w:rPr>
            </w:pPr>
            <w:r w:rsidRPr="009E5FBF">
              <w:rPr>
                <w:sz w:val="18"/>
                <w:szCs w:val="18"/>
              </w:rPr>
              <w:t>/PostalCode</w:t>
            </w:r>
          </w:p>
        </w:tc>
        <w:tc>
          <w:tcPr>
            <w:tcW w:w="2035" w:type="pct"/>
            <w:tcBorders>
              <w:top w:val="single" w:sz="4" w:space="0" w:color="BDD6EE"/>
              <w:left w:val="single" w:sz="4" w:space="0" w:color="BDD6EE"/>
              <w:bottom w:val="single" w:sz="4" w:space="0" w:color="BDD6EE"/>
              <w:right w:val="single" w:sz="4" w:space="0" w:color="BDD6EE"/>
            </w:tcBorders>
            <w:vAlign w:val="center"/>
          </w:tcPr>
          <w:p w:rsidR="00812864" w:rsidRPr="009E5FBF" w:rsidRDefault="00812864" w:rsidP="00812864">
            <w:pPr>
              <w:pStyle w:val="Body"/>
              <w:rPr>
                <w:rFonts w:cs="Arial"/>
                <w:color w:val="auto"/>
                <w:sz w:val="18"/>
                <w:szCs w:val="18"/>
              </w:rPr>
            </w:pPr>
            <w:r w:rsidRPr="009E5FBF">
              <w:rPr>
                <w:rFonts w:cs="Arial"/>
                <w:color w:val="auto"/>
                <w:sz w:val="18"/>
                <w:szCs w:val="18"/>
              </w:rPr>
              <w:t>Payer Postal Address Postal Code</w:t>
            </w:r>
          </w:p>
        </w:tc>
        <w:tc>
          <w:tcPr>
            <w:tcW w:w="486" w:type="pct"/>
            <w:tcBorders>
              <w:top w:val="single" w:sz="4" w:space="0" w:color="BDD6EE"/>
              <w:left w:val="single" w:sz="4" w:space="0" w:color="BDD6EE"/>
              <w:bottom w:val="single" w:sz="4" w:space="0" w:color="BDD6EE"/>
              <w:right w:val="single" w:sz="4" w:space="0" w:color="BDD6EE"/>
            </w:tcBorders>
            <w:vAlign w:val="center"/>
          </w:tcPr>
          <w:p w:rsidR="00812864" w:rsidRPr="009E5FBF" w:rsidRDefault="00812864" w:rsidP="00812864">
            <w:pPr>
              <w:rPr>
                <w:sz w:val="18"/>
                <w:szCs w:val="18"/>
              </w:rPr>
            </w:pPr>
            <w:r w:rsidRPr="009E5FBF">
              <w:rPr>
                <w:sz w:val="18"/>
                <w:szCs w:val="18"/>
              </w:rPr>
              <w:t>Yes</w:t>
            </w:r>
          </w:p>
        </w:tc>
        <w:tc>
          <w:tcPr>
            <w:tcW w:w="482" w:type="pct"/>
            <w:tcBorders>
              <w:top w:val="single" w:sz="4" w:space="0" w:color="BDD6EE"/>
              <w:left w:val="single" w:sz="4" w:space="0" w:color="BDD6EE"/>
              <w:bottom w:val="single" w:sz="4" w:space="0" w:color="BDD6EE"/>
              <w:right w:val="single" w:sz="4" w:space="0" w:color="BDD6EE"/>
            </w:tcBorders>
            <w:vAlign w:val="center"/>
          </w:tcPr>
          <w:p w:rsidR="00812864" w:rsidRPr="009E5FBF" w:rsidRDefault="00812864" w:rsidP="00812864">
            <w:pPr>
              <w:widowControl w:val="0"/>
              <w:autoSpaceDE w:val="0"/>
              <w:autoSpaceDN w:val="0"/>
              <w:adjustRightInd w:val="0"/>
              <w:spacing w:line="240" w:lineRule="auto"/>
              <w:rPr>
                <w:sz w:val="18"/>
                <w:szCs w:val="18"/>
              </w:rPr>
            </w:pPr>
            <w:r w:rsidRPr="009E5FBF">
              <w:rPr>
                <w:sz w:val="18"/>
                <w:szCs w:val="18"/>
              </w:rPr>
              <w:t>string</w:t>
            </w:r>
          </w:p>
        </w:tc>
      </w:tr>
      <w:tr w:rsidR="00812864" w:rsidRPr="009E5FBF" w:rsidTr="00246C2F">
        <w:tc>
          <w:tcPr>
            <w:tcW w:w="1997" w:type="pct"/>
            <w:tcBorders>
              <w:top w:val="single" w:sz="4" w:space="0" w:color="BDD6EE"/>
              <w:left w:val="single" w:sz="4" w:space="0" w:color="BDD6EE"/>
              <w:bottom w:val="single" w:sz="4" w:space="0" w:color="BDD6EE"/>
              <w:right w:val="single" w:sz="4" w:space="0" w:color="BDD6EE"/>
            </w:tcBorders>
            <w:vAlign w:val="center"/>
          </w:tcPr>
          <w:p w:rsidR="00812864" w:rsidRPr="009E5FBF" w:rsidRDefault="00812864" w:rsidP="00812864">
            <w:pPr>
              <w:widowControl w:val="0"/>
              <w:autoSpaceDE w:val="0"/>
              <w:autoSpaceDN w:val="0"/>
              <w:adjustRightInd w:val="0"/>
              <w:spacing w:before="166" w:line="240" w:lineRule="auto"/>
              <w:ind w:left="1134" w:firstLine="14"/>
              <w:rPr>
                <w:sz w:val="18"/>
                <w:szCs w:val="18"/>
                <w:lang w:eastAsia="en-US"/>
              </w:rPr>
            </w:pPr>
            <w:r w:rsidRPr="009E5FBF">
              <w:rPr>
                <w:sz w:val="18"/>
                <w:szCs w:val="18"/>
              </w:rPr>
              <w:t>/StreetNumber</w:t>
            </w:r>
          </w:p>
        </w:tc>
        <w:tc>
          <w:tcPr>
            <w:tcW w:w="2035" w:type="pct"/>
            <w:tcBorders>
              <w:top w:val="single" w:sz="4" w:space="0" w:color="BDD6EE"/>
              <w:left w:val="single" w:sz="4" w:space="0" w:color="BDD6EE"/>
              <w:bottom w:val="single" w:sz="4" w:space="0" w:color="BDD6EE"/>
              <w:right w:val="single" w:sz="4" w:space="0" w:color="BDD6EE"/>
            </w:tcBorders>
            <w:vAlign w:val="center"/>
          </w:tcPr>
          <w:p w:rsidR="00812864" w:rsidRPr="009E5FBF" w:rsidRDefault="00812864" w:rsidP="00812864">
            <w:pPr>
              <w:pStyle w:val="Body"/>
              <w:rPr>
                <w:rFonts w:cs="Arial"/>
                <w:color w:val="auto"/>
                <w:sz w:val="18"/>
                <w:szCs w:val="18"/>
              </w:rPr>
            </w:pPr>
            <w:r w:rsidRPr="009E5FBF">
              <w:rPr>
                <w:rFonts w:cs="Arial"/>
                <w:color w:val="auto"/>
                <w:sz w:val="18"/>
                <w:szCs w:val="18"/>
              </w:rPr>
              <w:t>Payer Postal Address Street Number</w:t>
            </w:r>
          </w:p>
        </w:tc>
        <w:tc>
          <w:tcPr>
            <w:tcW w:w="486" w:type="pct"/>
            <w:tcBorders>
              <w:top w:val="single" w:sz="4" w:space="0" w:color="BDD6EE"/>
              <w:left w:val="single" w:sz="4" w:space="0" w:color="BDD6EE"/>
              <w:bottom w:val="single" w:sz="4" w:space="0" w:color="BDD6EE"/>
              <w:right w:val="single" w:sz="4" w:space="0" w:color="BDD6EE"/>
            </w:tcBorders>
            <w:vAlign w:val="center"/>
          </w:tcPr>
          <w:p w:rsidR="00812864" w:rsidRPr="009E5FBF" w:rsidRDefault="00812864" w:rsidP="00812864">
            <w:pPr>
              <w:rPr>
                <w:sz w:val="18"/>
                <w:szCs w:val="18"/>
              </w:rPr>
            </w:pPr>
            <w:r w:rsidRPr="009E5FBF">
              <w:rPr>
                <w:sz w:val="18"/>
                <w:szCs w:val="18"/>
              </w:rPr>
              <w:t>Yes</w:t>
            </w:r>
          </w:p>
        </w:tc>
        <w:tc>
          <w:tcPr>
            <w:tcW w:w="482" w:type="pct"/>
            <w:tcBorders>
              <w:top w:val="single" w:sz="4" w:space="0" w:color="BDD6EE"/>
              <w:left w:val="single" w:sz="4" w:space="0" w:color="BDD6EE"/>
              <w:bottom w:val="single" w:sz="4" w:space="0" w:color="BDD6EE"/>
              <w:right w:val="single" w:sz="4" w:space="0" w:color="BDD6EE"/>
            </w:tcBorders>
            <w:vAlign w:val="center"/>
          </w:tcPr>
          <w:p w:rsidR="00812864" w:rsidRPr="009E5FBF" w:rsidRDefault="00812864" w:rsidP="00812864">
            <w:pPr>
              <w:widowControl w:val="0"/>
              <w:autoSpaceDE w:val="0"/>
              <w:autoSpaceDN w:val="0"/>
              <w:adjustRightInd w:val="0"/>
              <w:spacing w:line="240" w:lineRule="auto"/>
              <w:rPr>
                <w:sz w:val="18"/>
                <w:szCs w:val="18"/>
              </w:rPr>
            </w:pPr>
            <w:r w:rsidRPr="009E5FBF">
              <w:rPr>
                <w:sz w:val="18"/>
                <w:szCs w:val="18"/>
              </w:rPr>
              <w:t>string</w:t>
            </w:r>
          </w:p>
        </w:tc>
      </w:tr>
      <w:tr w:rsidR="00812864" w:rsidRPr="009E5FBF" w:rsidTr="00246C2F">
        <w:tc>
          <w:tcPr>
            <w:tcW w:w="1997" w:type="pct"/>
            <w:tcBorders>
              <w:top w:val="single" w:sz="4" w:space="0" w:color="BDD6EE"/>
              <w:left w:val="single" w:sz="4" w:space="0" w:color="BDD6EE"/>
              <w:bottom w:val="single" w:sz="4" w:space="0" w:color="BDD6EE"/>
              <w:right w:val="single" w:sz="4" w:space="0" w:color="BDD6EE"/>
            </w:tcBorders>
            <w:vAlign w:val="center"/>
          </w:tcPr>
          <w:p w:rsidR="00812864" w:rsidRPr="009E5FBF" w:rsidRDefault="00812864" w:rsidP="00812864">
            <w:pPr>
              <w:widowControl w:val="0"/>
              <w:autoSpaceDE w:val="0"/>
              <w:autoSpaceDN w:val="0"/>
              <w:adjustRightInd w:val="0"/>
              <w:spacing w:before="166" w:line="240" w:lineRule="auto"/>
              <w:ind w:left="1134" w:firstLine="14"/>
              <w:rPr>
                <w:sz w:val="18"/>
                <w:szCs w:val="18"/>
                <w:lang w:eastAsia="en-US"/>
              </w:rPr>
            </w:pPr>
            <w:r w:rsidRPr="009E5FBF">
              <w:rPr>
                <w:sz w:val="18"/>
                <w:szCs w:val="18"/>
              </w:rPr>
              <w:t>/StreetNumber2</w:t>
            </w:r>
          </w:p>
        </w:tc>
        <w:tc>
          <w:tcPr>
            <w:tcW w:w="2035" w:type="pct"/>
            <w:tcBorders>
              <w:top w:val="single" w:sz="4" w:space="0" w:color="BDD6EE"/>
              <w:left w:val="single" w:sz="4" w:space="0" w:color="BDD6EE"/>
              <w:bottom w:val="single" w:sz="4" w:space="0" w:color="BDD6EE"/>
              <w:right w:val="single" w:sz="4" w:space="0" w:color="BDD6EE"/>
            </w:tcBorders>
            <w:vAlign w:val="center"/>
          </w:tcPr>
          <w:p w:rsidR="00812864" w:rsidRPr="009E5FBF" w:rsidRDefault="00812864" w:rsidP="00812864">
            <w:pPr>
              <w:pStyle w:val="Body"/>
              <w:rPr>
                <w:rFonts w:cs="Arial"/>
                <w:color w:val="auto"/>
                <w:sz w:val="18"/>
                <w:szCs w:val="18"/>
              </w:rPr>
            </w:pPr>
            <w:r w:rsidRPr="009E5FBF">
              <w:rPr>
                <w:rFonts w:cs="Arial"/>
                <w:color w:val="auto"/>
                <w:sz w:val="18"/>
                <w:szCs w:val="18"/>
              </w:rPr>
              <w:t>Payer Postal Address Street Number2</w:t>
            </w:r>
          </w:p>
        </w:tc>
        <w:tc>
          <w:tcPr>
            <w:tcW w:w="486" w:type="pct"/>
            <w:tcBorders>
              <w:top w:val="single" w:sz="4" w:space="0" w:color="BDD6EE"/>
              <w:left w:val="single" w:sz="4" w:space="0" w:color="BDD6EE"/>
              <w:bottom w:val="single" w:sz="4" w:space="0" w:color="BDD6EE"/>
              <w:right w:val="single" w:sz="4" w:space="0" w:color="BDD6EE"/>
            </w:tcBorders>
            <w:vAlign w:val="center"/>
          </w:tcPr>
          <w:p w:rsidR="00812864" w:rsidRPr="009E5FBF" w:rsidRDefault="00812864" w:rsidP="00812864">
            <w:pPr>
              <w:rPr>
                <w:sz w:val="18"/>
                <w:szCs w:val="18"/>
              </w:rPr>
            </w:pPr>
            <w:r w:rsidRPr="009E5FBF">
              <w:rPr>
                <w:sz w:val="18"/>
                <w:szCs w:val="18"/>
              </w:rPr>
              <w:t>No</w:t>
            </w:r>
          </w:p>
        </w:tc>
        <w:tc>
          <w:tcPr>
            <w:tcW w:w="482" w:type="pct"/>
            <w:tcBorders>
              <w:top w:val="single" w:sz="4" w:space="0" w:color="BDD6EE"/>
              <w:left w:val="single" w:sz="4" w:space="0" w:color="BDD6EE"/>
              <w:bottom w:val="single" w:sz="4" w:space="0" w:color="BDD6EE"/>
              <w:right w:val="single" w:sz="4" w:space="0" w:color="BDD6EE"/>
            </w:tcBorders>
            <w:vAlign w:val="center"/>
          </w:tcPr>
          <w:p w:rsidR="00812864" w:rsidRPr="009E5FBF" w:rsidRDefault="00812864" w:rsidP="00812864">
            <w:pPr>
              <w:widowControl w:val="0"/>
              <w:autoSpaceDE w:val="0"/>
              <w:autoSpaceDN w:val="0"/>
              <w:adjustRightInd w:val="0"/>
              <w:spacing w:line="240" w:lineRule="auto"/>
              <w:rPr>
                <w:sz w:val="18"/>
                <w:szCs w:val="18"/>
              </w:rPr>
            </w:pPr>
            <w:r w:rsidRPr="009E5FBF">
              <w:rPr>
                <w:sz w:val="18"/>
                <w:szCs w:val="18"/>
              </w:rPr>
              <w:t>string</w:t>
            </w:r>
          </w:p>
        </w:tc>
      </w:tr>
      <w:tr w:rsidR="001C7F19" w:rsidRPr="009E5FBF" w:rsidTr="001C7F19">
        <w:tc>
          <w:tcPr>
            <w:tcW w:w="1997" w:type="pct"/>
            <w:tcBorders>
              <w:top w:val="single" w:sz="4" w:space="0" w:color="BDD6EE"/>
              <w:left w:val="single" w:sz="4" w:space="0" w:color="BDD6EE"/>
              <w:bottom w:val="single" w:sz="4" w:space="0" w:color="BDD6EE"/>
              <w:right w:val="single" w:sz="4" w:space="0" w:color="BDD6EE"/>
            </w:tcBorders>
            <w:shd w:val="clear" w:color="auto" w:fill="D9D9D9" w:themeFill="background1" w:themeFillShade="D9"/>
            <w:vAlign w:val="center"/>
          </w:tcPr>
          <w:p w:rsidR="001C7F19" w:rsidRPr="009E5FBF" w:rsidRDefault="00BA10FE" w:rsidP="001C7F19">
            <w:pPr>
              <w:widowControl w:val="0"/>
              <w:autoSpaceDE w:val="0"/>
              <w:autoSpaceDN w:val="0"/>
              <w:adjustRightInd w:val="0"/>
              <w:spacing w:before="166" w:line="240" w:lineRule="auto"/>
              <w:ind w:left="517"/>
              <w:rPr>
                <w:sz w:val="18"/>
                <w:szCs w:val="18"/>
              </w:rPr>
            </w:pPr>
            <w:r w:rsidRPr="009E5FBF">
              <w:rPr>
                <w:sz w:val="18"/>
                <w:szCs w:val="18"/>
              </w:rPr>
              <w:t>/Organization</w:t>
            </w:r>
          </w:p>
        </w:tc>
        <w:tc>
          <w:tcPr>
            <w:tcW w:w="2035" w:type="pct"/>
            <w:tcBorders>
              <w:top w:val="single" w:sz="4" w:space="0" w:color="BDD6EE"/>
              <w:left w:val="single" w:sz="4" w:space="0" w:color="BDD6EE"/>
              <w:bottom w:val="single" w:sz="4" w:space="0" w:color="BDD6EE"/>
              <w:right w:val="single" w:sz="4" w:space="0" w:color="BDD6EE"/>
            </w:tcBorders>
            <w:shd w:val="clear" w:color="auto" w:fill="D9D9D9" w:themeFill="background1" w:themeFillShade="D9"/>
            <w:vAlign w:val="center"/>
          </w:tcPr>
          <w:p w:rsidR="001C7F19" w:rsidRPr="009E5FBF" w:rsidRDefault="001C7F19" w:rsidP="00246C2F">
            <w:pPr>
              <w:pStyle w:val="Body"/>
              <w:rPr>
                <w:rFonts w:cs="Arial"/>
                <w:color w:val="auto"/>
                <w:sz w:val="18"/>
                <w:szCs w:val="18"/>
              </w:rPr>
            </w:pPr>
          </w:p>
        </w:tc>
        <w:tc>
          <w:tcPr>
            <w:tcW w:w="486" w:type="pct"/>
            <w:tcBorders>
              <w:top w:val="single" w:sz="4" w:space="0" w:color="BDD6EE"/>
              <w:left w:val="single" w:sz="4" w:space="0" w:color="BDD6EE"/>
              <w:bottom w:val="single" w:sz="4" w:space="0" w:color="BDD6EE"/>
              <w:right w:val="single" w:sz="4" w:space="0" w:color="BDD6EE"/>
            </w:tcBorders>
            <w:shd w:val="clear" w:color="auto" w:fill="D9D9D9" w:themeFill="background1" w:themeFillShade="D9"/>
            <w:vAlign w:val="center"/>
          </w:tcPr>
          <w:p w:rsidR="001C7F19" w:rsidRPr="009E5FBF" w:rsidRDefault="00BA10FE" w:rsidP="00246C2F">
            <w:pPr>
              <w:rPr>
                <w:sz w:val="18"/>
                <w:szCs w:val="18"/>
              </w:rPr>
            </w:pPr>
            <w:r w:rsidRPr="009E5FBF">
              <w:rPr>
                <w:sz w:val="18"/>
                <w:szCs w:val="18"/>
              </w:rPr>
              <w:t>No</w:t>
            </w:r>
          </w:p>
        </w:tc>
        <w:tc>
          <w:tcPr>
            <w:tcW w:w="482" w:type="pct"/>
            <w:tcBorders>
              <w:top w:val="single" w:sz="4" w:space="0" w:color="BDD6EE"/>
              <w:left w:val="single" w:sz="4" w:space="0" w:color="BDD6EE"/>
              <w:bottom w:val="single" w:sz="4" w:space="0" w:color="BDD6EE"/>
              <w:right w:val="single" w:sz="4" w:space="0" w:color="BDD6EE"/>
            </w:tcBorders>
            <w:shd w:val="clear" w:color="auto" w:fill="D9D9D9" w:themeFill="background1" w:themeFillShade="D9"/>
            <w:vAlign w:val="center"/>
          </w:tcPr>
          <w:p w:rsidR="001C7F19" w:rsidRPr="009E5FBF" w:rsidRDefault="001C7F19" w:rsidP="00246C2F">
            <w:pPr>
              <w:widowControl w:val="0"/>
              <w:autoSpaceDE w:val="0"/>
              <w:autoSpaceDN w:val="0"/>
              <w:adjustRightInd w:val="0"/>
              <w:spacing w:line="240" w:lineRule="auto"/>
              <w:rPr>
                <w:sz w:val="18"/>
                <w:szCs w:val="18"/>
              </w:rPr>
            </w:pPr>
          </w:p>
        </w:tc>
      </w:tr>
      <w:tr w:rsidR="001C7F19" w:rsidRPr="009E5FBF" w:rsidTr="00246C2F">
        <w:tc>
          <w:tcPr>
            <w:tcW w:w="1997" w:type="pct"/>
            <w:tcBorders>
              <w:top w:val="single" w:sz="4" w:space="0" w:color="BDD6EE"/>
              <w:left w:val="single" w:sz="4" w:space="0" w:color="BDD6EE"/>
              <w:bottom w:val="single" w:sz="4" w:space="0" w:color="BDD6EE"/>
              <w:right w:val="single" w:sz="4" w:space="0" w:color="BDD6EE"/>
            </w:tcBorders>
            <w:vAlign w:val="center"/>
          </w:tcPr>
          <w:p w:rsidR="001C7F19" w:rsidRPr="009E5FBF" w:rsidRDefault="00BA10FE" w:rsidP="00AD3F9E">
            <w:pPr>
              <w:widowControl w:val="0"/>
              <w:autoSpaceDE w:val="0"/>
              <w:autoSpaceDN w:val="0"/>
              <w:adjustRightInd w:val="0"/>
              <w:spacing w:before="166" w:line="240" w:lineRule="auto"/>
              <w:ind w:left="709" w:firstLine="14"/>
              <w:rPr>
                <w:sz w:val="18"/>
                <w:szCs w:val="18"/>
              </w:rPr>
            </w:pPr>
            <w:r w:rsidRPr="009E5FBF">
              <w:rPr>
                <w:sz w:val="18"/>
                <w:szCs w:val="18"/>
              </w:rPr>
              <w:t>/</w:t>
            </w:r>
            <w:r w:rsidR="001C7F19" w:rsidRPr="009E5FBF">
              <w:rPr>
                <w:sz w:val="18"/>
                <w:szCs w:val="18"/>
              </w:rPr>
              <w:t>ClientNumber</w:t>
            </w:r>
          </w:p>
        </w:tc>
        <w:tc>
          <w:tcPr>
            <w:tcW w:w="2035" w:type="pct"/>
            <w:tcBorders>
              <w:top w:val="single" w:sz="4" w:space="0" w:color="BDD6EE"/>
              <w:left w:val="single" w:sz="4" w:space="0" w:color="BDD6EE"/>
              <w:bottom w:val="single" w:sz="4" w:space="0" w:color="BDD6EE"/>
              <w:right w:val="single" w:sz="4" w:space="0" w:color="BDD6EE"/>
            </w:tcBorders>
            <w:vAlign w:val="center"/>
          </w:tcPr>
          <w:p w:rsidR="001C7F19" w:rsidRPr="009E5FBF" w:rsidRDefault="00BA10FE" w:rsidP="00BA10FE">
            <w:pPr>
              <w:pStyle w:val="Body"/>
              <w:rPr>
                <w:rFonts w:cs="Arial"/>
                <w:color w:val="auto"/>
                <w:sz w:val="18"/>
                <w:szCs w:val="18"/>
              </w:rPr>
            </w:pPr>
            <w:r w:rsidRPr="009E5FBF">
              <w:rPr>
                <w:rFonts w:cs="Arial"/>
                <w:sz w:val="18"/>
                <w:szCs w:val="18"/>
              </w:rPr>
              <w:t>A primary party number.</w:t>
            </w:r>
          </w:p>
        </w:tc>
        <w:tc>
          <w:tcPr>
            <w:tcW w:w="486" w:type="pct"/>
            <w:tcBorders>
              <w:top w:val="single" w:sz="4" w:space="0" w:color="BDD6EE"/>
              <w:left w:val="single" w:sz="4" w:space="0" w:color="BDD6EE"/>
              <w:bottom w:val="single" w:sz="4" w:space="0" w:color="BDD6EE"/>
              <w:right w:val="single" w:sz="4" w:space="0" w:color="BDD6EE"/>
            </w:tcBorders>
            <w:vAlign w:val="center"/>
          </w:tcPr>
          <w:p w:rsidR="001C7F19" w:rsidRPr="009E5FBF" w:rsidRDefault="00BA10FE" w:rsidP="00246C2F">
            <w:pPr>
              <w:rPr>
                <w:sz w:val="18"/>
                <w:szCs w:val="18"/>
              </w:rPr>
            </w:pPr>
            <w:r w:rsidRPr="009E5FBF">
              <w:rPr>
                <w:sz w:val="18"/>
                <w:szCs w:val="18"/>
              </w:rPr>
              <w:t>No</w:t>
            </w:r>
          </w:p>
        </w:tc>
        <w:tc>
          <w:tcPr>
            <w:tcW w:w="482" w:type="pct"/>
            <w:tcBorders>
              <w:top w:val="single" w:sz="4" w:space="0" w:color="BDD6EE"/>
              <w:left w:val="single" w:sz="4" w:space="0" w:color="BDD6EE"/>
              <w:bottom w:val="single" w:sz="4" w:space="0" w:color="BDD6EE"/>
              <w:right w:val="single" w:sz="4" w:space="0" w:color="BDD6EE"/>
            </w:tcBorders>
            <w:vAlign w:val="center"/>
          </w:tcPr>
          <w:p w:rsidR="001C7F19" w:rsidRPr="009E5FBF" w:rsidRDefault="00BA10FE" w:rsidP="00246C2F">
            <w:pPr>
              <w:widowControl w:val="0"/>
              <w:autoSpaceDE w:val="0"/>
              <w:autoSpaceDN w:val="0"/>
              <w:adjustRightInd w:val="0"/>
              <w:spacing w:line="240" w:lineRule="auto"/>
              <w:rPr>
                <w:sz w:val="18"/>
                <w:szCs w:val="18"/>
              </w:rPr>
            </w:pPr>
            <w:r w:rsidRPr="009E5FBF">
              <w:rPr>
                <w:sz w:val="18"/>
                <w:szCs w:val="18"/>
              </w:rPr>
              <w:t>string</w:t>
            </w:r>
          </w:p>
        </w:tc>
      </w:tr>
      <w:tr w:rsidR="001C7F19" w:rsidRPr="009E5FBF" w:rsidTr="00246C2F">
        <w:tc>
          <w:tcPr>
            <w:tcW w:w="1997" w:type="pct"/>
            <w:tcBorders>
              <w:top w:val="single" w:sz="4" w:space="0" w:color="BDD6EE"/>
              <w:left w:val="single" w:sz="4" w:space="0" w:color="BDD6EE"/>
              <w:bottom w:val="single" w:sz="4" w:space="0" w:color="BDD6EE"/>
              <w:right w:val="single" w:sz="4" w:space="0" w:color="BDD6EE"/>
            </w:tcBorders>
            <w:vAlign w:val="center"/>
          </w:tcPr>
          <w:p w:rsidR="001C7F19" w:rsidRPr="009E5FBF" w:rsidRDefault="00BA10FE" w:rsidP="00AD3F9E">
            <w:pPr>
              <w:widowControl w:val="0"/>
              <w:autoSpaceDE w:val="0"/>
              <w:autoSpaceDN w:val="0"/>
              <w:adjustRightInd w:val="0"/>
              <w:spacing w:before="166" w:line="240" w:lineRule="auto"/>
              <w:ind w:left="709" w:firstLine="14"/>
              <w:rPr>
                <w:sz w:val="18"/>
                <w:szCs w:val="18"/>
              </w:rPr>
            </w:pPr>
            <w:r w:rsidRPr="009E5FBF">
              <w:rPr>
                <w:sz w:val="18"/>
                <w:szCs w:val="18"/>
              </w:rPr>
              <w:t>/</w:t>
            </w:r>
            <w:r w:rsidR="001C7F19" w:rsidRPr="009E5FBF">
              <w:rPr>
                <w:sz w:val="18"/>
                <w:szCs w:val="18"/>
              </w:rPr>
              <w:t>ClientNumber2</w:t>
            </w:r>
          </w:p>
        </w:tc>
        <w:tc>
          <w:tcPr>
            <w:tcW w:w="2035" w:type="pct"/>
            <w:tcBorders>
              <w:top w:val="single" w:sz="4" w:space="0" w:color="BDD6EE"/>
              <w:left w:val="single" w:sz="4" w:space="0" w:color="BDD6EE"/>
              <w:bottom w:val="single" w:sz="4" w:space="0" w:color="BDD6EE"/>
              <w:right w:val="single" w:sz="4" w:space="0" w:color="BDD6EE"/>
            </w:tcBorders>
            <w:vAlign w:val="center"/>
          </w:tcPr>
          <w:p w:rsidR="001C7F19" w:rsidRPr="009E5FBF" w:rsidRDefault="00BA10FE" w:rsidP="00246C2F">
            <w:pPr>
              <w:pStyle w:val="Body"/>
              <w:rPr>
                <w:rFonts w:cs="Arial"/>
                <w:color w:val="auto"/>
                <w:sz w:val="18"/>
                <w:szCs w:val="18"/>
              </w:rPr>
            </w:pPr>
            <w:r w:rsidRPr="009E5FBF">
              <w:rPr>
                <w:rFonts w:cs="Arial"/>
                <w:sz w:val="18"/>
                <w:szCs w:val="18"/>
              </w:rPr>
              <w:t>A secondary client number defined from an external application hosting a slave database.</w:t>
            </w:r>
          </w:p>
        </w:tc>
        <w:tc>
          <w:tcPr>
            <w:tcW w:w="486" w:type="pct"/>
            <w:tcBorders>
              <w:top w:val="single" w:sz="4" w:space="0" w:color="BDD6EE"/>
              <w:left w:val="single" w:sz="4" w:space="0" w:color="BDD6EE"/>
              <w:bottom w:val="single" w:sz="4" w:space="0" w:color="BDD6EE"/>
              <w:right w:val="single" w:sz="4" w:space="0" w:color="BDD6EE"/>
            </w:tcBorders>
            <w:vAlign w:val="center"/>
          </w:tcPr>
          <w:p w:rsidR="001C7F19" w:rsidRPr="009E5FBF" w:rsidRDefault="00BA10FE" w:rsidP="00246C2F">
            <w:pPr>
              <w:rPr>
                <w:sz w:val="18"/>
                <w:szCs w:val="18"/>
              </w:rPr>
            </w:pPr>
            <w:r w:rsidRPr="009E5FBF">
              <w:rPr>
                <w:sz w:val="18"/>
                <w:szCs w:val="18"/>
              </w:rPr>
              <w:t>No</w:t>
            </w:r>
          </w:p>
        </w:tc>
        <w:tc>
          <w:tcPr>
            <w:tcW w:w="482" w:type="pct"/>
            <w:tcBorders>
              <w:top w:val="single" w:sz="4" w:space="0" w:color="BDD6EE"/>
              <w:left w:val="single" w:sz="4" w:space="0" w:color="BDD6EE"/>
              <w:bottom w:val="single" w:sz="4" w:space="0" w:color="BDD6EE"/>
              <w:right w:val="single" w:sz="4" w:space="0" w:color="BDD6EE"/>
            </w:tcBorders>
            <w:vAlign w:val="center"/>
          </w:tcPr>
          <w:p w:rsidR="001C7F19" w:rsidRPr="009E5FBF" w:rsidRDefault="00BA10FE" w:rsidP="00246C2F">
            <w:pPr>
              <w:widowControl w:val="0"/>
              <w:autoSpaceDE w:val="0"/>
              <w:autoSpaceDN w:val="0"/>
              <w:adjustRightInd w:val="0"/>
              <w:spacing w:line="240" w:lineRule="auto"/>
              <w:rPr>
                <w:sz w:val="18"/>
                <w:szCs w:val="18"/>
              </w:rPr>
            </w:pPr>
            <w:r w:rsidRPr="009E5FBF">
              <w:rPr>
                <w:sz w:val="18"/>
                <w:szCs w:val="18"/>
              </w:rPr>
              <w:t>string</w:t>
            </w:r>
          </w:p>
        </w:tc>
      </w:tr>
      <w:tr w:rsidR="001C7F19" w:rsidRPr="009E5FBF" w:rsidTr="00246C2F">
        <w:tc>
          <w:tcPr>
            <w:tcW w:w="1997" w:type="pct"/>
            <w:tcBorders>
              <w:top w:val="single" w:sz="4" w:space="0" w:color="BDD6EE"/>
              <w:left w:val="single" w:sz="4" w:space="0" w:color="BDD6EE"/>
              <w:bottom w:val="single" w:sz="4" w:space="0" w:color="BDD6EE"/>
              <w:right w:val="single" w:sz="4" w:space="0" w:color="BDD6EE"/>
            </w:tcBorders>
            <w:vAlign w:val="center"/>
          </w:tcPr>
          <w:p w:rsidR="001C7F19" w:rsidRPr="009E5FBF" w:rsidRDefault="00BA10FE" w:rsidP="00AD3F9E">
            <w:pPr>
              <w:widowControl w:val="0"/>
              <w:autoSpaceDE w:val="0"/>
              <w:autoSpaceDN w:val="0"/>
              <w:adjustRightInd w:val="0"/>
              <w:spacing w:before="166" w:line="240" w:lineRule="auto"/>
              <w:ind w:left="709" w:firstLine="14"/>
              <w:rPr>
                <w:sz w:val="18"/>
                <w:szCs w:val="18"/>
              </w:rPr>
            </w:pPr>
            <w:r w:rsidRPr="009E5FBF">
              <w:rPr>
                <w:sz w:val="18"/>
                <w:szCs w:val="18"/>
              </w:rPr>
              <w:t>/</w:t>
            </w:r>
            <w:r w:rsidR="001C7F19" w:rsidRPr="009E5FBF">
              <w:rPr>
                <w:sz w:val="18"/>
                <w:szCs w:val="18"/>
              </w:rPr>
              <w:t>LegalName</w:t>
            </w:r>
          </w:p>
        </w:tc>
        <w:tc>
          <w:tcPr>
            <w:tcW w:w="2035" w:type="pct"/>
            <w:tcBorders>
              <w:top w:val="single" w:sz="4" w:space="0" w:color="BDD6EE"/>
              <w:left w:val="single" w:sz="4" w:space="0" w:color="BDD6EE"/>
              <w:bottom w:val="single" w:sz="4" w:space="0" w:color="BDD6EE"/>
              <w:right w:val="single" w:sz="4" w:space="0" w:color="BDD6EE"/>
            </w:tcBorders>
            <w:vAlign w:val="center"/>
          </w:tcPr>
          <w:p w:rsidR="001C7F19" w:rsidRPr="009E5FBF" w:rsidRDefault="00BA10FE" w:rsidP="00246C2F">
            <w:pPr>
              <w:pStyle w:val="Body"/>
              <w:rPr>
                <w:rFonts w:cs="Arial"/>
                <w:color w:val="auto"/>
                <w:sz w:val="18"/>
                <w:szCs w:val="18"/>
              </w:rPr>
            </w:pPr>
            <w:r w:rsidRPr="009E5FBF">
              <w:rPr>
                <w:rFonts w:cs="Arial"/>
                <w:sz w:val="18"/>
                <w:szCs w:val="18"/>
              </w:rPr>
              <w:t>The legal name of an organization</w:t>
            </w:r>
          </w:p>
        </w:tc>
        <w:tc>
          <w:tcPr>
            <w:tcW w:w="486" w:type="pct"/>
            <w:tcBorders>
              <w:top w:val="single" w:sz="4" w:space="0" w:color="BDD6EE"/>
              <w:left w:val="single" w:sz="4" w:space="0" w:color="BDD6EE"/>
              <w:bottom w:val="single" w:sz="4" w:space="0" w:color="BDD6EE"/>
              <w:right w:val="single" w:sz="4" w:space="0" w:color="BDD6EE"/>
            </w:tcBorders>
            <w:vAlign w:val="center"/>
          </w:tcPr>
          <w:p w:rsidR="001C7F19" w:rsidRPr="009E5FBF" w:rsidRDefault="00BA10FE" w:rsidP="00246C2F">
            <w:pPr>
              <w:rPr>
                <w:sz w:val="18"/>
                <w:szCs w:val="18"/>
              </w:rPr>
            </w:pPr>
            <w:r w:rsidRPr="009E5FBF">
              <w:rPr>
                <w:sz w:val="18"/>
                <w:szCs w:val="18"/>
              </w:rPr>
              <w:t>Yes</w:t>
            </w:r>
          </w:p>
        </w:tc>
        <w:tc>
          <w:tcPr>
            <w:tcW w:w="482" w:type="pct"/>
            <w:tcBorders>
              <w:top w:val="single" w:sz="4" w:space="0" w:color="BDD6EE"/>
              <w:left w:val="single" w:sz="4" w:space="0" w:color="BDD6EE"/>
              <w:bottom w:val="single" w:sz="4" w:space="0" w:color="BDD6EE"/>
              <w:right w:val="single" w:sz="4" w:space="0" w:color="BDD6EE"/>
            </w:tcBorders>
            <w:vAlign w:val="center"/>
          </w:tcPr>
          <w:p w:rsidR="001C7F19" w:rsidRPr="009E5FBF" w:rsidRDefault="00BA10FE" w:rsidP="00246C2F">
            <w:pPr>
              <w:widowControl w:val="0"/>
              <w:autoSpaceDE w:val="0"/>
              <w:autoSpaceDN w:val="0"/>
              <w:adjustRightInd w:val="0"/>
              <w:spacing w:line="240" w:lineRule="auto"/>
              <w:rPr>
                <w:sz w:val="18"/>
                <w:szCs w:val="18"/>
              </w:rPr>
            </w:pPr>
            <w:r w:rsidRPr="009E5FBF">
              <w:rPr>
                <w:sz w:val="18"/>
                <w:szCs w:val="18"/>
              </w:rPr>
              <w:t>string</w:t>
            </w:r>
          </w:p>
        </w:tc>
      </w:tr>
      <w:tr w:rsidR="001C7F19" w:rsidRPr="009E5FBF" w:rsidTr="00246C2F">
        <w:tc>
          <w:tcPr>
            <w:tcW w:w="1997" w:type="pct"/>
            <w:tcBorders>
              <w:top w:val="single" w:sz="4" w:space="0" w:color="BDD6EE"/>
              <w:left w:val="single" w:sz="4" w:space="0" w:color="BDD6EE"/>
              <w:bottom w:val="single" w:sz="4" w:space="0" w:color="BDD6EE"/>
              <w:right w:val="single" w:sz="4" w:space="0" w:color="BDD6EE"/>
            </w:tcBorders>
            <w:vAlign w:val="center"/>
          </w:tcPr>
          <w:p w:rsidR="001C7F19" w:rsidRPr="009E5FBF" w:rsidRDefault="00BA10FE" w:rsidP="00AD3F9E">
            <w:pPr>
              <w:widowControl w:val="0"/>
              <w:autoSpaceDE w:val="0"/>
              <w:autoSpaceDN w:val="0"/>
              <w:adjustRightInd w:val="0"/>
              <w:spacing w:before="166" w:line="240" w:lineRule="auto"/>
              <w:ind w:left="709" w:firstLine="14"/>
              <w:rPr>
                <w:sz w:val="18"/>
                <w:szCs w:val="18"/>
              </w:rPr>
            </w:pPr>
            <w:r w:rsidRPr="009E5FBF">
              <w:rPr>
                <w:sz w:val="18"/>
                <w:szCs w:val="18"/>
              </w:rPr>
              <w:t>/</w:t>
            </w:r>
            <w:r w:rsidR="001C7F19" w:rsidRPr="009E5FBF">
              <w:rPr>
                <w:sz w:val="18"/>
                <w:szCs w:val="18"/>
              </w:rPr>
              <w:t>OrganizationTitle</w:t>
            </w:r>
          </w:p>
        </w:tc>
        <w:tc>
          <w:tcPr>
            <w:tcW w:w="2035" w:type="pct"/>
            <w:tcBorders>
              <w:top w:val="single" w:sz="4" w:space="0" w:color="BDD6EE"/>
              <w:left w:val="single" w:sz="4" w:space="0" w:color="BDD6EE"/>
              <w:bottom w:val="single" w:sz="4" w:space="0" w:color="BDD6EE"/>
              <w:right w:val="single" w:sz="4" w:space="0" w:color="BDD6EE"/>
            </w:tcBorders>
            <w:vAlign w:val="center"/>
          </w:tcPr>
          <w:p w:rsidR="001C7F19" w:rsidRPr="009E5FBF" w:rsidRDefault="00BA10FE" w:rsidP="00246C2F">
            <w:pPr>
              <w:pStyle w:val="Body"/>
              <w:rPr>
                <w:rFonts w:cs="Arial"/>
                <w:color w:val="auto"/>
                <w:sz w:val="18"/>
                <w:szCs w:val="18"/>
              </w:rPr>
            </w:pPr>
            <w:r w:rsidRPr="009E5FBF">
              <w:rPr>
                <w:rFonts w:cs="Arial"/>
                <w:sz w:val="18"/>
                <w:szCs w:val="18"/>
              </w:rPr>
              <w:t>The title of the organization</w:t>
            </w:r>
          </w:p>
        </w:tc>
        <w:tc>
          <w:tcPr>
            <w:tcW w:w="486" w:type="pct"/>
            <w:tcBorders>
              <w:top w:val="single" w:sz="4" w:space="0" w:color="BDD6EE"/>
              <w:left w:val="single" w:sz="4" w:space="0" w:color="BDD6EE"/>
              <w:bottom w:val="single" w:sz="4" w:space="0" w:color="BDD6EE"/>
              <w:right w:val="single" w:sz="4" w:space="0" w:color="BDD6EE"/>
            </w:tcBorders>
            <w:vAlign w:val="center"/>
          </w:tcPr>
          <w:p w:rsidR="001C7F19" w:rsidRPr="009E5FBF" w:rsidRDefault="00BA10FE" w:rsidP="00246C2F">
            <w:pPr>
              <w:rPr>
                <w:sz w:val="18"/>
                <w:szCs w:val="18"/>
              </w:rPr>
            </w:pPr>
            <w:r w:rsidRPr="009E5FBF">
              <w:rPr>
                <w:sz w:val="18"/>
                <w:szCs w:val="18"/>
              </w:rPr>
              <w:t>No</w:t>
            </w:r>
          </w:p>
        </w:tc>
        <w:tc>
          <w:tcPr>
            <w:tcW w:w="482" w:type="pct"/>
            <w:tcBorders>
              <w:top w:val="single" w:sz="4" w:space="0" w:color="BDD6EE"/>
              <w:left w:val="single" w:sz="4" w:space="0" w:color="BDD6EE"/>
              <w:bottom w:val="single" w:sz="4" w:space="0" w:color="BDD6EE"/>
              <w:right w:val="single" w:sz="4" w:space="0" w:color="BDD6EE"/>
            </w:tcBorders>
            <w:vAlign w:val="center"/>
          </w:tcPr>
          <w:p w:rsidR="001C7F19" w:rsidRPr="009E5FBF" w:rsidRDefault="000E73FC" w:rsidP="00246C2F">
            <w:pPr>
              <w:widowControl w:val="0"/>
              <w:autoSpaceDE w:val="0"/>
              <w:autoSpaceDN w:val="0"/>
              <w:adjustRightInd w:val="0"/>
              <w:spacing w:line="240" w:lineRule="auto"/>
              <w:rPr>
                <w:sz w:val="18"/>
                <w:szCs w:val="18"/>
              </w:rPr>
            </w:pPr>
            <w:r w:rsidRPr="009E5FBF">
              <w:rPr>
                <w:sz w:val="18"/>
                <w:szCs w:val="18"/>
              </w:rPr>
              <w:t>string</w:t>
            </w:r>
          </w:p>
        </w:tc>
      </w:tr>
      <w:tr w:rsidR="001C7F19" w:rsidRPr="009E5FBF" w:rsidTr="00246C2F">
        <w:tc>
          <w:tcPr>
            <w:tcW w:w="1997" w:type="pct"/>
            <w:tcBorders>
              <w:top w:val="single" w:sz="4" w:space="0" w:color="BDD6EE"/>
              <w:left w:val="single" w:sz="4" w:space="0" w:color="BDD6EE"/>
              <w:bottom w:val="single" w:sz="4" w:space="0" w:color="BDD6EE"/>
              <w:right w:val="single" w:sz="4" w:space="0" w:color="BDD6EE"/>
            </w:tcBorders>
            <w:vAlign w:val="center"/>
          </w:tcPr>
          <w:p w:rsidR="001C7F19" w:rsidRPr="009E5FBF" w:rsidRDefault="00BA10FE" w:rsidP="00AD3F9E">
            <w:pPr>
              <w:widowControl w:val="0"/>
              <w:autoSpaceDE w:val="0"/>
              <w:autoSpaceDN w:val="0"/>
              <w:adjustRightInd w:val="0"/>
              <w:spacing w:before="166" w:line="240" w:lineRule="auto"/>
              <w:ind w:left="709" w:firstLine="14"/>
              <w:rPr>
                <w:sz w:val="18"/>
                <w:szCs w:val="18"/>
              </w:rPr>
            </w:pPr>
            <w:r w:rsidRPr="009E5FBF">
              <w:rPr>
                <w:sz w:val="18"/>
                <w:szCs w:val="18"/>
              </w:rPr>
              <w:t>/</w:t>
            </w:r>
            <w:r w:rsidR="001C7F19" w:rsidRPr="009E5FBF">
              <w:rPr>
                <w:sz w:val="18"/>
                <w:szCs w:val="18"/>
              </w:rPr>
              <w:t>SIRETNumber</w:t>
            </w:r>
          </w:p>
        </w:tc>
        <w:tc>
          <w:tcPr>
            <w:tcW w:w="2035" w:type="pct"/>
            <w:tcBorders>
              <w:top w:val="single" w:sz="4" w:space="0" w:color="BDD6EE"/>
              <w:left w:val="single" w:sz="4" w:space="0" w:color="BDD6EE"/>
              <w:bottom w:val="single" w:sz="4" w:space="0" w:color="BDD6EE"/>
              <w:right w:val="single" w:sz="4" w:space="0" w:color="BDD6EE"/>
            </w:tcBorders>
            <w:vAlign w:val="center"/>
          </w:tcPr>
          <w:p w:rsidR="001C7F19" w:rsidRPr="009E5FBF" w:rsidRDefault="00BA10FE" w:rsidP="00246C2F">
            <w:pPr>
              <w:pStyle w:val="Body"/>
              <w:rPr>
                <w:rFonts w:cs="Arial"/>
                <w:color w:val="auto"/>
                <w:sz w:val="18"/>
                <w:szCs w:val="18"/>
              </w:rPr>
            </w:pPr>
            <w:r w:rsidRPr="009E5FBF">
              <w:rPr>
                <w:rFonts w:cs="Arial"/>
                <w:sz w:val="18"/>
                <w:szCs w:val="18"/>
              </w:rPr>
              <w:t>The additional registration number for a corporate entity</w:t>
            </w:r>
          </w:p>
        </w:tc>
        <w:tc>
          <w:tcPr>
            <w:tcW w:w="486" w:type="pct"/>
            <w:tcBorders>
              <w:top w:val="single" w:sz="4" w:space="0" w:color="BDD6EE"/>
              <w:left w:val="single" w:sz="4" w:space="0" w:color="BDD6EE"/>
              <w:bottom w:val="single" w:sz="4" w:space="0" w:color="BDD6EE"/>
              <w:right w:val="single" w:sz="4" w:space="0" w:color="BDD6EE"/>
            </w:tcBorders>
            <w:vAlign w:val="center"/>
          </w:tcPr>
          <w:p w:rsidR="001C7F19" w:rsidRPr="009E5FBF" w:rsidRDefault="00BA10FE" w:rsidP="00246C2F">
            <w:pPr>
              <w:rPr>
                <w:sz w:val="18"/>
                <w:szCs w:val="18"/>
              </w:rPr>
            </w:pPr>
            <w:r w:rsidRPr="009E5FBF">
              <w:rPr>
                <w:sz w:val="18"/>
                <w:szCs w:val="18"/>
              </w:rPr>
              <w:t>Yes</w:t>
            </w:r>
          </w:p>
        </w:tc>
        <w:tc>
          <w:tcPr>
            <w:tcW w:w="482" w:type="pct"/>
            <w:tcBorders>
              <w:top w:val="single" w:sz="4" w:space="0" w:color="BDD6EE"/>
              <w:left w:val="single" w:sz="4" w:space="0" w:color="BDD6EE"/>
              <w:bottom w:val="single" w:sz="4" w:space="0" w:color="BDD6EE"/>
              <w:right w:val="single" w:sz="4" w:space="0" w:color="BDD6EE"/>
            </w:tcBorders>
            <w:vAlign w:val="center"/>
          </w:tcPr>
          <w:p w:rsidR="001C7F19" w:rsidRPr="009E5FBF" w:rsidRDefault="000E73FC" w:rsidP="00246C2F">
            <w:pPr>
              <w:widowControl w:val="0"/>
              <w:autoSpaceDE w:val="0"/>
              <w:autoSpaceDN w:val="0"/>
              <w:adjustRightInd w:val="0"/>
              <w:spacing w:line="240" w:lineRule="auto"/>
              <w:rPr>
                <w:sz w:val="18"/>
                <w:szCs w:val="18"/>
              </w:rPr>
            </w:pPr>
            <w:r w:rsidRPr="009E5FBF">
              <w:rPr>
                <w:sz w:val="18"/>
                <w:szCs w:val="18"/>
              </w:rPr>
              <w:t>string</w:t>
            </w:r>
          </w:p>
        </w:tc>
      </w:tr>
      <w:tr w:rsidR="0071090B" w:rsidRPr="009E5FBF" w:rsidTr="0071090B">
        <w:tc>
          <w:tcPr>
            <w:tcW w:w="1997"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D64C53" w:rsidP="00AD3F9E">
            <w:pPr>
              <w:widowControl w:val="0"/>
              <w:autoSpaceDE w:val="0"/>
              <w:autoSpaceDN w:val="0"/>
              <w:adjustRightInd w:val="0"/>
              <w:spacing w:before="166" w:line="240" w:lineRule="auto"/>
              <w:ind w:left="709" w:firstLine="14"/>
              <w:rPr>
                <w:sz w:val="18"/>
                <w:szCs w:val="18"/>
                <w:lang w:eastAsia="en-US"/>
              </w:rPr>
            </w:pPr>
            <w:r w:rsidRPr="009E5FBF">
              <w:rPr>
                <w:sz w:val="18"/>
                <w:szCs w:val="18"/>
              </w:rPr>
              <w:t>/</w:t>
            </w:r>
            <w:r w:rsidR="0071090B" w:rsidRPr="009E5FBF">
              <w:rPr>
                <w:sz w:val="18"/>
                <w:szCs w:val="18"/>
              </w:rPr>
              <w:t>BankAccountList</w:t>
            </w:r>
          </w:p>
        </w:tc>
        <w:tc>
          <w:tcPr>
            <w:tcW w:w="2035"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71090B" w:rsidP="00246C2F">
            <w:pPr>
              <w:pStyle w:val="Body"/>
              <w:rPr>
                <w:rFonts w:cs="Arial"/>
                <w:color w:val="auto"/>
                <w:sz w:val="18"/>
                <w:szCs w:val="18"/>
              </w:rPr>
            </w:pPr>
            <w:r w:rsidRPr="009E5FBF">
              <w:rPr>
                <w:rFonts w:cs="Arial"/>
                <w:color w:val="auto"/>
                <w:sz w:val="18"/>
                <w:szCs w:val="18"/>
              </w:rPr>
              <w:t>Payers bank accounts</w:t>
            </w:r>
          </w:p>
        </w:tc>
        <w:tc>
          <w:tcPr>
            <w:tcW w:w="486"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71090B" w:rsidP="00246C2F">
            <w:pPr>
              <w:rPr>
                <w:sz w:val="18"/>
                <w:szCs w:val="18"/>
              </w:rPr>
            </w:pPr>
            <w:r w:rsidRPr="009E5FBF">
              <w:rPr>
                <w:sz w:val="18"/>
                <w:szCs w:val="18"/>
              </w:rPr>
              <w:t>No</w:t>
            </w:r>
          </w:p>
        </w:tc>
        <w:tc>
          <w:tcPr>
            <w:tcW w:w="482"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71090B" w:rsidP="00246C2F">
            <w:pPr>
              <w:widowControl w:val="0"/>
              <w:autoSpaceDE w:val="0"/>
              <w:autoSpaceDN w:val="0"/>
              <w:adjustRightInd w:val="0"/>
              <w:spacing w:line="240" w:lineRule="auto"/>
              <w:rPr>
                <w:sz w:val="18"/>
                <w:szCs w:val="18"/>
              </w:rPr>
            </w:pPr>
            <w:r w:rsidRPr="009E5FBF">
              <w:rPr>
                <w:sz w:val="18"/>
                <w:szCs w:val="18"/>
              </w:rPr>
              <w:t>list</w:t>
            </w:r>
          </w:p>
        </w:tc>
      </w:tr>
      <w:tr w:rsidR="0071090B" w:rsidRPr="009E5FBF" w:rsidTr="0071090B">
        <w:tc>
          <w:tcPr>
            <w:tcW w:w="1997"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D64C53" w:rsidP="00AD3F9E">
            <w:pPr>
              <w:widowControl w:val="0"/>
              <w:autoSpaceDE w:val="0"/>
              <w:autoSpaceDN w:val="0"/>
              <w:adjustRightInd w:val="0"/>
              <w:spacing w:before="166" w:line="240" w:lineRule="auto"/>
              <w:ind w:left="993" w:firstLine="14"/>
              <w:rPr>
                <w:sz w:val="18"/>
                <w:szCs w:val="18"/>
                <w:lang w:eastAsia="en-US"/>
              </w:rPr>
            </w:pPr>
            <w:r w:rsidRPr="009E5FBF">
              <w:rPr>
                <w:sz w:val="18"/>
                <w:szCs w:val="18"/>
              </w:rPr>
              <w:t>/</w:t>
            </w:r>
            <w:r w:rsidR="0071090B" w:rsidRPr="009E5FBF">
              <w:rPr>
                <w:sz w:val="18"/>
                <w:szCs w:val="18"/>
              </w:rPr>
              <w:t>BankAccount</w:t>
            </w:r>
          </w:p>
        </w:tc>
        <w:tc>
          <w:tcPr>
            <w:tcW w:w="2035"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71090B" w:rsidP="00246C2F">
            <w:pPr>
              <w:pStyle w:val="Body"/>
              <w:rPr>
                <w:rFonts w:cs="Arial"/>
                <w:color w:val="auto"/>
                <w:sz w:val="18"/>
                <w:szCs w:val="18"/>
              </w:rPr>
            </w:pPr>
          </w:p>
        </w:tc>
        <w:tc>
          <w:tcPr>
            <w:tcW w:w="486"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71090B" w:rsidP="00246C2F">
            <w:pPr>
              <w:rPr>
                <w:sz w:val="18"/>
                <w:szCs w:val="18"/>
              </w:rPr>
            </w:pPr>
          </w:p>
        </w:tc>
        <w:tc>
          <w:tcPr>
            <w:tcW w:w="482"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71090B" w:rsidP="00246C2F">
            <w:pPr>
              <w:widowControl w:val="0"/>
              <w:autoSpaceDE w:val="0"/>
              <w:autoSpaceDN w:val="0"/>
              <w:adjustRightInd w:val="0"/>
              <w:spacing w:line="240" w:lineRule="auto"/>
              <w:rPr>
                <w:sz w:val="18"/>
                <w:szCs w:val="18"/>
              </w:rPr>
            </w:pPr>
          </w:p>
        </w:tc>
      </w:tr>
      <w:tr w:rsidR="0071090B" w:rsidRPr="009E5FBF" w:rsidTr="00246C2F">
        <w:tc>
          <w:tcPr>
            <w:tcW w:w="1997"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D64C53" w:rsidP="00AD3F9E">
            <w:pPr>
              <w:widowControl w:val="0"/>
              <w:autoSpaceDE w:val="0"/>
              <w:autoSpaceDN w:val="0"/>
              <w:adjustRightInd w:val="0"/>
              <w:spacing w:before="166" w:line="240" w:lineRule="auto"/>
              <w:ind w:left="1134" w:firstLine="14"/>
              <w:rPr>
                <w:sz w:val="18"/>
                <w:szCs w:val="18"/>
                <w:lang w:eastAsia="en-US"/>
              </w:rPr>
            </w:pPr>
            <w:r w:rsidRPr="009E5FBF">
              <w:rPr>
                <w:sz w:val="18"/>
                <w:szCs w:val="18"/>
              </w:rPr>
              <w:t>/</w:t>
            </w:r>
            <w:r w:rsidR="0071090B" w:rsidRPr="009E5FBF">
              <w:rPr>
                <w:sz w:val="18"/>
                <w:szCs w:val="18"/>
              </w:rPr>
              <w:t>IBAN</w:t>
            </w:r>
          </w:p>
        </w:tc>
        <w:tc>
          <w:tcPr>
            <w:tcW w:w="2035"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pStyle w:val="Body"/>
              <w:rPr>
                <w:rFonts w:cs="Arial"/>
                <w:color w:val="auto"/>
                <w:sz w:val="18"/>
                <w:szCs w:val="18"/>
              </w:rPr>
            </w:pPr>
            <w:r w:rsidRPr="009E5FBF">
              <w:rPr>
                <w:rFonts w:cs="Arial"/>
                <w:color w:val="auto"/>
                <w:sz w:val="18"/>
                <w:szCs w:val="18"/>
              </w:rPr>
              <w:t>Payer Bank Account IBAN</w:t>
            </w:r>
          </w:p>
        </w:tc>
        <w:tc>
          <w:tcPr>
            <w:tcW w:w="486"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rPr>
                <w:sz w:val="18"/>
                <w:szCs w:val="18"/>
              </w:rPr>
            </w:pPr>
            <w:r w:rsidRPr="009E5FBF">
              <w:rPr>
                <w:sz w:val="18"/>
                <w:szCs w:val="18"/>
              </w:rPr>
              <w:t>Yes</w:t>
            </w:r>
          </w:p>
        </w:tc>
        <w:tc>
          <w:tcPr>
            <w:tcW w:w="482"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widowControl w:val="0"/>
              <w:autoSpaceDE w:val="0"/>
              <w:autoSpaceDN w:val="0"/>
              <w:adjustRightInd w:val="0"/>
              <w:spacing w:line="240" w:lineRule="auto"/>
              <w:rPr>
                <w:sz w:val="18"/>
                <w:szCs w:val="18"/>
              </w:rPr>
            </w:pPr>
            <w:r w:rsidRPr="009E5FBF">
              <w:rPr>
                <w:sz w:val="18"/>
                <w:szCs w:val="18"/>
              </w:rPr>
              <w:t>string</w:t>
            </w:r>
          </w:p>
        </w:tc>
      </w:tr>
      <w:tr w:rsidR="0071090B" w:rsidRPr="009E5FBF" w:rsidTr="0071090B">
        <w:tc>
          <w:tcPr>
            <w:tcW w:w="1997"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D64C53" w:rsidP="00AD3F9E">
            <w:pPr>
              <w:widowControl w:val="0"/>
              <w:autoSpaceDE w:val="0"/>
              <w:autoSpaceDN w:val="0"/>
              <w:adjustRightInd w:val="0"/>
              <w:spacing w:before="166" w:line="240" w:lineRule="auto"/>
              <w:ind w:left="709" w:firstLine="14"/>
              <w:rPr>
                <w:sz w:val="18"/>
                <w:szCs w:val="18"/>
                <w:lang w:eastAsia="en-US"/>
              </w:rPr>
            </w:pPr>
            <w:r w:rsidRPr="009E5FBF">
              <w:rPr>
                <w:sz w:val="18"/>
                <w:szCs w:val="18"/>
              </w:rPr>
              <w:t>/</w:t>
            </w:r>
            <w:r w:rsidR="0071090B" w:rsidRPr="009E5FBF">
              <w:rPr>
                <w:sz w:val="18"/>
                <w:szCs w:val="18"/>
              </w:rPr>
              <w:t>PostalAddressList</w:t>
            </w:r>
          </w:p>
        </w:tc>
        <w:tc>
          <w:tcPr>
            <w:tcW w:w="2035"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71090B" w:rsidP="00246C2F">
            <w:pPr>
              <w:pStyle w:val="Body"/>
              <w:rPr>
                <w:rFonts w:cs="Arial"/>
                <w:color w:val="auto"/>
                <w:sz w:val="18"/>
                <w:szCs w:val="18"/>
              </w:rPr>
            </w:pPr>
            <w:r w:rsidRPr="009E5FBF">
              <w:rPr>
                <w:rFonts w:cs="Arial"/>
                <w:color w:val="auto"/>
                <w:sz w:val="18"/>
                <w:szCs w:val="18"/>
              </w:rPr>
              <w:t>Payer Postal Address List</w:t>
            </w:r>
          </w:p>
        </w:tc>
        <w:tc>
          <w:tcPr>
            <w:tcW w:w="486"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71090B" w:rsidP="00246C2F">
            <w:pPr>
              <w:rPr>
                <w:sz w:val="18"/>
                <w:szCs w:val="18"/>
              </w:rPr>
            </w:pPr>
            <w:r w:rsidRPr="009E5FBF">
              <w:rPr>
                <w:sz w:val="18"/>
                <w:szCs w:val="18"/>
              </w:rPr>
              <w:t>No</w:t>
            </w:r>
          </w:p>
        </w:tc>
        <w:tc>
          <w:tcPr>
            <w:tcW w:w="482"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71090B" w:rsidP="00246C2F">
            <w:pPr>
              <w:widowControl w:val="0"/>
              <w:autoSpaceDE w:val="0"/>
              <w:autoSpaceDN w:val="0"/>
              <w:adjustRightInd w:val="0"/>
              <w:spacing w:line="240" w:lineRule="auto"/>
              <w:rPr>
                <w:sz w:val="18"/>
                <w:szCs w:val="18"/>
              </w:rPr>
            </w:pPr>
            <w:r w:rsidRPr="009E5FBF">
              <w:rPr>
                <w:sz w:val="18"/>
                <w:szCs w:val="18"/>
              </w:rPr>
              <w:t>list</w:t>
            </w:r>
          </w:p>
        </w:tc>
      </w:tr>
      <w:tr w:rsidR="0071090B" w:rsidRPr="009E5FBF" w:rsidTr="0071090B">
        <w:tc>
          <w:tcPr>
            <w:tcW w:w="1997"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D64C53" w:rsidP="00AD3F9E">
            <w:pPr>
              <w:widowControl w:val="0"/>
              <w:autoSpaceDE w:val="0"/>
              <w:autoSpaceDN w:val="0"/>
              <w:adjustRightInd w:val="0"/>
              <w:spacing w:before="166" w:line="240" w:lineRule="auto"/>
              <w:ind w:left="993" w:firstLine="14"/>
              <w:rPr>
                <w:sz w:val="18"/>
                <w:szCs w:val="18"/>
                <w:lang w:eastAsia="en-US"/>
              </w:rPr>
            </w:pPr>
            <w:r w:rsidRPr="009E5FBF">
              <w:rPr>
                <w:sz w:val="18"/>
                <w:szCs w:val="18"/>
              </w:rPr>
              <w:t>/</w:t>
            </w:r>
            <w:r w:rsidR="0071090B" w:rsidRPr="009E5FBF">
              <w:rPr>
                <w:sz w:val="18"/>
                <w:szCs w:val="18"/>
              </w:rPr>
              <w:t>PostalAddress</w:t>
            </w:r>
          </w:p>
        </w:tc>
        <w:tc>
          <w:tcPr>
            <w:tcW w:w="2035"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71090B" w:rsidP="00246C2F">
            <w:pPr>
              <w:pStyle w:val="Body"/>
              <w:rPr>
                <w:rFonts w:cs="Arial"/>
                <w:color w:val="auto"/>
                <w:sz w:val="18"/>
                <w:szCs w:val="18"/>
              </w:rPr>
            </w:pPr>
            <w:r w:rsidRPr="009E5FBF">
              <w:rPr>
                <w:rFonts w:cs="Arial"/>
                <w:color w:val="auto"/>
                <w:sz w:val="18"/>
                <w:szCs w:val="18"/>
              </w:rPr>
              <w:t>Payer Postal Address Information</w:t>
            </w:r>
          </w:p>
        </w:tc>
        <w:tc>
          <w:tcPr>
            <w:tcW w:w="486"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71090B" w:rsidP="00246C2F">
            <w:pPr>
              <w:rPr>
                <w:sz w:val="18"/>
                <w:szCs w:val="18"/>
              </w:rPr>
            </w:pPr>
          </w:p>
        </w:tc>
        <w:tc>
          <w:tcPr>
            <w:tcW w:w="482"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71090B" w:rsidRPr="009E5FBF" w:rsidRDefault="0071090B" w:rsidP="00246C2F">
            <w:pPr>
              <w:widowControl w:val="0"/>
              <w:autoSpaceDE w:val="0"/>
              <w:autoSpaceDN w:val="0"/>
              <w:adjustRightInd w:val="0"/>
              <w:spacing w:line="240" w:lineRule="auto"/>
              <w:rPr>
                <w:sz w:val="18"/>
                <w:szCs w:val="18"/>
              </w:rPr>
            </w:pPr>
          </w:p>
        </w:tc>
      </w:tr>
      <w:tr w:rsidR="0071090B" w:rsidRPr="009E5FBF" w:rsidTr="00246C2F">
        <w:tc>
          <w:tcPr>
            <w:tcW w:w="1997"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D64C53" w:rsidP="00AD3F9E">
            <w:pPr>
              <w:widowControl w:val="0"/>
              <w:autoSpaceDE w:val="0"/>
              <w:autoSpaceDN w:val="0"/>
              <w:adjustRightInd w:val="0"/>
              <w:spacing w:before="166" w:line="240" w:lineRule="auto"/>
              <w:ind w:left="1134"/>
              <w:rPr>
                <w:sz w:val="18"/>
                <w:szCs w:val="18"/>
                <w:lang w:eastAsia="en-US"/>
              </w:rPr>
            </w:pPr>
            <w:r w:rsidRPr="009E5FBF">
              <w:rPr>
                <w:sz w:val="18"/>
                <w:szCs w:val="18"/>
              </w:rPr>
              <w:t>/</w:t>
            </w:r>
            <w:r w:rsidR="0071090B" w:rsidRPr="009E5FBF">
              <w:rPr>
                <w:sz w:val="18"/>
                <w:szCs w:val="18"/>
              </w:rPr>
              <w:t>CountryCode</w:t>
            </w:r>
          </w:p>
        </w:tc>
        <w:tc>
          <w:tcPr>
            <w:tcW w:w="2035"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pStyle w:val="Body"/>
              <w:rPr>
                <w:rFonts w:cs="Arial"/>
                <w:color w:val="auto"/>
                <w:sz w:val="18"/>
                <w:szCs w:val="18"/>
              </w:rPr>
            </w:pPr>
            <w:r w:rsidRPr="009E5FBF">
              <w:rPr>
                <w:rFonts w:cs="Arial"/>
                <w:color w:val="auto"/>
                <w:sz w:val="18"/>
                <w:szCs w:val="18"/>
              </w:rPr>
              <w:t>Payer Postal Address Country Code</w:t>
            </w:r>
          </w:p>
        </w:tc>
        <w:tc>
          <w:tcPr>
            <w:tcW w:w="486"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rPr>
                <w:sz w:val="18"/>
                <w:szCs w:val="18"/>
              </w:rPr>
            </w:pPr>
            <w:r w:rsidRPr="009E5FBF">
              <w:rPr>
                <w:sz w:val="18"/>
                <w:szCs w:val="18"/>
              </w:rPr>
              <w:t>Yes</w:t>
            </w:r>
          </w:p>
        </w:tc>
        <w:tc>
          <w:tcPr>
            <w:tcW w:w="482"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widowControl w:val="0"/>
              <w:autoSpaceDE w:val="0"/>
              <w:autoSpaceDN w:val="0"/>
              <w:adjustRightInd w:val="0"/>
              <w:spacing w:line="240" w:lineRule="auto"/>
              <w:rPr>
                <w:sz w:val="18"/>
                <w:szCs w:val="18"/>
              </w:rPr>
            </w:pPr>
            <w:r w:rsidRPr="009E5FBF">
              <w:rPr>
                <w:sz w:val="18"/>
                <w:szCs w:val="18"/>
              </w:rPr>
              <w:t>string</w:t>
            </w:r>
          </w:p>
        </w:tc>
      </w:tr>
      <w:tr w:rsidR="0071090B" w:rsidRPr="009E5FBF" w:rsidTr="00246C2F">
        <w:tc>
          <w:tcPr>
            <w:tcW w:w="1997"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D64C53" w:rsidP="00AD3F9E">
            <w:pPr>
              <w:widowControl w:val="0"/>
              <w:autoSpaceDE w:val="0"/>
              <w:autoSpaceDN w:val="0"/>
              <w:adjustRightInd w:val="0"/>
              <w:spacing w:before="166" w:line="240" w:lineRule="auto"/>
              <w:ind w:left="1134" w:firstLine="14"/>
              <w:rPr>
                <w:sz w:val="18"/>
                <w:szCs w:val="18"/>
                <w:lang w:eastAsia="en-US"/>
              </w:rPr>
            </w:pPr>
            <w:r w:rsidRPr="009E5FBF">
              <w:rPr>
                <w:sz w:val="18"/>
                <w:szCs w:val="18"/>
              </w:rPr>
              <w:t>/</w:t>
            </w:r>
            <w:r w:rsidR="0071090B" w:rsidRPr="009E5FBF">
              <w:rPr>
                <w:sz w:val="18"/>
                <w:szCs w:val="18"/>
              </w:rPr>
              <w:t>CityName</w:t>
            </w:r>
          </w:p>
        </w:tc>
        <w:tc>
          <w:tcPr>
            <w:tcW w:w="2035"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pStyle w:val="Body"/>
              <w:rPr>
                <w:rFonts w:cs="Arial"/>
                <w:color w:val="auto"/>
                <w:sz w:val="18"/>
                <w:szCs w:val="18"/>
              </w:rPr>
            </w:pPr>
            <w:r w:rsidRPr="009E5FBF">
              <w:rPr>
                <w:rFonts w:cs="Arial"/>
                <w:color w:val="auto"/>
                <w:sz w:val="18"/>
                <w:szCs w:val="18"/>
              </w:rPr>
              <w:t>Payer Postal Address City name</w:t>
            </w:r>
          </w:p>
        </w:tc>
        <w:tc>
          <w:tcPr>
            <w:tcW w:w="486"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rPr>
                <w:sz w:val="18"/>
                <w:szCs w:val="18"/>
              </w:rPr>
            </w:pPr>
            <w:r w:rsidRPr="009E5FBF">
              <w:rPr>
                <w:sz w:val="18"/>
                <w:szCs w:val="18"/>
              </w:rPr>
              <w:t>Yes</w:t>
            </w:r>
          </w:p>
        </w:tc>
        <w:tc>
          <w:tcPr>
            <w:tcW w:w="482"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widowControl w:val="0"/>
              <w:autoSpaceDE w:val="0"/>
              <w:autoSpaceDN w:val="0"/>
              <w:adjustRightInd w:val="0"/>
              <w:spacing w:line="240" w:lineRule="auto"/>
              <w:rPr>
                <w:sz w:val="18"/>
                <w:szCs w:val="18"/>
              </w:rPr>
            </w:pPr>
            <w:r w:rsidRPr="009E5FBF">
              <w:rPr>
                <w:sz w:val="18"/>
                <w:szCs w:val="18"/>
              </w:rPr>
              <w:t>string</w:t>
            </w:r>
          </w:p>
        </w:tc>
      </w:tr>
      <w:tr w:rsidR="0071090B" w:rsidRPr="009E5FBF" w:rsidTr="00246C2F">
        <w:tc>
          <w:tcPr>
            <w:tcW w:w="1997"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D64C53" w:rsidP="00AD3F9E">
            <w:pPr>
              <w:widowControl w:val="0"/>
              <w:autoSpaceDE w:val="0"/>
              <w:autoSpaceDN w:val="0"/>
              <w:adjustRightInd w:val="0"/>
              <w:spacing w:before="166" w:line="240" w:lineRule="auto"/>
              <w:ind w:left="1134" w:firstLine="14"/>
              <w:rPr>
                <w:sz w:val="18"/>
                <w:szCs w:val="18"/>
                <w:lang w:eastAsia="en-US"/>
              </w:rPr>
            </w:pPr>
            <w:r w:rsidRPr="009E5FBF">
              <w:rPr>
                <w:sz w:val="18"/>
                <w:szCs w:val="18"/>
              </w:rPr>
              <w:t>/</w:t>
            </w:r>
            <w:r w:rsidR="0071090B" w:rsidRPr="009E5FBF">
              <w:rPr>
                <w:sz w:val="18"/>
                <w:szCs w:val="18"/>
              </w:rPr>
              <w:t>Street</w:t>
            </w:r>
          </w:p>
        </w:tc>
        <w:tc>
          <w:tcPr>
            <w:tcW w:w="2035"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pStyle w:val="Body"/>
              <w:rPr>
                <w:rFonts w:cs="Arial"/>
                <w:color w:val="auto"/>
                <w:sz w:val="18"/>
                <w:szCs w:val="18"/>
              </w:rPr>
            </w:pPr>
            <w:r w:rsidRPr="009E5FBF">
              <w:rPr>
                <w:rFonts w:cs="Arial"/>
                <w:color w:val="auto"/>
                <w:sz w:val="18"/>
                <w:szCs w:val="18"/>
              </w:rPr>
              <w:t>Payer Postal Address Street</w:t>
            </w:r>
          </w:p>
        </w:tc>
        <w:tc>
          <w:tcPr>
            <w:tcW w:w="486"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5F0B18" w:rsidP="00246C2F">
            <w:pPr>
              <w:rPr>
                <w:sz w:val="18"/>
                <w:szCs w:val="18"/>
              </w:rPr>
            </w:pPr>
            <w:r w:rsidRPr="009E5FBF">
              <w:rPr>
                <w:sz w:val="18"/>
                <w:szCs w:val="18"/>
              </w:rPr>
              <w:t>Y</w:t>
            </w:r>
            <w:r w:rsidR="0071090B" w:rsidRPr="009E5FBF">
              <w:rPr>
                <w:sz w:val="18"/>
                <w:szCs w:val="18"/>
              </w:rPr>
              <w:t>es</w:t>
            </w:r>
          </w:p>
        </w:tc>
        <w:tc>
          <w:tcPr>
            <w:tcW w:w="482"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widowControl w:val="0"/>
              <w:autoSpaceDE w:val="0"/>
              <w:autoSpaceDN w:val="0"/>
              <w:adjustRightInd w:val="0"/>
              <w:spacing w:line="240" w:lineRule="auto"/>
              <w:rPr>
                <w:sz w:val="18"/>
                <w:szCs w:val="18"/>
              </w:rPr>
            </w:pPr>
            <w:r w:rsidRPr="009E5FBF">
              <w:rPr>
                <w:sz w:val="18"/>
                <w:szCs w:val="18"/>
              </w:rPr>
              <w:t>string</w:t>
            </w:r>
          </w:p>
        </w:tc>
      </w:tr>
      <w:tr w:rsidR="0071090B" w:rsidRPr="009E5FBF" w:rsidTr="00246C2F">
        <w:tc>
          <w:tcPr>
            <w:tcW w:w="1997"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D64C53" w:rsidP="00AD3F9E">
            <w:pPr>
              <w:widowControl w:val="0"/>
              <w:autoSpaceDE w:val="0"/>
              <w:autoSpaceDN w:val="0"/>
              <w:adjustRightInd w:val="0"/>
              <w:spacing w:before="166" w:line="240" w:lineRule="auto"/>
              <w:ind w:left="1134" w:firstLine="14"/>
              <w:rPr>
                <w:sz w:val="18"/>
                <w:szCs w:val="18"/>
                <w:lang w:eastAsia="en-US"/>
              </w:rPr>
            </w:pPr>
            <w:r w:rsidRPr="009E5FBF">
              <w:rPr>
                <w:sz w:val="18"/>
                <w:szCs w:val="18"/>
              </w:rPr>
              <w:t>/</w:t>
            </w:r>
            <w:r w:rsidR="0071090B" w:rsidRPr="009E5FBF">
              <w:rPr>
                <w:sz w:val="18"/>
                <w:szCs w:val="18"/>
              </w:rPr>
              <w:t>PostalCode</w:t>
            </w:r>
          </w:p>
        </w:tc>
        <w:tc>
          <w:tcPr>
            <w:tcW w:w="2035"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pStyle w:val="Body"/>
              <w:rPr>
                <w:rFonts w:cs="Arial"/>
                <w:color w:val="auto"/>
                <w:sz w:val="18"/>
                <w:szCs w:val="18"/>
              </w:rPr>
            </w:pPr>
            <w:r w:rsidRPr="009E5FBF">
              <w:rPr>
                <w:rFonts w:cs="Arial"/>
                <w:color w:val="auto"/>
                <w:sz w:val="18"/>
                <w:szCs w:val="18"/>
              </w:rPr>
              <w:t>Payer Postal Address Postal Code</w:t>
            </w:r>
          </w:p>
        </w:tc>
        <w:tc>
          <w:tcPr>
            <w:tcW w:w="486"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rPr>
                <w:sz w:val="18"/>
                <w:szCs w:val="18"/>
              </w:rPr>
            </w:pPr>
            <w:r w:rsidRPr="009E5FBF">
              <w:rPr>
                <w:sz w:val="18"/>
                <w:szCs w:val="18"/>
              </w:rPr>
              <w:t>Yes</w:t>
            </w:r>
          </w:p>
        </w:tc>
        <w:tc>
          <w:tcPr>
            <w:tcW w:w="482"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widowControl w:val="0"/>
              <w:autoSpaceDE w:val="0"/>
              <w:autoSpaceDN w:val="0"/>
              <w:adjustRightInd w:val="0"/>
              <w:spacing w:line="240" w:lineRule="auto"/>
              <w:rPr>
                <w:sz w:val="18"/>
                <w:szCs w:val="18"/>
              </w:rPr>
            </w:pPr>
            <w:r w:rsidRPr="009E5FBF">
              <w:rPr>
                <w:sz w:val="18"/>
                <w:szCs w:val="18"/>
              </w:rPr>
              <w:t>string</w:t>
            </w:r>
          </w:p>
        </w:tc>
      </w:tr>
      <w:tr w:rsidR="0071090B" w:rsidRPr="009E5FBF" w:rsidTr="00246C2F">
        <w:tc>
          <w:tcPr>
            <w:tcW w:w="1997"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D64C53" w:rsidP="00AD3F9E">
            <w:pPr>
              <w:widowControl w:val="0"/>
              <w:autoSpaceDE w:val="0"/>
              <w:autoSpaceDN w:val="0"/>
              <w:adjustRightInd w:val="0"/>
              <w:spacing w:before="166" w:line="240" w:lineRule="auto"/>
              <w:ind w:left="1134" w:firstLine="14"/>
              <w:rPr>
                <w:sz w:val="18"/>
                <w:szCs w:val="18"/>
                <w:lang w:eastAsia="en-US"/>
              </w:rPr>
            </w:pPr>
            <w:r w:rsidRPr="009E5FBF">
              <w:rPr>
                <w:sz w:val="18"/>
                <w:szCs w:val="18"/>
              </w:rPr>
              <w:t>/</w:t>
            </w:r>
            <w:r w:rsidR="0071090B" w:rsidRPr="009E5FBF">
              <w:rPr>
                <w:sz w:val="18"/>
                <w:szCs w:val="18"/>
              </w:rPr>
              <w:t>StreetNumber</w:t>
            </w:r>
          </w:p>
        </w:tc>
        <w:tc>
          <w:tcPr>
            <w:tcW w:w="2035"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pStyle w:val="Body"/>
              <w:rPr>
                <w:rFonts w:cs="Arial"/>
                <w:color w:val="auto"/>
                <w:sz w:val="18"/>
                <w:szCs w:val="18"/>
              </w:rPr>
            </w:pPr>
            <w:r w:rsidRPr="009E5FBF">
              <w:rPr>
                <w:rFonts w:cs="Arial"/>
                <w:color w:val="auto"/>
                <w:sz w:val="18"/>
                <w:szCs w:val="18"/>
              </w:rPr>
              <w:t>Payer Postal Address Street Number</w:t>
            </w:r>
          </w:p>
        </w:tc>
        <w:tc>
          <w:tcPr>
            <w:tcW w:w="486"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5F0B18" w:rsidP="00246C2F">
            <w:pPr>
              <w:rPr>
                <w:sz w:val="18"/>
                <w:szCs w:val="18"/>
              </w:rPr>
            </w:pPr>
            <w:r w:rsidRPr="009E5FBF">
              <w:rPr>
                <w:sz w:val="18"/>
                <w:szCs w:val="18"/>
              </w:rPr>
              <w:t>Y</w:t>
            </w:r>
            <w:r w:rsidR="0071090B" w:rsidRPr="009E5FBF">
              <w:rPr>
                <w:sz w:val="18"/>
                <w:szCs w:val="18"/>
              </w:rPr>
              <w:t>es</w:t>
            </w:r>
          </w:p>
        </w:tc>
        <w:tc>
          <w:tcPr>
            <w:tcW w:w="482"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widowControl w:val="0"/>
              <w:autoSpaceDE w:val="0"/>
              <w:autoSpaceDN w:val="0"/>
              <w:adjustRightInd w:val="0"/>
              <w:spacing w:line="240" w:lineRule="auto"/>
              <w:rPr>
                <w:sz w:val="18"/>
                <w:szCs w:val="18"/>
              </w:rPr>
            </w:pPr>
            <w:r w:rsidRPr="009E5FBF">
              <w:rPr>
                <w:sz w:val="18"/>
                <w:szCs w:val="18"/>
              </w:rPr>
              <w:t>string</w:t>
            </w:r>
          </w:p>
        </w:tc>
      </w:tr>
      <w:tr w:rsidR="0071090B" w:rsidRPr="009E5FBF" w:rsidTr="00DD1F2C">
        <w:tc>
          <w:tcPr>
            <w:tcW w:w="1997"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D64C53" w:rsidP="00AD3F9E">
            <w:pPr>
              <w:widowControl w:val="0"/>
              <w:autoSpaceDE w:val="0"/>
              <w:autoSpaceDN w:val="0"/>
              <w:adjustRightInd w:val="0"/>
              <w:spacing w:before="166" w:line="240" w:lineRule="auto"/>
              <w:ind w:left="1134" w:firstLine="14"/>
              <w:rPr>
                <w:sz w:val="18"/>
                <w:szCs w:val="18"/>
                <w:lang w:eastAsia="en-US"/>
              </w:rPr>
            </w:pPr>
            <w:r w:rsidRPr="009E5FBF">
              <w:rPr>
                <w:sz w:val="18"/>
                <w:szCs w:val="18"/>
              </w:rPr>
              <w:t>/</w:t>
            </w:r>
            <w:r w:rsidR="0071090B" w:rsidRPr="009E5FBF">
              <w:rPr>
                <w:sz w:val="18"/>
                <w:szCs w:val="18"/>
              </w:rPr>
              <w:t>StreetNumber2</w:t>
            </w:r>
          </w:p>
        </w:tc>
        <w:tc>
          <w:tcPr>
            <w:tcW w:w="2035"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pStyle w:val="Body"/>
              <w:rPr>
                <w:rFonts w:cs="Arial"/>
                <w:color w:val="auto"/>
                <w:sz w:val="18"/>
                <w:szCs w:val="18"/>
              </w:rPr>
            </w:pPr>
            <w:r w:rsidRPr="009E5FBF">
              <w:rPr>
                <w:rFonts w:cs="Arial"/>
                <w:color w:val="auto"/>
                <w:sz w:val="18"/>
                <w:szCs w:val="18"/>
              </w:rPr>
              <w:t>Payer Postal Address Street Number2</w:t>
            </w:r>
          </w:p>
        </w:tc>
        <w:tc>
          <w:tcPr>
            <w:tcW w:w="486"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rPr>
                <w:sz w:val="18"/>
                <w:szCs w:val="18"/>
              </w:rPr>
            </w:pPr>
            <w:r w:rsidRPr="009E5FBF">
              <w:rPr>
                <w:sz w:val="18"/>
                <w:szCs w:val="18"/>
              </w:rPr>
              <w:t>No</w:t>
            </w:r>
          </w:p>
        </w:tc>
        <w:tc>
          <w:tcPr>
            <w:tcW w:w="482" w:type="pct"/>
            <w:tcBorders>
              <w:top w:val="single" w:sz="4" w:space="0" w:color="BDD6EE"/>
              <w:left w:val="single" w:sz="4" w:space="0" w:color="BDD6EE"/>
              <w:bottom w:val="single" w:sz="4" w:space="0" w:color="BDD6EE"/>
              <w:right w:val="single" w:sz="4" w:space="0" w:color="BDD6EE"/>
            </w:tcBorders>
            <w:vAlign w:val="center"/>
          </w:tcPr>
          <w:p w:rsidR="0071090B" w:rsidRPr="009E5FBF" w:rsidRDefault="0071090B" w:rsidP="00246C2F">
            <w:pPr>
              <w:widowControl w:val="0"/>
              <w:autoSpaceDE w:val="0"/>
              <w:autoSpaceDN w:val="0"/>
              <w:adjustRightInd w:val="0"/>
              <w:spacing w:line="240" w:lineRule="auto"/>
              <w:rPr>
                <w:sz w:val="18"/>
                <w:szCs w:val="18"/>
              </w:rPr>
            </w:pPr>
            <w:r w:rsidRPr="009E5FBF">
              <w:rPr>
                <w:sz w:val="18"/>
                <w:szCs w:val="18"/>
              </w:rPr>
              <w:t>string</w:t>
            </w:r>
          </w:p>
        </w:tc>
      </w:tr>
    </w:tbl>
    <w:p w:rsidR="003556B6" w:rsidRPr="009E5FBF" w:rsidRDefault="003556B6" w:rsidP="006074AB">
      <w:pPr>
        <w:pStyle w:val="Title3"/>
      </w:pPr>
      <w:bookmarkStart w:id="1112" w:name="_Toc487791946"/>
      <w:bookmarkStart w:id="1113" w:name="_Toc21928513"/>
      <w:r w:rsidRPr="009E5FBF">
        <w:t>Step « Risk Definition »</w:t>
      </w:r>
      <w:bookmarkEnd w:id="1112"/>
      <w:bookmarkEnd w:id="1113"/>
    </w:p>
    <w:p w:rsidR="003556B6" w:rsidRPr="009E5FBF" w:rsidRDefault="003556B6" w:rsidP="006074AB">
      <w:pPr>
        <w:pStyle w:val="Heading4"/>
      </w:pPr>
      <w:bookmarkStart w:id="1114" w:name="_Toc487791947"/>
      <w:bookmarkStart w:id="1115" w:name="_Toc21928514"/>
      <w:r w:rsidRPr="009E5FBF">
        <w:lastRenderedPageBreak/>
        <w:t>Description</w:t>
      </w:r>
      <w:bookmarkEnd w:id="1114"/>
      <w:bookmarkEnd w:id="1115"/>
    </w:p>
    <w:p w:rsidR="00584CF7" w:rsidRPr="009E5FBF" w:rsidRDefault="00584CF7" w:rsidP="00584CF7">
      <w:pPr>
        <w:spacing w:line="276" w:lineRule="auto"/>
        <w:rPr>
          <w:color w:val="000000"/>
        </w:rPr>
      </w:pPr>
      <w:r w:rsidRPr="009E5FBF">
        <w:rPr>
          <w:color w:val="000000"/>
        </w:rPr>
        <w:t xml:space="preserve">This step is used to define the </w:t>
      </w:r>
      <w:r w:rsidR="00560EA6" w:rsidRPr="009E5FBF">
        <w:rPr>
          <w:color w:val="000000"/>
        </w:rPr>
        <w:t>given risks with the appropriate coverages for them. The information is struc</w:t>
      </w:r>
      <w:r w:rsidR="00433F18" w:rsidRPr="009E5FBF">
        <w:rPr>
          <w:color w:val="000000"/>
        </w:rPr>
        <w:t>tured in lists. Every item in the list</w:t>
      </w:r>
      <w:r w:rsidR="00560EA6" w:rsidRPr="009E5FBF">
        <w:rPr>
          <w:color w:val="000000"/>
        </w:rPr>
        <w:t xml:space="preserve"> corresponds to a risk</w:t>
      </w:r>
      <w:r w:rsidR="00433F18" w:rsidRPr="009E5FBF">
        <w:rPr>
          <w:color w:val="000000"/>
        </w:rPr>
        <w:t>,</w:t>
      </w:r>
      <w:r w:rsidR="00560EA6" w:rsidRPr="009E5FBF">
        <w:rPr>
          <w:color w:val="000000"/>
        </w:rPr>
        <w:t xml:space="preserve"> with the appropriate coverages for it.</w:t>
      </w:r>
    </w:p>
    <w:p w:rsidR="003556B6" w:rsidRPr="009E5FBF" w:rsidRDefault="003556B6" w:rsidP="006074AB">
      <w:pPr>
        <w:pStyle w:val="Heading4"/>
      </w:pPr>
      <w:bookmarkStart w:id="1116" w:name="_Toc487791948"/>
      <w:bookmarkStart w:id="1117" w:name="_Toc21928515"/>
      <w:r w:rsidRPr="009E5FBF">
        <w:t>Updates</w:t>
      </w:r>
      <w:bookmarkEnd w:id="1116"/>
      <w:bookmarkEnd w:id="1117"/>
    </w:p>
    <w:p w:rsidR="003556B6" w:rsidRPr="009E5FBF" w:rsidRDefault="003556B6" w:rsidP="003556B6">
      <w:pPr>
        <w:pStyle w:val="Body"/>
        <w:ind w:left="360"/>
      </w:pPr>
      <w:r w:rsidRPr="009E5FBF">
        <w:t>Description of classes, methods and fields updated as part of current implementation</w:t>
      </w:r>
    </w:p>
    <w:p w:rsidR="003556B6" w:rsidRPr="009E5FBF" w:rsidRDefault="003556B6" w:rsidP="003556B6">
      <w:pPr>
        <w:pStyle w:val="Body"/>
        <w:ind w:left="360"/>
      </w:pPr>
    </w:p>
    <w:p w:rsidR="00551D58" w:rsidRPr="009E5FBF" w:rsidRDefault="00551D58" w:rsidP="003556B6">
      <w:pPr>
        <w:pStyle w:val="Body"/>
        <w:ind w:left="360"/>
      </w:pPr>
    </w:p>
    <w:p w:rsidR="00551D58" w:rsidRPr="009E5FBF" w:rsidRDefault="00551D58" w:rsidP="003556B6">
      <w:pPr>
        <w:pStyle w:val="Body"/>
        <w:ind w:left="360"/>
      </w:pPr>
    </w:p>
    <w:tbl>
      <w:tblPr>
        <w:tblW w:w="5000" w:type="pct"/>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Layout w:type="fixed"/>
        <w:tblLook w:val="04A0" w:firstRow="1" w:lastRow="0" w:firstColumn="1" w:lastColumn="0" w:noHBand="0" w:noVBand="1"/>
      </w:tblPr>
      <w:tblGrid>
        <w:gridCol w:w="4107"/>
        <w:gridCol w:w="1276"/>
        <w:gridCol w:w="1357"/>
        <w:gridCol w:w="1160"/>
        <w:gridCol w:w="1160"/>
      </w:tblGrid>
      <w:tr w:rsidR="009D7EEA" w:rsidRPr="009E5FBF" w:rsidTr="006B7CB8">
        <w:tc>
          <w:tcPr>
            <w:tcW w:w="2267" w:type="pct"/>
            <w:tcBorders>
              <w:top w:val="single" w:sz="4" w:space="0" w:color="BDD6EE"/>
              <w:left w:val="single" w:sz="4" w:space="0" w:color="BDD6EE"/>
              <w:bottom w:val="single" w:sz="4" w:space="0" w:color="BDD6EE"/>
              <w:right w:val="single" w:sz="4" w:space="0" w:color="BDD6EE"/>
            </w:tcBorders>
            <w:hideMark/>
          </w:tcPr>
          <w:p w:rsidR="009D7EEA" w:rsidRPr="009E5FBF" w:rsidRDefault="009D7EEA" w:rsidP="000759AB">
            <w:pPr>
              <w:widowControl w:val="0"/>
              <w:tabs>
                <w:tab w:val="left" w:pos="330"/>
              </w:tabs>
              <w:autoSpaceDE w:val="0"/>
              <w:autoSpaceDN w:val="0"/>
              <w:adjustRightInd w:val="0"/>
              <w:spacing w:line="240" w:lineRule="auto"/>
              <w:jc w:val="center"/>
              <w:rPr>
                <w:b/>
                <w:sz w:val="18"/>
                <w:szCs w:val="18"/>
              </w:rPr>
            </w:pPr>
            <w:r w:rsidRPr="009E5FBF">
              <w:rPr>
                <w:b/>
                <w:bCs/>
                <w:sz w:val="18"/>
                <w:szCs w:val="18"/>
              </w:rPr>
              <w:t>Element name</w:t>
            </w:r>
          </w:p>
        </w:tc>
        <w:tc>
          <w:tcPr>
            <w:tcW w:w="704" w:type="pct"/>
            <w:tcBorders>
              <w:top w:val="single" w:sz="4" w:space="0" w:color="BDD6EE"/>
              <w:left w:val="single" w:sz="4" w:space="0" w:color="BDD6EE"/>
              <w:bottom w:val="single" w:sz="4" w:space="0" w:color="BDD6EE"/>
              <w:right w:val="single" w:sz="4" w:space="0" w:color="BDD6EE"/>
            </w:tcBorders>
            <w:hideMark/>
          </w:tcPr>
          <w:p w:rsidR="009D7EEA" w:rsidRPr="009E5FBF" w:rsidRDefault="009D7EEA" w:rsidP="000759AB">
            <w:pPr>
              <w:widowControl w:val="0"/>
              <w:autoSpaceDE w:val="0"/>
              <w:autoSpaceDN w:val="0"/>
              <w:adjustRightInd w:val="0"/>
              <w:spacing w:line="240" w:lineRule="auto"/>
              <w:jc w:val="center"/>
              <w:rPr>
                <w:b/>
                <w:sz w:val="18"/>
                <w:szCs w:val="18"/>
              </w:rPr>
            </w:pPr>
            <w:r w:rsidRPr="009E5FBF">
              <w:rPr>
                <w:b/>
                <w:bCs/>
                <w:sz w:val="18"/>
                <w:szCs w:val="18"/>
              </w:rPr>
              <w:t>Type</w:t>
            </w:r>
          </w:p>
        </w:tc>
        <w:tc>
          <w:tcPr>
            <w:tcW w:w="749" w:type="pct"/>
            <w:tcBorders>
              <w:top w:val="single" w:sz="4" w:space="0" w:color="BDD6EE"/>
              <w:left w:val="single" w:sz="4" w:space="0" w:color="BDD6EE"/>
              <w:bottom w:val="single" w:sz="4" w:space="0" w:color="BDD6EE"/>
              <w:right w:val="single" w:sz="4" w:space="0" w:color="BDD6EE"/>
            </w:tcBorders>
            <w:hideMark/>
          </w:tcPr>
          <w:p w:rsidR="009D7EEA" w:rsidRPr="009E5FBF" w:rsidRDefault="009D7EEA" w:rsidP="000759AB">
            <w:pPr>
              <w:widowControl w:val="0"/>
              <w:autoSpaceDE w:val="0"/>
              <w:autoSpaceDN w:val="0"/>
              <w:adjustRightInd w:val="0"/>
              <w:spacing w:line="240" w:lineRule="auto"/>
              <w:jc w:val="center"/>
              <w:rPr>
                <w:b/>
                <w:bCs/>
                <w:sz w:val="18"/>
                <w:szCs w:val="18"/>
              </w:rPr>
            </w:pPr>
            <w:r w:rsidRPr="009E5FBF">
              <w:rPr>
                <w:b/>
                <w:bCs/>
                <w:sz w:val="18"/>
                <w:szCs w:val="18"/>
              </w:rPr>
              <w:t>Update/New</w:t>
            </w:r>
          </w:p>
        </w:tc>
        <w:tc>
          <w:tcPr>
            <w:tcW w:w="640" w:type="pct"/>
            <w:tcBorders>
              <w:top w:val="single" w:sz="4" w:space="0" w:color="BDD6EE"/>
              <w:left w:val="single" w:sz="4" w:space="0" w:color="BDD6EE"/>
              <w:bottom w:val="single" w:sz="4" w:space="0" w:color="BDD6EE"/>
              <w:right w:val="single" w:sz="4" w:space="0" w:color="BDD6EE"/>
            </w:tcBorders>
          </w:tcPr>
          <w:p w:rsidR="009D7EEA" w:rsidRPr="009E5FBF" w:rsidRDefault="009D7EEA" w:rsidP="000759AB">
            <w:pPr>
              <w:widowControl w:val="0"/>
              <w:autoSpaceDE w:val="0"/>
              <w:autoSpaceDN w:val="0"/>
              <w:adjustRightInd w:val="0"/>
              <w:spacing w:line="240" w:lineRule="auto"/>
              <w:jc w:val="center"/>
              <w:rPr>
                <w:b/>
                <w:bCs/>
                <w:sz w:val="18"/>
                <w:szCs w:val="18"/>
              </w:rPr>
            </w:pPr>
            <w:r w:rsidRPr="009E5FBF">
              <w:rPr>
                <w:b/>
                <w:bCs/>
                <w:sz w:val="18"/>
                <w:szCs w:val="18"/>
              </w:rPr>
              <w:t>Comments</w:t>
            </w:r>
          </w:p>
        </w:tc>
        <w:tc>
          <w:tcPr>
            <w:tcW w:w="640" w:type="pct"/>
            <w:tcBorders>
              <w:top w:val="single" w:sz="4" w:space="0" w:color="BDD6EE"/>
              <w:left w:val="single" w:sz="4" w:space="0" w:color="BDD6EE"/>
              <w:bottom w:val="single" w:sz="4" w:space="0" w:color="BDD6EE"/>
              <w:right w:val="single" w:sz="4" w:space="0" w:color="BDD6EE"/>
            </w:tcBorders>
          </w:tcPr>
          <w:p w:rsidR="009D7EEA" w:rsidRPr="009E5FBF" w:rsidRDefault="009D7EEA" w:rsidP="000759AB">
            <w:pPr>
              <w:widowControl w:val="0"/>
              <w:autoSpaceDE w:val="0"/>
              <w:autoSpaceDN w:val="0"/>
              <w:adjustRightInd w:val="0"/>
              <w:spacing w:line="240" w:lineRule="auto"/>
              <w:jc w:val="center"/>
              <w:rPr>
                <w:b/>
                <w:bCs/>
                <w:sz w:val="18"/>
                <w:szCs w:val="18"/>
              </w:rPr>
            </w:pPr>
            <w:r w:rsidRPr="009E5FBF">
              <w:rPr>
                <w:b/>
                <w:bCs/>
                <w:sz w:val="18"/>
                <w:szCs w:val="18"/>
              </w:rPr>
              <w:t>Standard/</w:t>
            </w:r>
          </w:p>
          <w:p w:rsidR="009D7EEA" w:rsidRPr="009E5FBF" w:rsidRDefault="009D7EEA" w:rsidP="000759AB">
            <w:pPr>
              <w:widowControl w:val="0"/>
              <w:autoSpaceDE w:val="0"/>
              <w:autoSpaceDN w:val="0"/>
              <w:adjustRightInd w:val="0"/>
              <w:spacing w:line="240" w:lineRule="auto"/>
              <w:jc w:val="center"/>
              <w:rPr>
                <w:b/>
                <w:bCs/>
                <w:sz w:val="18"/>
                <w:szCs w:val="18"/>
              </w:rPr>
            </w:pPr>
            <w:r w:rsidRPr="009E5FBF">
              <w:rPr>
                <w:b/>
                <w:bCs/>
                <w:sz w:val="18"/>
                <w:szCs w:val="18"/>
              </w:rPr>
              <w:t>Specific</w:t>
            </w:r>
          </w:p>
        </w:tc>
      </w:tr>
      <w:tr w:rsidR="009D7EEA" w:rsidRPr="009E5FBF" w:rsidTr="00B10134">
        <w:tc>
          <w:tcPr>
            <w:tcW w:w="2267"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D7EEA" w:rsidRPr="009E5FBF" w:rsidRDefault="009D7EEA" w:rsidP="003E0075">
            <w:pPr>
              <w:widowControl w:val="0"/>
              <w:autoSpaceDE w:val="0"/>
              <w:autoSpaceDN w:val="0"/>
              <w:adjustRightInd w:val="0"/>
              <w:spacing w:before="166" w:line="240" w:lineRule="auto"/>
              <w:ind w:left="142"/>
              <w:rPr>
                <w:sz w:val="18"/>
                <w:szCs w:val="18"/>
              </w:rPr>
            </w:pPr>
            <w:r w:rsidRPr="009E5FBF">
              <w:rPr>
                <w:sz w:val="18"/>
                <w:szCs w:val="18"/>
              </w:rPr>
              <w:t>$banewbus:cc_risk_dfntn</w:t>
            </w:r>
          </w:p>
        </w:tc>
        <w:tc>
          <w:tcPr>
            <w:tcW w:w="704"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D7EEA" w:rsidRPr="009E5FBF" w:rsidRDefault="009D7EEA" w:rsidP="000759AB">
            <w:pPr>
              <w:widowControl w:val="0"/>
              <w:autoSpaceDE w:val="0"/>
              <w:autoSpaceDN w:val="0"/>
              <w:adjustRightInd w:val="0"/>
              <w:spacing w:line="240" w:lineRule="auto"/>
              <w:rPr>
                <w:sz w:val="18"/>
                <w:szCs w:val="18"/>
              </w:rPr>
            </w:pPr>
            <w:r w:rsidRPr="009E5FBF">
              <w:rPr>
                <w:sz w:val="18"/>
                <w:szCs w:val="18"/>
              </w:rPr>
              <w:t>Class</w:t>
            </w:r>
          </w:p>
        </w:tc>
        <w:tc>
          <w:tcPr>
            <w:tcW w:w="749"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D7EEA" w:rsidRPr="009E5FBF" w:rsidRDefault="009D7EEA" w:rsidP="000759AB">
            <w:pPr>
              <w:widowControl w:val="0"/>
              <w:autoSpaceDE w:val="0"/>
              <w:autoSpaceDN w:val="0"/>
              <w:adjustRightInd w:val="0"/>
              <w:spacing w:line="240" w:lineRule="auto"/>
              <w:rPr>
                <w:sz w:val="18"/>
                <w:szCs w:val="18"/>
              </w:rPr>
            </w:pPr>
            <w:r w:rsidRPr="009E5FBF">
              <w:rPr>
                <w:sz w:val="18"/>
                <w:szCs w:val="18"/>
              </w:rPr>
              <w:t>Updated</w:t>
            </w:r>
          </w:p>
        </w:tc>
        <w:tc>
          <w:tcPr>
            <w:tcW w:w="640"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D7EEA" w:rsidRPr="009E5FBF" w:rsidRDefault="009D7EEA" w:rsidP="000759AB">
            <w:pPr>
              <w:widowControl w:val="0"/>
              <w:autoSpaceDE w:val="0"/>
              <w:autoSpaceDN w:val="0"/>
              <w:adjustRightInd w:val="0"/>
              <w:spacing w:line="240" w:lineRule="auto"/>
              <w:rPr>
                <w:sz w:val="18"/>
                <w:szCs w:val="18"/>
              </w:rPr>
            </w:pPr>
          </w:p>
        </w:tc>
        <w:tc>
          <w:tcPr>
            <w:tcW w:w="640"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9D7EEA" w:rsidRPr="009E5FBF" w:rsidRDefault="00F82939" w:rsidP="000759AB">
            <w:pPr>
              <w:widowControl w:val="0"/>
              <w:autoSpaceDE w:val="0"/>
              <w:autoSpaceDN w:val="0"/>
              <w:adjustRightInd w:val="0"/>
              <w:spacing w:line="240" w:lineRule="auto"/>
              <w:rPr>
                <w:sz w:val="18"/>
                <w:szCs w:val="18"/>
              </w:rPr>
            </w:pPr>
            <w:r>
              <w:rPr>
                <w:sz w:val="18"/>
                <w:szCs w:val="18"/>
              </w:rPr>
              <w:t>Specific</w:t>
            </w:r>
          </w:p>
        </w:tc>
      </w:tr>
      <w:tr w:rsidR="009D7EEA" w:rsidRPr="009E5FBF" w:rsidTr="00B10134">
        <w:trPr>
          <w:trHeight w:val="165"/>
        </w:trPr>
        <w:tc>
          <w:tcPr>
            <w:tcW w:w="2267"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E0075">
            <w:pPr>
              <w:widowControl w:val="0"/>
              <w:autoSpaceDE w:val="0"/>
              <w:autoSpaceDN w:val="0"/>
              <w:adjustRightInd w:val="0"/>
              <w:spacing w:before="166" w:line="240" w:lineRule="auto"/>
              <w:ind w:left="270" w:firstLine="14"/>
              <w:rPr>
                <w:sz w:val="18"/>
                <w:szCs w:val="18"/>
              </w:rPr>
            </w:pPr>
            <w:r w:rsidRPr="009E5FBF">
              <w:rPr>
                <w:sz w:val="18"/>
                <w:szCs w:val="18"/>
              </w:rPr>
              <w:t>describe_in /2</w:t>
            </w:r>
          </w:p>
        </w:tc>
        <w:tc>
          <w:tcPr>
            <w:tcW w:w="704" w:type="pct"/>
            <w:tcBorders>
              <w:top w:val="single" w:sz="4" w:space="0" w:color="BDD6EE"/>
              <w:left w:val="single" w:sz="4" w:space="0" w:color="BDD6EE"/>
              <w:bottom w:val="single" w:sz="4" w:space="0" w:color="BDD6EE"/>
              <w:right w:val="single" w:sz="4" w:space="0" w:color="BDD6EE"/>
            </w:tcBorders>
          </w:tcPr>
          <w:p w:rsidR="009D7EEA" w:rsidRPr="009E5FBF" w:rsidRDefault="009D7EEA" w:rsidP="003E0075">
            <w:pPr>
              <w:rPr>
                <w:sz w:val="18"/>
                <w:szCs w:val="18"/>
              </w:rPr>
            </w:pPr>
            <w:r w:rsidRPr="009E5FBF">
              <w:rPr>
                <w:sz w:val="18"/>
                <w:szCs w:val="18"/>
              </w:rPr>
              <w:t>Method</w:t>
            </w:r>
          </w:p>
        </w:tc>
        <w:tc>
          <w:tcPr>
            <w:tcW w:w="74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E0075">
            <w:pPr>
              <w:rPr>
                <w:sz w:val="18"/>
                <w:szCs w:val="18"/>
              </w:rPr>
            </w:pPr>
            <w:r w:rsidRPr="009E5FBF">
              <w:rPr>
                <w:sz w:val="18"/>
                <w:szCs w:val="18"/>
              </w:rPr>
              <w:t>Update</w:t>
            </w:r>
            <w:r w:rsidR="001F4749">
              <w:rPr>
                <w:sz w:val="18"/>
                <w:szCs w:val="18"/>
              </w:rPr>
              <w:t>d</w:t>
            </w:r>
          </w:p>
        </w:tc>
        <w:tc>
          <w:tcPr>
            <w:tcW w:w="640"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E0075">
            <w:pPr>
              <w:rPr>
                <w:sz w:val="18"/>
                <w:szCs w:val="18"/>
              </w:rPr>
            </w:pPr>
            <w:r w:rsidRPr="009E5FBF">
              <w:rPr>
                <w:sz w:val="18"/>
                <w:szCs w:val="18"/>
              </w:rPr>
              <w:t>Generated</w:t>
            </w:r>
          </w:p>
        </w:tc>
        <w:tc>
          <w:tcPr>
            <w:tcW w:w="640"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056102" w:rsidP="003E0075">
            <w:pPr>
              <w:rPr>
                <w:sz w:val="18"/>
                <w:szCs w:val="18"/>
              </w:rPr>
            </w:pPr>
            <w:r>
              <w:rPr>
                <w:sz w:val="18"/>
                <w:szCs w:val="18"/>
              </w:rPr>
              <w:t>Specific</w:t>
            </w:r>
          </w:p>
        </w:tc>
      </w:tr>
      <w:tr w:rsidR="009D7EEA" w:rsidRPr="009E5FBF" w:rsidTr="00B10134">
        <w:tc>
          <w:tcPr>
            <w:tcW w:w="2267"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E0075">
            <w:pPr>
              <w:widowControl w:val="0"/>
              <w:autoSpaceDE w:val="0"/>
              <w:autoSpaceDN w:val="0"/>
              <w:adjustRightInd w:val="0"/>
              <w:spacing w:before="166" w:line="240" w:lineRule="auto"/>
              <w:ind w:left="270" w:firstLine="14"/>
              <w:rPr>
                <w:sz w:val="18"/>
                <w:szCs w:val="18"/>
              </w:rPr>
            </w:pPr>
            <w:r w:rsidRPr="009E5FBF">
              <w:rPr>
                <w:sz w:val="18"/>
                <w:szCs w:val="18"/>
              </w:rPr>
              <w:t>describe_xml /2</w:t>
            </w:r>
          </w:p>
        </w:tc>
        <w:tc>
          <w:tcPr>
            <w:tcW w:w="704" w:type="pct"/>
            <w:tcBorders>
              <w:top w:val="single" w:sz="4" w:space="0" w:color="BDD6EE"/>
              <w:left w:val="single" w:sz="4" w:space="0" w:color="BDD6EE"/>
              <w:bottom w:val="single" w:sz="4" w:space="0" w:color="BDD6EE"/>
              <w:right w:val="single" w:sz="4" w:space="0" w:color="BDD6EE"/>
            </w:tcBorders>
          </w:tcPr>
          <w:p w:rsidR="009D7EEA" w:rsidRPr="009E5FBF" w:rsidRDefault="009D7EEA" w:rsidP="003E0075">
            <w:pPr>
              <w:rPr>
                <w:sz w:val="18"/>
                <w:szCs w:val="18"/>
              </w:rPr>
            </w:pPr>
            <w:r w:rsidRPr="009E5FBF">
              <w:rPr>
                <w:sz w:val="18"/>
                <w:szCs w:val="18"/>
              </w:rPr>
              <w:t>Method</w:t>
            </w:r>
          </w:p>
        </w:tc>
        <w:tc>
          <w:tcPr>
            <w:tcW w:w="74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E0075">
            <w:pPr>
              <w:rPr>
                <w:sz w:val="18"/>
                <w:szCs w:val="18"/>
              </w:rPr>
            </w:pPr>
            <w:r w:rsidRPr="009E5FBF">
              <w:rPr>
                <w:sz w:val="18"/>
                <w:szCs w:val="18"/>
              </w:rPr>
              <w:t>New</w:t>
            </w:r>
          </w:p>
        </w:tc>
        <w:tc>
          <w:tcPr>
            <w:tcW w:w="640"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E0075">
            <w:pPr>
              <w:rPr>
                <w:sz w:val="18"/>
                <w:szCs w:val="18"/>
              </w:rPr>
            </w:pPr>
            <w:r w:rsidRPr="009E5FBF">
              <w:rPr>
                <w:sz w:val="18"/>
                <w:szCs w:val="18"/>
              </w:rPr>
              <w:t>Generated</w:t>
            </w:r>
          </w:p>
        </w:tc>
        <w:tc>
          <w:tcPr>
            <w:tcW w:w="640"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E0075">
            <w:pPr>
              <w:rPr>
                <w:sz w:val="18"/>
                <w:szCs w:val="18"/>
              </w:rPr>
            </w:pPr>
          </w:p>
        </w:tc>
      </w:tr>
      <w:tr w:rsidR="009D7EEA" w:rsidRPr="009E5FBF" w:rsidTr="00B10134">
        <w:tc>
          <w:tcPr>
            <w:tcW w:w="2267"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E0075">
            <w:pPr>
              <w:widowControl w:val="0"/>
              <w:autoSpaceDE w:val="0"/>
              <w:autoSpaceDN w:val="0"/>
              <w:adjustRightInd w:val="0"/>
              <w:spacing w:before="166" w:line="240" w:lineRule="auto"/>
              <w:ind w:left="270" w:firstLine="14"/>
              <w:rPr>
                <w:sz w:val="18"/>
                <w:szCs w:val="18"/>
              </w:rPr>
            </w:pPr>
            <w:r w:rsidRPr="009E5FBF">
              <w:rPr>
                <w:sz w:val="18"/>
                <w:szCs w:val="18"/>
              </w:rPr>
              <w:t>get_action_ls /0</w:t>
            </w:r>
          </w:p>
        </w:tc>
        <w:tc>
          <w:tcPr>
            <w:tcW w:w="704" w:type="pct"/>
            <w:tcBorders>
              <w:top w:val="single" w:sz="4" w:space="0" w:color="BDD6EE"/>
              <w:left w:val="single" w:sz="4" w:space="0" w:color="BDD6EE"/>
              <w:bottom w:val="single" w:sz="4" w:space="0" w:color="BDD6EE"/>
              <w:right w:val="single" w:sz="4" w:space="0" w:color="BDD6EE"/>
            </w:tcBorders>
          </w:tcPr>
          <w:p w:rsidR="009D7EEA" w:rsidRPr="009E5FBF" w:rsidRDefault="009D7EEA" w:rsidP="003E0075">
            <w:pPr>
              <w:rPr>
                <w:sz w:val="18"/>
                <w:szCs w:val="18"/>
              </w:rPr>
            </w:pPr>
            <w:r w:rsidRPr="009E5FBF">
              <w:rPr>
                <w:sz w:val="18"/>
                <w:szCs w:val="18"/>
              </w:rPr>
              <w:t>Method</w:t>
            </w:r>
          </w:p>
        </w:tc>
        <w:tc>
          <w:tcPr>
            <w:tcW w:w="74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E0075">
            <w:pPr>
              <w:rPr>
                <w:sz w:val="18"/>
                <w:szCs w:val="18"/>
              </w:rPr>
            </w:pPr>
            <w:r w:rsidRPr="009E5FBF">
              <w:rPr>
                <w:sz w:val="18"/>
                <w:szCs w:val="18"/>
              </w:rPr>
              <w:t>New</w:t>
            </w:r>
          </w:p>
        </w:tc>
        <w:tc>
          <w:tcPr>
            <w:tcW w:w="640"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E0075">
            <w:pPr>
              <w:rPr>
                <w:sz w:val="18"/>
                <w:szCs w:val="18"/>
              </w:rPr>
            </w:pPr>
            <w:r w:rsidRPr="009E5FBF">
              <w:rPr>
                <w:sz w:val="18"/>
                <w:szCs w:val="18"/>
              </w:rPr>
              <w:t>Generated</w:t>
            </w:r>
          </w:p>
        </w:tc>
        <w:tc>
          <w:tcPr>
            <w:tcW w:w="640"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E0075">
            <w:pPr>
              <w:rPr>
                <w:sz w:val="18"/>
                <w:szCs w:val="18"/>
              </w:rPr>
            </w:pPr>
          </w:p>
        </w:tc>
      </w:tr>
      <w:tr w:rsidR="009D7EEA" w:rsidRPr="009E5FBF" w:rsidTr="00B10134">
        <w:tc>
          <w:tcPr>
            <w:tcW w:w="2267"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E0075">
            <w:pPr>
              <w:widowControl w:val="0"/>
              <w:autoSpaceDE w:val="0"/>
              <w:autoSpaceDN w:val="0"/>
              <w:adjustRightInd w:val="0"/>
              <w:spacing w:before="166" w:line="240" w:lineRule="auto"/>
              <w:ind w:left="270" w:firstLine="14"/>
              <w:rPr>
                <w:sz w:val="18"/>
                <w:szCs w:val="18"/>
              </w:rPr>
            </w:pPr>
            <w:r w:rsidRPr="009E5FBF">
              <w:rPr>
                <w:sz w:val="18"/>
                <w:szCs w:val="18"/>
              </w:rPr>
              <w:t>get_business_service_class /2</w:t>
            </w:r>
          </w:p>
        </w:tc>
        <w:tc>
          <w:tcPr>
            <w:tcW w:w="704" w:type="pct"/>
            <w:tcBorders>
              <w:top w:val="single" w:sz="4" w:space="0" w:color="BDD6EE"/>
              <w:left w:val="single" w:sz="4" w:space="0" w:color="BDD6EE"/>
              <w:bottom w:val="single" w:sz="4" w:space="0" w:color="BDD6EE"/>
              <w:right w:val="single" w:sz="4" w:space="0" w:color="BDD6EE"/>
            </w:tcBorders>
          </w:tcPr>
          <w:p w:rsidR="009D7EEA" w:rsidRPr="009E5FBF" w:rsidRDefault="009D7EEA" w:rsidP="003E0075">
            <w:pPr>
              <w:rPr>
                <w:sz w:val="18"/>
                <w:szCs w:val="18"/>
              </w:rPr>
            </w:pPr>
            <w:r w:rsidRPr="009E5FBF">
              <w:rPr>
                <w:sz w:val="18"/>
                <w:szCs w:val="18"/>
              </w:rPr>
              <w:t>Method</w:t>
            </w:r>
          </w:p>
        </w:tc>
        <w:tc>
          <w:tcPr>
            <w:tcW w:w="74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E0075">
            <w:pPr>
              <w:rPr>
                <w:sz w:val="18"/>
                <w:szCs w:val="18"/>
              </w:rPr>
            </w:pPr>
            <w:r w:rsidRPr="009E5FBF">
              <w:rPr>
                <w:sz w:val="18"/>
                <w:szCs w:val="18"/>
              </w:rPr>
              <w:t>New</w:t>
            </w:r>
          </w:p>
        </w:tc>
        <w:tc>
          <w:tcPr>
            <w:tcW w:w="640"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E0075">
            <w:pPr>
              <w:rPr>
                <w:sz w:val="18"/>
                <w:szCs w:val="18"/>
              </w:rPr>
            </w:pPr>
            <w:r w:rsidRPr="009E5FBF">
              <w:rPr>
                <w:sz w:val="18"/>
                <w:szCs w:val="18"/>
              </w:rPr>
              <w:t>Generated</w:t>
            </w:r>
          </w:p>
        </w:tc>
        <w:tc>
          <w:tcPr>
            <w:tcW w:w="640"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E0075">
            <w:pPr>
              <w:rPr>
                <w:sz w:val="18"/>
                <w:szCs w:val="18"/>
              </w:rPr>
            </w:pPr>
          </w:p>
        </w:tc>
      </w:tr>
      <w:tr w:rsidR="009D7EEA" w:rsidRPr="009E5FBF" w:rsidTr="00B10134">
        <w:tc>
          <w:tcPr>
            <w:tcW w:w="2267"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E0075">
            <w:pPr>
              <w:widowControl w:val="0"/>
              <w:autoSpaceDE w:val="0"/>
              <w:autoSpaceDN w:val="0"/>
              <w:adjustRightInd w:val="0"/>
              <w:spacing w:before="166" w:line="240" w:lineRule="auto"/>
              <w:ind w:left="270" w:firstLine="14"/>
              <w:rPr>
                <w:sz w:val="18"/>
                <w:szCs w:val="18"/>
              </w:rPr>
            </w:pPr>
            <w:r w:rsidRPr="009E5FBF">
              <w:rPr>
                <w:sz w:val="18"/>
                <w:szCs w:val="18"/>
              </w:rPr>
              <w:t>get_scndry_task_ls /0</w:t>
            </w:r>
          </w:p>
        </w:tc>
        <w:tc>
          <w:tcPr>
            <w:tcW w:w="704" w:type="pct"/>
            <w:tcBorders>
              <w:top w:val="single" w:sz="4" w:space="0" w:color="BDD6EE"/>
              <w:left w:val="single" w:sz="4" w:space="0" w:color="BDD6EE"/>
              <w:bottom w:val="single" w:sz="4" w:space="0" w:color="BDD6EE"/>
              <w:right w:val="single" w:sz="4" w:space="0" w:color="BDD6EE"/>
            </w:tcBorders>
          </w:tcPr>
          <w:p w:rsidR="009D7EEA" w:rsidRPr="009E5FBF" w:rsidRDefault="009D7EEA" w:rsidP="003E0075">
            <w:pPr>
              <w:rPr>
                <w:sz w:val="18"/>
                <w:szCs w:val="18"/>
              </w:rPr>
            </w:pPr>
            <w:r w:rsidRPr="009E5FBF">
              <w:rPr>
                <w:sz w:val="18"/>
                <w:szCs w:val="18"/>
              </w:rPr>
              <w:t>Method</w:t>
            </w:r>
          </w:p>
        </w:tc>
        <w:tc>
          <w:tcPr>
            <w:tcW w:w="74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1F4749" w:rsidP="003E0075">
            <w:pPr>
              <w:rPr>
                <w:sz w:val="18"/>
                <w:szCs w:val="18"/>
              </w:rPr>
            </w:pPr>
            <w:r>
              <w:rPr>
                <w:sz w:val="18"/>
                <w:szCs w:val="18"/>
              </w:rPr>
              <w:t>Updated</w:t>
            </w:r>
          </w:p>
        </w:tc>
        <w:tc>
          <w:tcPr>
            <w:tcW w:w="640"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E0075">
            <w:pPr>
              <w:rPr>
                <w:sz w:val="18"/>
                <w:szCs w:val="18"/>
              </w:rPr>
            </w:pPr>
            <w:r w:rsidRPr="009E5FBF">
              <w:rPr>
                <w:sz w:val="18"/>
                <w:szCs w:val="18"/>
              </w:rPr>
              <w:t>Generated</w:t>
            </w:r>
          </w:p>
        </w:tc>
        <w:tc>
          <w:tcPr>
            <w:tcW w:w="640"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056102" w:rsidP="003E0075">
            <w:pPr>
              <w:rPr>
                <w:sz w:val="18"/>
                <w:szCs w:val="18"/>
              </w:rPr>
            </w:pPr>
            <w:r>
              <w:rPr>
                <w:sz w:val="18"/>
                <w:szCs w:val="18"/>
              </w:rPr>
              <w:t>Standard</w:t>
            </w:r>
          </w:p>
        </w:tc>
      </w:tr>
      <w:tr w:rsidR="009D7EEA" w:rsidRPr="009E5FBF" w:rsidTr="00B10134">
        <w:tc>
          <w:tcPr>
            <w:tcW w:w="2267"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E0075">
            <w:pPr>
              <w:widowControl w:val="0"/>
              <w:autoSpaceDE w:val="0"/>
              <w:autoSpaceDN w:val="0"/>
              <w:adjustRightInd w:val="0"/>
              <w:spacing w:before="166" w:line="240" w:lineRule="auto"/>
              <w:ind w:left="270" w:firstLine="14"/>
              <w:rPr>
                <w:sz w:val="18"/>
                <w:szCs w:val="18"/>
              </w:rPr>
            </w:pPr>
            <w:r w:rsidRPr="009E5FBF">
              <w:rPr>
                <w:sz w:val="18"/>
                <w:szCs w:val="18"/>
              </w:rPr>
              <w:t>input_parameter /3</w:t>
            </w:r>
          </w:p>
        </w:tc>
        <w:tc>
          <w:tcPr>
            <w:tcW w:w="704" w:type="pct"/>
            <w:tcBorders>
              <w:top w:val="single" w:sz="4" w:space="0" w:color="BDD6EE"/>
              <w:left w:val="single" w:sz="4" w:space="0" w:color="BDD6EE"/>
              <w:bottom w:val="single" w:sz="4" w:space="0" w:color="BDD6EE"/>
              <w:right w:val="single" w:sz="4" w:space="0" w:color="BDD6EE"/>
            </w:tcBorders>
          </w:tcPr>
          <w:p w:rsidR="009D7EEA" w:rsidRPr="009E5FBF" w:rsidRDefault="009D7EEA" w:rsidP="003E0075">
            <w:pPr>
              <w:rPr>
                <w:sz w:val="18"/>
                <w:szCs w:val="18"/>
              </w:rPr>
            </w:pPr>
            <w:r w:rsidRPr="009E5FBF">
              <w:rPr>
                <w:sz w:val="18"/>
                <w:szCs w:val="18"/>
              </w:rPr>
              <w:t>Method</w:t>
            </w:r>
          </w:p>
        </w:tc>
        <w:tc>
          <w:tcPr>
            <w:tcW w:w="74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E0075">
            <w:pPr>
              <w:rPr>
                <w:sz w:val="18"/>
                <w:szCs w:val="18"/>
              </w:rPr>
            </w:pPr>
            <w:r w:rsidRPr="009E5FBF">
              <w:rPr>
                <w:sz w:val="18"/>
                <w:szCs w:val="18"/>
              </w:rPr>
              <w:t>Update</w:t>
            </w:r>
            <w:r w:rsidR="001F4749">
              <w:rPr>
                <w:sz w:val="18"/>
                <w:szCs w:val="18"/>
              </w:rPr>
              <w:t>d</w:t>
            </w:r>
          </w:p>
        </w:tc>
        <w:tc>
          <w:tcPr>
            <w:tcW w:w="640"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E0075">
            <w:pPr>
              <w:rPr>
                <w:sz w:val="18"/>
                <w:szCs w:val="18"/>
              </w:rPr>
            </w:pPr>
            <w:r w:rsidRPr="009E5FBF">
              <w:rPr>
                <w:sz w:val="18"/>
                <w:szCs w:val="18"/>
              </w:rPr>
              <w:t>Generated</w:t>
            </w:r>
          </w:p>
        </w:tc>
        <w:tc>
          <w:tcPr>
            <w:tcW w:w="640"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056102" w:rsidP="003E0075">
            <w:pPr>
              <w:rPr>
                <w:sz w:val="18"/>
                <w:szCs w:val="18"/>
              </w:rPr>
            </w:pPr>
            <w:r>
              <w:rPr>
                <w:sz w:val="18"/>
                <w:szCs w:val="18"/>
              </w:rPr>
              <w:t>Specific</w:t>
            </w:r>
          </w:p>
        </w:tc>
      </w:tr>
      <w:tr w:rsidR="009D7EEA" w:rsidRPr="009E5FBF" w:rsidTr="00B10134">
        <w:tc>
          <w:tcPr>
            <w:tcW w:w="2267"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E0075">
            <w:pPr>
              <w:widowControl w:val="0"/>
              <w:autoSpaceDE w:val="0"/>
              <w:autoSpaceDN w:val="0"/>
              <w:adjustRightInd w:val="0"/>
              <w:spacing w:before="166" w:line="240" w:lineRule="auto"/>
              <w:ind w:left="270" w:firstLine="14"/>
              <w:rPr>
                <w:sz w:val="18"/>
                <w:szCs w:val="18"/>
              </w:rPr>
            </w:pPr>
            <w:r w:rsidRPr="009E5FBF">
              <w:rPr>
                <w:sz w:val="18"/>
                <w:szCs w:val="18"/>
              </w:rPr>
              <w:t>input_parameter_xml /2</w:t>
            </w:r>
          </w:p>
        </w:tc>
        <w:tc>
          <w:tcPr>
            <w:tcW w:w="704" w:type="pct"/>
            <w:tcBorders>
              <w:top w:val="single" w:sz="4" w:space="0" w:color="BDD6EE"/>
              <w:left w:val="single" w:sz="4" w:space="0" w:color="BDD6EE"/>
              <w:bottom w:val="single" w:sz="4" w:space="0" w:color="BDD6EE"/>
              <w:right w:val="single" w:sz="4" w:space="0" w:color="BDD6EE"/>
            </w:tcBorders>
          </w:tcPr>
          <w:p w:rsidR="009D7EEA" w:rsidRPr="009E5FBF" w:rsidRDefault="009D7EEA" w:rsidP="003E0075">
            <w:pPr>
              <w:rPr>
                <w:sz w:val="18"/>
                <w:szCs w:val="18"/>
              </w:rPr>
            </w:pPr>
            <w:r w:rsidRPr="009E5FBF">
              <w:rPr>
                <w:sz w:val="18"/>
                <w:szCs w:val="18"/>
              </w:rPr>
              <w:t>Method</w:t>
            </w:r>
          </w:p>
        </w:tc>
        <w:tc>
          <w:tcPr>
            <w:tcW w:w="74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E0075">
            <w:pPr>
              <w:rPr>
                <w:sz w:val="18"/>
                <w:szCs w:val="18"/>
              </w:rPr>
            </w:pPr>
            <w:r w:rsidRPr="009E5FBF">
              <w:rPr>
                <w:sz w:val="18"/>
                <w:szCs w:val="18"/>
              </w:rPr>
              <w:t>New</w:t>
            </w:r>
          </w:p>
        </w:tc>
        <w:tc>
          <w:tcPr>
            <w:tcW w:w="640"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E0075">
            <w:pPr>
              <w:rPr>
                <w:sz w:val="18"/>
                <w:szCs w:val="18"/>
              </w:rPr>
            </w:pPr>
            <w:r w:rsidRPr="009E5FBF">
              <w:rPr>
                <w:sz w:val="18"/>
                <w:szCs w:val="18"/>
              </w:rPr>
              <w:t>Manual</w:t>
            </w:r>
          </w:p>
        </w:tc>
        <w:tc>
          <w:tcPr>
            <w:tcW w:w="640"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E0075">
            <w:pPr>
              <w:rPr>
                <w:sz w:val="18"/>
                <w:szCs w:val="18"/>
              </w:rPr>
            </w:pPr>
          </w:p>
        </w:tc>
      </w:tr>
      <w:tr w:rsidR="009D7EEA" w:rsidRPr="009E5FBF" w:rsidTr="00B10134">
        <w:tc>
          <w:tcPr>
            <w:tcW w:w="2267"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4B6C92" w:rsidP="003E0075">
            <w:pPr>
              <w:widowControl w:val="0"/>
              <w:autoSpaceDE w:val="0"/>
              <w:autoSpaceDN w:val="0"/>
              <w:adjustRightInd w:val="0"/>
              <w:spacing w:before="166" w:line="240" w:lineRule="auto"/>
              <w:ind w:left="270" w:firstLine="14"/>
              <w:rPr>
                <w:sz w:val="18"/>
                <w:szCs w:val="18"/>
              </w:rPr>
            </w:pPr>
            <w:r w:rsidRPr="009E5FBF">
              <w:rPr>
                <w:sz w:val="18"/>
                <w:szCs w:val="18"/>
              </w:rPr>
              <w:t>get_object_key/4</w:t>
            </w:r>
          </w:p>
        </w:tc>
        <w:tc>
          <w:tcPr>
            <w:tcW w:w="704" w:type="pct"/>
            <w:tcBorders>
              <w:top w:val="single" w:sz="4" w:space="0" w:color="BDD6EE"/>
              <w:left w:val="single" w:sz="4" w:space="0" w:color="BDD6EE"/>
              <w:bottom w:val="single" w:sz="4" w:space="0" w:color="BDD6EE"/>
              <w:right w:val="single" w:sz="4" w:space="0" w:color="BDD6EE"/>
            </w:tcBorders>
          </w:tcPr>
          <w:p w:rsidR="009D7EEA" w:rsidRPr="009E5FBF" w:rsidRDefault="009D7EEA" w:rsidP="003E0075">
            <w:pPr>
              <w:rPr>
                <w:sz w:val="18"/>
                <w:szCs w:val="18"/>
              </w:rPr>
            </w:pPr>
            <w:r w:rsidRPr="009E5FBF">
              <w:rPr>
                <w:sz w:val="18"/>
                <w:szCs w:val="18"/>
              </w:rPr>
              <w:t>Method</w:t>
            </w:r>
          </w:p>
        </w:tc>
        <w:tc>
          <w:tcPr>
            <w:tcW w:w="74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056102" w:rsidP="003E0075">
            <w:pPr>
              <w:rPr>
                <w:sz w:val="18"/>
                <w:szCs w:val="18"/>
              </w:rPr>
            </w:pPr>
            <w:r>
              <w:rPr>
                <w:sz w:val="18"/>
                <w:szCs w:val="18"/>
              </w:rPr>
              <w:t>New/Inherited</w:t>
            </w:r>
          </w:p>
        </w:tc>
        <w:tc>
          <w:tcPr>
            <w:tcW w:w="640"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E0075">
            <w:pPr>
              <w:rPr>
                <w:sz w:val="18"/>
                <w:szCs w:val="18"/>
              </w:rPr>
            </w:pPr>
            <w:r w:rsidRPr="009E5FBF">
              <w:rPr>
                <w:sz w:val="18"/>
                <w:szCs w:val="18"/>
              </w:rPr>
              <w:t>Manual</w:t>
            </w:r>
          </w:p>
        </w:tc>
        <w:tc>
          <w:tcPr>
            <w:tcW w:w="640"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056102" w:rsidP="003E0075">
            <w:pPr>
              <w:rPr>
                <w:sz w:val="18"/>
                <w:szCs w:val="18"/>
              </w:rPr>
            </w:pPr>
            <w:r>
              <w:rPr>
                <w:sz w:val="18"/>
                <w:szCs w:val="18"/>
              </w:rPr>
              <w:t>Standard</w:t>
            </w:r>
          </w:p>
        </w:tc>
      </w:tr>
      <w:tr w:rsidR="004B6C92" w:rsidRPr="009E5FBF" w:rsidTr="00B10134">
        <w:tc>
          <w:tcPr>
            <w:tcW w:w="2267" w:type="pct"/>
            <w:tcBorders>
              <w:top w:val="single" w:sz="4" w:space="0" w:color="BDD6EE"/>
              <w:left w:val="single" w:sz="4" w:space="0" w:color="BDD6EE"/>
              <w:bottom w:val="single" w:sz="4" w:space="0" w:color="BDD6EE"/>
              <w:right w:val="single" w:sz="4" w:space="0" w:color="BDD6EE"/>
            </w:tcBorders>
            <w:vAlign w:val="center"/>
          </w:tcPr>
          <w:p w:rsidR="004B6C92" w:rsidRPr="009E5FBF" w:rsidRDefault="004B6C92" w:rsidP="004B6C92">
            <w:pPr>
              <w:widowControl w:val="0"/>
              <w:autoSpaceDE w:val="0"/>
              <w:autoSpaceDN w:val="0"/>
              <w:adjustRightInd w:val="0"/>
              <w:spacing w:before="166" w:line="240" w:lineRule="auto"/>
              <w:ind w:left="270" w:firstLine="14"/>
              <w:rPr>
                <w:sz w:val="18"/>
                <w:szCs w:val="18"/>
              </w:rPr>
            </w:pPr>
            <w:r w:rsidRPr="009E5FBF">
              <w:rPr>
                <w:sz w:val="18"/>
                <w:szCs w:val="18"/>
              </w:rPr>
              <w:t>get_scndry_actvty_ls/2</w:t>
            </w:r>
          </w:p>
        </w:tc>
        <w:tc>
          <w:tcPr>
            <w:tcW w:w="704" w:type="pct"/>
            <w:tcBorders>
              <w:top w:val="single" w:sz="4" w:space="0" w:color="BDD6EE"/>
              <w:left w:val="single" w:sz="4" w:space="0" w:color="BDD6EE"/>
              <w:bottom w:val="single" w:sz="4" w:space="0" w:color="BDD6EE"/>
              <w:right w:val="single" w:sz="4" w:space="0" w:color="BDD6EE"/>
            </w:tcBorders>
          </w:tcPr>
          <w:p w:rsidR="004B6C92" w:rsidRPr="009E5FBF" w:rsidRDefault="004B6C92" w:rsidP="004B6C92">
            <w:pPr>
              <w:rPr>
                <w:sz w:val="18"/>
                <w:szCs w:val="18"/>
              </w:rPr>
            </w:pPr>
            <w:r w:rsidRPr="009E5FBF">
              <w:rPr>
                <w:sz w:val="18"/>
                <w:szCs w:val="18"/>
              </w:rPr>
              <w:t>Method</w:t>
            </w:r>
          </w:p>
        </w:tc>
        <w:tc>
          <w:tcPr>
            <w:tcW w:w="749" w:type="pct"/>
            <w:tcBorders>
              <w:top w:val="single" w:sz="4" w:space="0" w:color="BDD6EE"/>
              <w:left w:val="single" w:sz="4" w:space="0" w:color="BDD6EE"/>
              <w:bottom w:val="single" w:sz="4" w:space="0" w:color="BDD6EE"/>
              <w:right w:val="single" w:sz="4" w:space="0" w:color="BDD6EE"/>
            </w:tcBorders>
            <w:vAlign w:val="center"/>
          </w:tcPr>
          <w:p w:rsidR="004B6C92" w:rsidRPr="009E5FBF" w:rsidRDefault="00056102" w:rsidP="004B6C92">
            <w:pPr>
              <w:rPr>
                <w:sz w:val="18"/>
                <w:szCs w:val="18"/>
              </w:rPr>
            </w:pPr>
            <w:r>
              <w:rPr>
                <w:sz w:val="18"/>
                <w:szCs w:val="18"/>
              </w:rPr>
              <w:t>New/Inherited</w:t>
            </w:r>
          </w:p>
        </w:tc>
        <w:tc>
          <w:tcPr>
            <w:tcW w:w="640" w:type="pct"/>
            <w:tcBorders>
              <w:top w:val="single" w:sz="4" w:space="0" w:color="BDD6EE"/>
              <w:left w:val="single" w:sz="4" w:space="0" w:color="BDD6EE"/>
              <w:bottom w:val="single" w:sz="4" w:space="0" w:color="BDD6EE"/>
              <w:right w:val="single" w:sz="4" w:space="0" w:color="BDD6EE"/>
            </w:tcBorders>
            <w:vAlign w:val="center"/>
          </w:tcPr>
          <w:p w:rsidR="004B6C92" w:rsidRPr="009E5FBF" w:rsidRDefault="004B6C92" w:rsidP="004B6C92">
            <w:pPr>
              <w:rPr>
                <w:sz w:val="18"/>
                <w:szCs w:val="18"/>
              </w:rPr>
            </w:pPr>
            <w:r w:rsidRPr="009E5FBF">
              <w:rPr>
                <w:sz w:val="18"/>
                <w:szCs w:val="18"/>
              </w:rPr>
              <w:t>Manual</w:t>
            </w:r>
          </w:p>
        </w:tc>
        <w:tc>
          <w:tcPr>
            <w:tcW w:w="640" w:type="pct"/>
            <w:tcBorders>
              <w:top w:val="single" w:sz="4" w:space="0" w:color="BDD6EE"/>
              <w:left w:val="single" w:sz="4" w:space="0" w:color="BDD6EE"/>
              <w:bottom w:val="single" w:sz="4" w:space="0" w:color="BDD6EE"/>
              <w:right w:val="single" w:sz="4" w:space="0" w:color="BDD6EE"/>
            </w:tcBorders>
            <w:vAlign w:val="center"/>
          </w:tcPr>
          <w:p w:rsidR="004B6C92" w:rsidRPr="009E5FBF" w:rsidRDefault="00056102" w:rsidP="004B6C92">
            <w:pPr>
              <w:rPr>
                <w:sz w:val="18"/>
                <w:szCs w:val="18"/>
              </w:rPr>
            </w:pPr>
            <w:r>
              <w:rPr>
                <w:sz w:val="18"/>
                <w:szCs w:val="18"/>
              </w:rPr>
              <w:t>Standard</w:t>
            </w:r>
          </w:p>
        </w:tc>
      </w:tr>
      <w:tr w:rsidR="004B6C92" w:rsidRPr="009E5FBF" w:rsidTr="00B10134">
        <w:tc>
          <w:tcPr>
            <w:tcW w:w="2267" w:type="pct"/>
            <w:tcBorders>
              <w:top w:val="single" w:sz="4" w:space="0" w:color="BDD6EE"/>
              <w:left w:val="single" w:sz="4" w:space="0" w:color="BDD6EE"/>
              <w:bottom w:val="single" w:sz="4" w:space="0" w:color="BDD6EE"/>
              <w:right w:val="single" w:sz="4" w:space="0" w:color="BDD6EE"/>
            </w:tcBorders>
            <w:vAlign w:val="center"/>
          </w:tcPr>
          <w:p w:rsidR="004B6C92" w:rsidRPr="009E5FBF" w:rsidRDefault="001E406B" w:rsidP="004B6C92">
            <w:pPr>
              <w:widowControl w:val="0"/>
              <w:autoSpaceDE w:val="0"/>
              <w:autoSpaceDN w:val="0"/>
              <w:adjustRightInd w:val="0"/>
              <w:spacing w:before="166" w:line="240" w:lineRule="auto"/>
              <w:ind w:left="270" w:firstLine="14"/>
              <w:rPr>
                <w:sz w:val="18"/>
                <w:szCs w:val="18"/>
              </w:rPr>
            </w:pPr>
            <w:r w:rsidRPr="009E5FBF">
              <w:rPr>
                <w:sz w:val="18"/>
                <w:szCs w:val="18"/>
              </w:rPr>
              <w:t>request_ws_sa/4</w:t>
            </w:r>
          </w:p>
        </w:tc>
        <w:tc>
          <w:tcPr>
            <w:tcW w:w="704" w:type="pct"/>
            <w:tcBorders>
              <w:top w:val="single" w:sz="4" w:space="0" w:color="BDD6EE"/>
              <w:left w:val="single" w:sz="4" w:space="0" w:color="BDD6EE"/>
              <w:bottom w:val="single" w:sz="4" w:space="0" w:color="BDD6EE"/>
              <w:right w:val="single" w:sz="4" w:space="0" w:color="BDD6EE"/>
            </w:tcBorders>
          </w:tcPr>
          <w:p w:rsidR="004B6C92" w:rsidRPr="009E5FBF" w:rsidRDefault="004B6C92" w:rsidP="004B6C92">
            <w:pPr>
              <w:rPr>
                <w:sz w:val="18"/>
                <w:szCs w:val="18"/>
              </w:rPr>
            </w:pPr>
            <w:r w:rsidRPr="009E5FBF">
              <w:rPr>
                <w:sz w:val="18"/>
                <w:szCs w:val="18"/>
              </w:rPr>
              <w:t>Method</w:t>
            </w:r>
          </w:p>
        </w:tc>
        <w:tc>
          <w:tcPr>
            <w:tcW w:w="749" w:type="pct"/>
            <w:tcBorders>
              <w:top w:val="single" w:sz="4" w:space="0" w:color="BDD6EE"/>
              <w:left w:val="single" w:sz="4" w:space="0" w:color="BDD6EE"/>
              <w:bottom w:val="single" w:sz="4" w:space="0" w:color="BDD6EE"/>
              <w:right w:val="single" w:sz="4" w:space="0" w:color="BDD6EE"/>
            </w:tcBorders>
            <w:vAlign w:val="center"/>
          </w:tcPr>
          <w:p w:rsidR="004B6C92" w:rsidRPr="009E5FBF" w:rsidRDefault="00056102" w:rsidP="004B6C92">
            <w:pPr>
              <w:rPr>
                <w:sz w:val="18"/>
                <w:szCs w:val="18"/>
              </w:rPr>
            </w:pPr>
            <w:r>
              <w:rPr>
                <w:sz w:val="18"/>
                <w:szCs w:val="18"/>
              </w:rPr>
              <w:t>New/Inherited</w:t>
            </w:r>
          </w:p>
        </w:tc>
        <w:tc>
          <w:tcPr>
            <w:tcW w:w="640" w:type="pct"/>
            <w:tcBorders>
              <w:top w:val="single" w:sz="4" w:space="0" w:color="BDD6EE"/>
              <w:left w:val="single" w:sz="4" w:space="0" w:color="BDD6EE"/>
              <w:bottom w:val="single" w:sz="4" w:space="0" w:color="BDD6EE"/>
              <w:right w:val="single" w:sz="4" w:space="0" w:color="BDD6EE"/>
            </w:tcBorders>
            <w:vAlign w:val="center"/>
          </w:tcPr>
          <w:p w:rsidR="004B6C92" w:rsidRPr="009E5FBF" w:rsidRDefault="004B6C92" w:rsidP="004B6C92">
            <w:pPr>
              <w:rPr>
                <w:sz w:val="18"/>
                <w:szCs w:val="18"/>
              </w:rPr>
            </w:pPr>
            <w:r w:rsidRPr="009E5FBF">
              <w:rPr>
                <w:sz w:val="18"/>
                <w:szCs w:val="18"/>
              </w:rPr>
              <w:t>Manual</w:t>
            </w:r>
          </w:p>
        </w:tc>
        <w:tc>
          <w:tcPr>
            <w:tcW w:w="640" w:type="pct"/>
            <w:tcBorders>
              <w:top w:val="single" w:sz="4" w:space="0" w:color="BDD6EE"/>
              <w:left w:val="single" w:sz="4" w:space="0" w:color="BDD6EE"/>
              <w:bottom w:val="single" w:sz="4" w:space="0" w:color="BDD6EE"/>
              <w:right w:val="single" w:sz="4" w:space="0" w:color="BDD6EE"/>
            </w:tcBorders>
            <w:vAlign w:val="center"/>
          </w:tcPr>
          <w:p w:rsidR="004B6C92" w:rsidRPr="009E5FBF" w:rsidRDefault="004B6C92" w:rsidP="004B6C92">
            <w:pPr>
              <w:rPr>
                <w:sz w:val="18"/>
                <w:szCs w:val="18"/>
              </w:rPr>
            </w:pPr>
          </w:p>
        </w:tc>
      </w:tr>
      <w:tr w:rsidR="009D7EEA" w:rsidRPr="009E5FBF" w:rsidTr="00B10134">
        <w:tc>
          <w:tcPr>
            <w:tcW w:w="2267"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9D7EEA" w:rsidRPr="009E5FBF" w:rsidRDefault="009D7EEA" w:rsidP="003E0075">
            <w:pPr>
              <w:widowControl w:val="0"/>
              <w:autoSpaceDE w:val="0"/>
              <w:autoSpaceDN w:val="0"/>
              <w:adjustRightInd w:val="0"/>
              <w:spacing w:before="166" w:line="240" w:lineRule="auto"/>
              <w:ind w:left="270" w:firstLine="14"/>
              <w:rPr>
                <w:sz w:val="18"/>
                <w:szCs w:val="18"/>
              </w:rPr>
            </w:pPr>
            <w:r w:rsidRPr="009E5FBF">
              <w:rPr>
                <w:sz w:val="18"/>
                <w:szCs w:val="18"/>
              </w:rPr>
              <w:t>$service:cc_risk_dfntn</w:t>
            </w:r>
          </w:p>
        </w:tc>
        <w:tc>
          <w:tcPr>
            <w:tcW w:w="704"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9D7EEA" w:rsidRPr="009E5FBF" w:rsidRDefault="009D7EEA" w:rsidP="005A1891">
            <w:pPr>
              <w:pStyle w:val="Body"/>
              <w:tabs>
                <w:tab w:val="clear" w:pos="780"/>
                <w:tab w:val="decimal" w:pos="355"/>
              </w:tabs>
              <w:rPr>
                <w:rFonts w:cs="Arial"/>
                <w:color w:val="auto"/>
                <w:sz w:val="18"/>
                <w:szCs w:val="18"/>
              </w:rPr>
            </w:pPr>
            <w:r w:rsidRPr="009E5FBF">
              <w:rPr>
                <w:rFonts w:cs="Arial"/>
                <w:color w:val="auto"/>
                <w:sz w:val="18"/>
                <w:szCs w:val="18"/>
              </w:rPr>
              <w:t>Class</w:t>
            </w:r>
          </w:p>
        </w:tc>
        <w:tc>
          <w:tcPr>
            <w:tcW w:w="749"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9D7EEA" w:rsidRPr="009E5FBF" w:rsidRDefault="009D7EEA" w:rsidP="000759AB">
            <w:pPr>
              <w:rPr>
                <w:sz w:val="18"/>
                <w:szCs w:val="18"/>
              </w:rPr>
            </w:pPr>
            <w:r w:rsidRPr="009E5FBF">
              <w:rPr>
                <w:sz w:val="18"/>
                <w:szCs w:val="18"/>
              </w:rPr>
              <w:t>New</w:t>
            </w:r>
          </w:p>
        </w:tc>
        <w:tc>
          <w:tcPr>
            <w:tcW w:w="640"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9D7EEA" w:rsidRPr="009E5FBF" w:rsidRDefault="009D7EEA" w:rsidP="000759AB">
            <w:pPr>
              <w:rPr>
                <w:sz w:val="18"/>
                <w:szCs w:val="18"/>
              </w:rPr>
            </w:pPr>
            <w:r w:rsidRPr="009E5FBF">
              <w:rPr>
                <w:sz w:val="18"/>
                <w:szCs w:val="18"/>
              </w:rPr>
              <w:t>Generated</w:t>
            </w:r>
          </w:p>
        </w:tc>
        <w:tc>
          <w:tcPr>
            <w:tcW w:w="640"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9D7EEA" w:rsidRPr="009E5FBF" w:rsidRDefault="009D7EEA" w:rsidP="000759AB">
            <w:pPr>
              <w:rPr>
                <w:sz w:val="18"/>
                <w:szCs w:val="18"/>
              </w:rPr>
            </w:pPr>
          </w:p>
        </w:tc>
      </w:tr>
      <w:tr w:rsidR="009D7EEA" w:rsidRPr="009E5FBF" w:rsidTr="00B10134">
        <w:tc>
          <w:tcPr>
            <w:tcW w:w="2267"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E0075">
            <w:pPr>
              <w:widowControl w:val="0"/>
              <w:autoSpaceDE w:val="0"/>
              <w:autoSpaceDN w:val="0"/>
              <w:adjustRightInd w:val="0"/>
              <w:spacing w:before="166" w:line="240" w:lineRule="auto"/>
              <w:ind w:left="270" w:firstLine="14"/>
              <w:rPr>
                <w:sz w:val="18"/>
                <w:szCs w:val="18"/>
              </w:rPr>
            </w:pPr>
            <w:r w:rsidRPr="009E5FBF">
              <w:rPr>
                <w:sz w:val="18"/>
                <w:szCs w:val="18"/>
              </w:rPr>
              <w:t>describe_input /2</w:t>
            </w:r>
          </w:p>
        </w:tc>
        <w:tc>
          <w:tcPr>
            <w:tcW w:w="704" w:type="pct"/>
            <w:tcBorders>
              <w:top w:val="single" w:sz="4" w:space="0" w:color="BDD6EE"/>
              <w:left w:val="single" w:sz="4" w:space="0" w:color="BDD6EE"/>
              <w:bottom w:val="single" w:sz="4" w:space="0" w:color="BDD6EE"/>
              <w:right w:val="single" w:sz="4" w:space="0" w:color="BDD6EE"/>
            </w:tcBorders>
          </w:tcPr>
          <w:p w:rsidR="009D7EEA" w:rsidRPr="009E5FBF" w:rsidRDefault="009D7EEA" w:rsidP="003E0075">
            <w:pPr>
              <w:rPr>
                <w:sz w:val="18"/>
                <w:szCs w:val="18"/>
              </w:rPr>
            </w:pPr>
            <w:r w:rsidRPr="009E5FBF">
              <w:rPr>
                <w:sz w:val="18"/>
                <w:szCs w:val="18"/>
              </w:rPr>
              <w:t>Method</w:t>
            </w:r>
          </w:p>
        </w:tc>
        <w:tc>
          <w:tcPr>
            <w:tcW w:w="74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E0075">
            <w:pPr>
              <w:rPr>
                <w:sz w:val="18"/>
                <w:szCs w:val="18"/>
              </w:rPr>
            </w:pPr>
            <w:r w:rsidRPr="009E5FBF">
              <w:rPr>
                <w:sz w:val="18"/>
                <w:szCs w:val="18"/>
              </w:rPr>
              <w:t>New</w:t>
            </w:r>
          </w:p>
        </w:tc>
        <w:tc>
          <w:tcPr>
            <w:tcW w:w="640"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E0075">
            <w:pPr>
              <w:rPr>
                <w:sz w:val="18"/>
                <w:szCs w:val="18"/>
              </w:rPr>
            </w:pPr>
            <w:r w:rsidRPr="009E5FBF">
              <w:rPr>
                <w:sz w:val="18"/>
                <w:szCs w:val="18"/>
              </w:rPr>
              <w:t>Generated</w:t>
            </w:r>
          </w:p>
        </w:tc>
        <w:tc>
          <w:tcPr>
            <w:tcW w:w="640"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E0075">
            <w:pPr>
              <w:rPr>
                <w:sz w:val="18"/>
                <w:szCs w:val="18"/>
              </w:rPr>
            </w:pPr>
          </w:p>
        </w:tc>
      </w:tr>
      <w:tr w:rsidR="009D7EEA" w:rsidRPr="009E5FBF" w:rsidTr="00B10134">
        <w:tc>
          <w:tcPr>
            <w:tcW w:w="2267"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E0075">
            <w:pPr>
              <w:widowControl w:val="0"/>
              <w:autoSpaceDE w:val="0"/>
              <w:autoSpaceDN w:val="0"/>
              <w:adjustRightInd w:val="0"/>
              <w:spacing w:before="166" w:line="240" w:lineRule="auto"/>
              <w:ind w:left="270" w:firstLine="14"/>
              <w:rPr>
                <w:sz w:val="18"/>
                <w:szCs w:val="18"/>
              </w:rPr>
            </w:pPr>
            <w:r w:rsidRPr="009E5FBF">
              <w:rPr>
                <w:sz w:val="18"/>
                <w:szCs w:val="18"/>
              </w:rPr>
              <w:t>describe_xml /2</w:t>
            </w:r>
          </w:p>
        </w:tc>
        <w:tc>
          <w:tcPr>
            <w:tcW w:w="704" w:type="pct"/>
            <w:tcBorders>
              <w:top w:val="single" w:sz="4" w:space="0" w:color="BDD6EE"/>
              <w:left w:val="single" w:sz="4" w:space="0" w:color="BDD6EE"/>
              <w:bottom w:val="single" w:sz="4" w:space="0" w:color="BDD6EE"/>
              <w:right w:val="single" w:sz="4" w:space="0" w:color="BDD6EE"/>
            </w:tcBorders>
          </w:tcPr>
          <w:p w:rsidR="009D7EEA" w:rsidRPr="009E5FBF" w:rsidRDefault="009D7EEA" w:rsidP="003E0075">
            <w:pPr>
              <w:rPr>
                <w:sz w:val="18"/>
                <w:szCs w:val="18"/>
              </w:rPr>
            </w:pPr>
            <w:r w:rsidRPr="009E5FBF">
              <w:rPr>
                <w:sz w:val="18"/>
                <w:szCs w:val="18"/>
              </w:rPr>
              <w:t>Method</w:t>
            </w:r>
          </w:p>
        </w:tc>
        <w:tc>
          <w:tcPr>
            <w:tcW w:w="749"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E0075">
            <w:pPr>
              <w:rPr>
                <w:sz w:val="18"/>
                <w:szCs w:val="18"/>
              </w:rPr>
            </w:pPr>
            <w:r w:rsidRPr="009E5FBF">
              <w:rPr>
                <w:sz w:val="18"/>
                <w:szCs w:val="18"/>
              </w:rPr>
              <w:t>New</w:t>
            </w:r>
          </w:p>
        </w:tc>
        <w:tc>
          <w:tcPr>
            <w:tcW w:w="640"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E0075">
            <w:pPr>
              <w:rPr>
                <w:sz w:val="18"/>
                <w:szCs w:val="18"/>
              </w:rPr>
            </w:pPr>
            <w:r w:rsidRPr="009E5FBF">
              <w:rPr>
                <w:sz w:val="18"/>
                <w:szCs w:val="18"/>
              </w:rPr>
              <w:t>Generated</w:t>
            </w:r>
          </w:p>
        </w:tc>
        <w:tc>
          <w:tcPr>
            <w:tcW w:w="640" w:type="pct"/>
            <w:tcBorders>
              <w:top w:val="single" w:sz="4" w:space="0" w:color="BDD6EE"/>
              <w:left w:val="single" w:sz="4" w:space="0" w:color="BDD6EE"/>
              <w:bottom w:val="single" w:sz="4" w:space="0" w:color="BDD6EE"/>
              <w:right w:val="single" w:sz="4" w:space="0" w:color="BDD6EE"/>
            </w:tcBorders>
            <w:vAlign w:val="center"/>
          </w:tcPr>
          <w:p w:rsidR="009D7EEA" w:rsidRPr="009E5FBF" w:rsidRDefault="009D7EEA" w:rsidP="003E0075">
            <w:pPr>
              <w:rPr>
                <w:sz w:val="18"/>
                <w:szCs w:val="18"/>
              </w:rPr>
            </w:pPr>
          </w:p>
        </w:tc>
      </w:tr>
    </w:tbl>
    <w:p w:rsidR="003556B6" w:rsidRPr="009E5FBF" w:rsidRDefault="003556B6" w:rsidP="003556B6">
      <w:pPr>
        <w:pStyle w:val="Body"/>
        <w:ind w:left="360"/>
      </w:pPr>
    </w:p>
    <w:p w:rsidR="003556B6" w:rsidRPr="009E5FBF" w:rsidRDefault="003556B6" w:rsidP="003556B6">
      <w:pPr>
        <w:pStyle w:val="Body"/>
        <w:ind w:left="360"/>
      </w:pPr>
      <w:r w:rsidRPr="009E5FBF">
        <w:t xml:space="preserve">The Type can be – class, method, field, </w:t>
      </w:r>
      <w:r w:rsidR="006B790F" w:rsidRPr="009E5FBF">
        <w:t>enumerate …</w:t>
      </w:r>
      <w:r w:rsidRPr="009E5FBF">
        <w:t xml:space="preserve"> etc.</w:t>
      </w:r>
    </w:p>
    <w:p w:rsidR="003556B6" w:rsidRPr="009E5FBF" w:rsidRDefault="003556B6" w:rsidP="006074AB">
      <w:pPr>
        <w:pStyle w:val="Heading4"/>
      </w:pPr>
      <w:bookmarkStart w:id="1118" w:name="_Toc487791949"/>
      <w:bookmarkStart w:id="1119" w:name="_Toc21928516"/>
      <w:r w:rsidRPr="009E5FBF">
        <w:t>Data Dictionary</w:t>
      </w:r>
      <w:bookmarkEnd w:id="1118"/>
      <w:bookmarkEnd w:id="1119"/>
    </w:p>
    <w:p w:rsidR="0030392E" w:rsidRPr="009E5FBF" w:rsidRDefault="004264FA" w:rsidP="0030392E">
      <w:pPr>
        <w:pStyle w:val="Body"/>
      </w:pPr>
      <w:ins w:id="1120" w:author="Petya Kaisheva" w:date="2019-10-14T08:38:00Z">
        <w:r w:rsidRPr="004264FA">
          <w:t xml:space="preserve">For details see </w:t>
        </w:r>
      </w:ins>
      <w:ins w:id="1121" w:author="Petya Kaisheva" w:date="2019-10-14T08:40:00Z">
        <w:r>
          <w:fldChar w:fldCharType="begin"/>
        </w:r>
        <w:r>
          <w:instrText xml:space="preserve"> HYPERLINK  \l "RiskModification" </w:instrText>
        </w:r>
        <w:r>
          <w:fldChar w:fldCharType="separate"/>
        </w:r>
        <w:r w:rsidRPr="004264FA">
          <w:rPr>
            <w:rStyle w:val="Hyperlink"/>
          </w:rPr>
          <w:t>Secondary activity documents</w:t>
        </w:r>
        <w:r>
          <w:fldChar w:fldCharType="end"/>
        </w:r>
      </w:ins>
      <w:ins w:id="1122" w:author="Petya Kaisheva" w:date="2019-10-14T08:38:00Z">
        <w:r w:rsidRPr="004264FA">
          <w:t xml:space="preserve"> for </w:t>
        </w:r>
        <w:r>
          <w:t xml:space="preserve">each of the </w:t>
        </w:r>
        <w:proofErr w:type="spellStart"/>
        <w:r>
          <w:t>riss</w:t>
        </w:r>
        <w:proofErr w:type="spellEnd"/>
        <w:r w:rsidRPr="004264FA">
          <w:t xml:space="preserve">, </w:t>
        </w:r>
        <w:proofErr w:type="gramStart"/>
        <w:r w:rsidRPr="004264FA">
          <w:t>( section</w:t>
        </w:r>
        <w:proofErr w:type="gramEnd"/>
        <w:r w:rsidRPr="004264FA">
          <w:t xml:space="preserve"> Step « Risk Definition »)</w:t>
        </w:r>
      </w:ins>
    </w:p>
    <w:tbl>
      <w:tblPr>
        <w:tblStyle w:val="GridTable1Light-Accent5"/>
        <w:tblW w:w="9065" w:type="dxa"/>
        <w:tblLayout w:type="fixed"/>
        <w:tblLook w:val="04A0" w:firstRow="1" w:lastRow="0" w:firstColumn="1" w:lastColumn="0" w:noHBand="0" w:noVBand="1"/>
      </w:tblPr>
      <w:tblGrid>
        <w:gridCol w:w="1906"/>
        <w:gridCol w:w="3623"/>
        <w:gridCol w:w="2409"/>
        <w:gridCol w:w="1127"/>
      </w:tblGrid>
      <w:tr w:rsidR="0030392E" w:rsidRPr="009E5FBF" w:rsidDel="004264FA" w:rsidTr="00836BD3">
        <w:trPr>
          <w:cnfStyle w:val="100000000000" w:firstRow="1" w:lastRow="0" w:firstColumn="0" w:lastColumn="0" w:oddVBand="0" w:evenVBand="0" w:oddHBand="0" w:evenHBand="0" w:firstRowFirstColumn="0" w:firstRowLastColumn="0" w:lastRowFirstColumn="0" w:lastRowLastColumn="0"/>
          <w:del w:id="1123" w:author="Petya Kaisheva" w:date="2019-10-14T08:38:00Z"/>
        </w:trPr>
        <w:tc>
          <w:tcPr>
            <w:cnfStyle w:val="001000000000" w:firstRow="0" w:lastRow="0" w:firstColumn="1" w:lastColumn="0" w:oddVBand="0" w:evenVBand="0" w:oddHBand="0" w:evenHBand="0" w:firstRowFirstColumn="0" w:firstRowLastColumn="0" w:lastRowFirstColumn="0" w:lastRowLastColumn="0"/>
            <w:tcW w:w="1906" w:type="dxa"/>
            <w:noWrap/>
            <w:hideMark/>
          </w:tcPr>
          <w:p w:rsidR="0030392E" w:rsidRPr="009E5FBF" w:rsidDel="004264FA" w:rsidRDefault="0030392E" w:rsidP="0030392E">
            <w:pPr>
              <w:spacing w:line="240" w:lineRule="auto"/>
              <w:rPr>
                <w:del w:id="1124" w:author="Petya Kaisheva" w:date="2019-10-14T08:38:00Z"/>
                <w:sz w:val="18"/>
                <w:szCs w:val="18"/>
              </w:rPr>
            </w:pPr>
            <w:del w:id="1125" w:author="Petya Kaisheva" w:date="2019-10-14T08:38:00Z">
              <w:r w:rsidRPr="009E5FBF" w:rsidDel="004264FA">
                <w:rPr>
                  <w:sz w:val="18"/>
                  <w:szCs w:val="18"/>
                </w:rPr>
                <w:delText>EnumerationType</w:delText>
              </w:r>
            </w:del>
          </w:p>
        </w:tc>
        <w:tc>
          <w:tcPr>
            <w:tcW w:w="3623" w:type="dxa"/>
            <w:hideMark/>
          </w:tcPr>
          <w:p w:rsidR="0030392E" w:rsidRPr="009E5FBF" w:rsidDel="004264FA" w:rsidRDefault="0030392E" w:rsidP="0030392E">
            <w:pPr>
              <w:spacing w:line="240" w:lineRule="auto"/>
              <w:cnfStyle w:val="100000000000" w:firstRow="1" w:lastRow="0" w:firstColumn="0" w:lastColumn="0" w:oddVBand="0" w:evenVBand="0" w:oddHBand="0" w:evenHBand="0" w:firstRowFirstColumn="0" w:firstRowLastColumn="0" w:lastRowFirstColumn="0" w:lastRowLastColumn="0"/>
              <w:rPr>
                <w:del w:id="1126" w:author="Petya Kaisheva" w:date="2019-10-14T08:38:00Z"/>
                <w:sz w:val="18"/>
                <w:szCs w:val="18"/>
              </w:rPr>
            </w:pPr>
            <w:del w:id="1127" w:author="Petya Kaisheva" w:date="2019-10-14T08:38:00Z">
              <w:r w:rsidRPr="009E5FBF" w:rsidDel="004264FA">
                <w:rPr>
                  <w:sz w:val="18"/>
                  <w:szCs w:val="18"/>
                </w:rPr>
                <w:delText>ValueDomain</w:delText>
              </w:r>
            </w:del>
          </w:p>
        </w:tc>
        <w:tc>
          <w:tcPr>
            <w:tcW w:w="2409" w:type="dxa"/>
            <w:noWrap/>
            <w:hideMark/>
          </w:tcPr>
          <w:p w:rsidR="0030392E" w:rsidRPr="009E5FBF" w:rsidDel="004264FA" w:rsidRDefault="0030392E" w:rsidP="0030392E">
            <w:pPr>
              <w:spacing w:line="240" w:lineRule="auto"/>
              <w:cnfStyle w:val="100000000000" w:firstRow="1" w:lastRow="0" w:firstColumn="0" w:lastColumn="0" w:oddVBand="0" w:evenVBand="0" w:oddHBand="0" w:evenHBand="0" w:firstRowFirstColumn="0" w:firstRowLastColumn="0" w:lastRowFirstColumn="0" w:lastRowLastColumn="0"/>
              <w:rPr>
                <w:del w:id="1128" w:author="Petya Kaisheva" w:date="2019-10-14T08:38:00Z"/>
                <w:sz w:val="18"/>
                <w:szCs w:val="18"/>
              </w:rPr>
            </w:pPr>
            <w:del w:id="1129" w:author="Petya Kaisheva" w:date="2019-10-14T08:38:00Z">
              <w:r w:rsidRPr="009E5FBF" w:rsidDel="004264FA">
                <w:rPr>
                  <w:sz w:val="18"/>
                  <w:szCs w:val="18"/>
                </w:rPr>
                <w:delText>Reference</w:delText>
              </w:r>
            </w:del>
          </w:p>
        </w:tc>
        <w:tc>
          <w:tcPr>
            <w:tcW w:w="1127" w:type="dxa"/>
          </w:tcPr>
          <w:p w:rsidR="0030392E" w:rsidRPr="009E5FBF" w:rsidDel="004264FA" w:rsidRDefault="0030392E" w:rsidP="0030392E">
            <w:pPr>
              <w:spacing w:line="240" w:lineRule="auto"/>
              <w:cnfStyle w:val="100000000000" w:firstRow="1" w:lastRow="0" w:firstColumn="0" w:lastColumn="0" w:oddVBand="0" w:evenVBand="0" w:oddHBand="0" w:evenHBand="0" w:firstRowFirstColumn="0" w:firstRowLastColumn="0" w:lastRowFirstColumn="0" w:lastRowLastColumn="0"/>
              <w:rPr>
                <w:del w:id="1130" w:author="Petya Kaisheva" w:date="2019-10-14T08:38:00Z"/>
                <w:sz w:val="18"/>
                <w:szCs w:val="18"/>
              </w:rPr>
            </w:pPr>
            <w:del w:id="1131" w:author="Petya Kaisheva" w:date="2019-10-14T08:38:00Z">
              <w:r w:rsidRPr="009E5FBF" w:rsidDel="004264FA">
                <w:rPr>
                  <w:sz w:val="18"/>
                  <w:szCs w:val="18"/>
                </w:rPr>
                <w:delText>Standard/Specific</w:delText>
              </w:r>
            </w:del>
          </w:p>
        </w:tc>
      </w:tr>
      <w:tr w:rsidR="0030392E" w:rsidRPr="009E5FBF" w:rsidDel="004264FA" w:rsidTr="00836BD3">
        <w:trPr>
          <w:del w:id="1132" w:author="Petya Kaisheva" w:date="2019-10-14T08:38:00Z"/>
        </w:trPr>
        <w:tc>
          <w:tcPr>
            <w:cnfStyle w:val="001000000000" w:firstRow="0" w:lastRow="0" w:firstColumn="1" w:lastColumn="0" w:oddVBand="0" w:evenVBand="0" w:oddHBand="0" w:evenHBand="0" w:firstRowFirstColumn="0" w:firstRowLastColumn="0" w:lastRowFirstColumn="0" w:lastRowLastColumn="0"/>
            <w:tcW w:w="1906" w:type="dxa"/>
            <w:noWrap/>
          </w:tcPr>
          <w:p w:rsidR="0030392E" w:rsidRPr="009E5FBF" w:rsidDel="004264FA" w:rsidRDefault="0030392E" w:rsidP="0030392E">
            <w:pPr>
              <w:spacing w:line="240" w:lineRule="auto"/>
              <w:rPr>
                <w:del w:id="1133" w:author="Petya Kaisheva" w:date="2019-10-14T08:38:00Z"/>
                <w:sz w:val="18"/>
                <w:szCs w:val="18"/>
              </w:rPr>
            </w:pPr>
            <w:del w:id="1134" w:author="Petya Kaisheva" w:date="2019-10-14T08:38:00Z">
              <w:r w:rsidRPr="009E5FBF" w:rsidDel="004264FA">
                <w:rPr>
                  <w:sz w:val="18"/>
                  <w:szCs w:val="18"/>
                </w:rPr>
                <w:delText>ExtIndexType</w:delText>
              </w:r>
            </w:del>
          </w:p>
        </w:tc>
        <w:tc>
          <w:tcPr>
            <w:tcW w:w="3623" w:type="dxa"/>
          </w:tcPr>
          <w:p w:rsidR="0030392E" w:rsidRPr="009E5FBF" w:rsidDel="004264FA" w:rsidRDefault="0030392E" w:rsidP="0030392E">
            <w:pPr>
              <w:cnfStyle w:val="000000000000" w:firstRow="0" w:lastRow="0" w:firstColumn="0" w:lastColumn="0" w:oddVBand="0" w:evenVBand="0" w:oddHBand="0" w:evenHBand="0" w:firstRowFirstColumn="0" w:firstRowLastColumn="0" w:lastRowFirstColumn="0" w:lastRowLastColumn="0"/>
              <w:rPr>
                <w:del w:id="1135" w:author="Petya Kaisheva" w:date="2019-10-14T08:38:00Z"/>
                <w:sz w:val="18"/>
                <w:szCs w:val="18"/>
              </w:rPr>
            </w:pPr>
            <w:del w:id="1136" w:author="Petya Kaisheva" w:date="2019-10-14T08:38:00Z">
              <w:r w:rsidRPr="009E5FBF" w:rsidDel="004264FA">
                <w:rPr>
                  <w:sz w:val="18"/>
                  <w:szCs w:val="18"/>
                </w:rPr>
                <w:delText>biannuale("msc"="Biannual average consumption")</w:delText>
              </w:r>
            </w:del>
          </w:p>
        </w:tc>
        <w:tc>
          <w:tcPr>
            <w:tcW w:w="2409" w:type="dxa"/>
            <w:noWrap/>
          </w:tcPr>
          <w:p w:rsidR="0030392E" w:rsidRPr="009E5FBF" w:rsidDel="004264FA" w:rsidRDefault="0030392E" w:rsidP="0030392E">
            <w:pPr>
              <w:cnfStyle w:val="000000000000" w:firstRow="0" w:lastRow="0" w:firstColumn="0" w:lastColumn="0" w:oddVBand="0" w:evenVBand="0" w:oddHBand="0" w:evenHBand="0" w:firstRowFirstColumn="0" w:firstRowLastColumn="0" w:lastRowFirstColumn="0" w:lastRowLastColumn="0"/>
              <w:rPr>
                <w:del w:id="1137" w:author="Petya Kaisheva" w:date="2019-10-14T08:38:00Z"/>
                <w:color w:val="000000"/>
                <w:sz w:val="18"/>
                <w:szCs w:val="18"/>
              </w:rPr>
            </w:pPr>
            <w:del w:id="1138" w:author="Petya Kaisheva" w:date="2019-10-14T08:38:00Z">
              <w:r w:rsidRPr="009E5FBF" w:rsidDel="004264FA">
                <w:rPr>
                  <w:color w:val="000000"/>
                  <w:sz w:val="18"/>
                  <w:szCs w:val="18"/>
                </w:rPr>
                <w:delText>$property:prprty.indx_msc</w:delText>
              </w:r>
            </w:del>
          </w:p>
        </w:tc>
        <w:tc>
          <w:tcPr>
            <w:tcW w:w="1127" w:type="dxa"/>
          </w:tcPr>
          <w:p w:rsidR="0030392E" w:rsidRPr="009E5FBF" w:rsidDel="004264FA" w:rsidRDefault="0030392E" w:rsidP="0030392E">
            <w:pPr>
              <w:cnfStyle w:val="000000000000" w:firstRow="0" w:lastRow="0" w:firstColumn="0" w:lastColumn="0" w:oddVBand="0" w:evenVBand="0" w:oddHBand="0" w:evenHBand="0" w:firstRowFirstColumn="0" w:firstRowLastColumn="0" w:lastRowFirstColumn="0" w:lastRowLastColumn="0"/>
              <w:rPr>
                <w:del w:id="1139" w:author="Petya Kaisheva" w:date="2019-10-14T08:38:00Z"/>
                <w:color w:val="000000"/>
                <w:sz w:val="18"/>
                <w:szCs w:val="18"/>
              </w:rPr>
            </w:pPr>
            <w:del w:id="1140" w:author="Petya Kaisheva" w:date="2019-10-14T08:38:00Z">
              <w:r w:rsidRPr="009E5FBF" w:rsidDel="004264FA">
                <w:rPr>
                  <w:color w:val="000000"/>
                  <w:sz w:val="18"/>
                  <w:szCs w:val="18"/>
                </w:rPr>
                <w:delText>SPECIFIC</w:delText>
              </w:r>
            </w:del>
          </w:p>
        </w:tc>
      </w:tr>
      <w:tr w:rsidR="0030392E" w:rsidRPr="009E5FBF" w:rsidDel="004264FA" w:rsidTr="00836BD3">
        <w:trPr>
          <w:del w:id="1141" w:author="Petya Kaisheva" w:date="2019-10-14T08:38:00Z"/>
        </w:trPr>
        <w:tc>
          <w:tcPr>
            <w:cnfStyle w:val="001000000000" w:firstRow="0" w:lastRow="0" w:firstColumn="1" w:lastColumn="0" w:oddVBand="0" w:evenVBand="0" w:oddHBand="0" w:evenHBand="0" w:firstRowFirstColumn="0" w:firstRowLastColumn="0" w:lastRowFirstColumn="0" w:lastRowLastColumn="0"/>
            <w:tcW w:w="1906" w:type="dxa"/>
            <w:noWrap/>
          </w:tcPr>
          <w:p w:rsidR="0030392E" w:rsidRPr="009E5FBF" w:rsidDel="004264FA" w:rsidRDefault="0030392E" w:rsidP="0030392E">
            <w:pPr>
              <w:rPr>
                <w:del w:id="1142" w:author="Petya Kaisheva" w:date="2019-10-14T08:38:00Z"/>
                <w:sz w:val="18"/>
                <w:szCs w:val="18"/>
              </w:rPr>
            </w:pPr>
            <w:del w:id="1143" w:author="Petya Kaisheva" w:date="2019-10-14T08:38:00Z">
              <w:r w:rsidRPr="009E5FBF" w:rsidDel="004264FA">
                <w:rPr>
                  <w:sz w:val="18"/>
                  <w:szCs w:val="18"/>
                </w:rPr>
                <w:delText>ExtIndexType</w:delText>
              </w:r>
            </w:del>
          </w:p>
        </w:tc>
        <w:tc>
          <w:tcPr>
            <w:tcW w:w="3623" w:type="dxa"/>
          </w:tcPr>
          <w:p w:rsidR="0030392E" w:rsidRPr="009E5FBF" w:rsidDel="004264FA" w:rsidRDefault="0030392E" w:rsidP="0030392E">
            <w:pPr>
              <w:cnfStyle w:val="000000000000" w:firstRow="0" w:lastRow="0" w:firstColumn="0" w:lastColumn="0" w:oddVBand="0" w:evenVBand="0" w:oddHBand="0" w:evenHBand="0" w:firstRowFirstColumn="0" w:firstRowLastColumn="0" w:lastRowFirstColumn="0" w:lastRowLastColumn="0"/>
              <w:rPr>
                <w:del w:id="1144" w:author="Petya Kaisheva" w:date="2019-10-14T08:38:00Z"/>
                <w:sz w:val="18"/>
                <w:szCs w:val="18"/>
              </w:rPr>
            </w:pPr>
            <w:del w:id="1145" w:author="Petya Kaisheva" w:date="2019-10-14T08:38:00Z">
              <w:r w:rsidRPr="009E5FBF" w:rsidDel="004264FA">
                <w:rPr>
                  <w:sz w:val="18"/>
                  <w:szCs w:val="18"/>
                </w:rPr>
                <w:delText>none("wtht"="none")</w:delText>
              </w:r>
            </w:del>
          </w:p>
        </w:tc>
        <w:tc>
          <w:tcPr>
            <w:tcW w:w="2409" w:type="dxa"/>
            <w:noWrap/>
          </w:tcPr>
          <w:p w:rsidR="0030392E" w:rsidRPr="009E5FBF" w:rsidDel="004264FA" w:rsidRDefault="0030392E" w:rsidP="0030392E">
            <w:pPr>
              <w:cnfStyle w:val="000000000000" w:firstRow="0" w:lastRow="0" w:firstColumn="0" w:lastColumn="0" w:oddVBand="0" w:evenVBand="0" w:oddHBand="0" w:evenHBand="0" w:firstRowFirstColumn="0" w:firstRowLastColumn="0" w:lastRowFirstColumn="0" w:lastRowLastColumn="0"/>
              <w:rPr>
                <w:del w:id="1146" w:author="Petya Kaisheva" w:date="2019-10-14T08:38:00Z"/>
                <w:color w:val="000000"/>
                <w:sz w:val="18"/>
                <w:szCs w:val="18"/>
              </w:rPr>
            </w:pPr>
            <w:del w:id="1147" w:author="Petya Kaisheva" w:date="2019-10-14T08:38:00Z">
              <w:r w:rsidRPr="009E5FBF" w:rsidDel="004264FA">
                <w:rPr>
                  <w:color w:val="000000"/>
                  <w:sz w:val="18"/>
                  <w:szCs w:val="18"/>
                </w:rPr>
                <w:delText>$property:prprty.indx_msc</w:delText>
              </w:r>
            </w:del>
          </w:p>
        </w:tc>
        <w:tc>
          <w:tcPr>
            <w:tcW w:w="1127" w:type="dxa"/>
          </w:tcPr>
          <w:p w:rsidR="0030392E" w:rsidRPr="009E5FBF" w:rsidDel="004264FA" w:rsidRDefault="0030392E" w:rsidP="0030392E">
            <w:pPr>
              <w:cnfStyle w:val="000000000000" w:firstRow="0" w:lastRow="0" w:firstColumn="0" w:lastColumn="0" w:oddVBand="0" w:evenVBand="0" w:oddHBand="0" w:evenHBand="0" w:firstRowFirstColumn="0" w:firstRowLastColumn="0" w:lastRowFirstColumn="0" w:lastRowLastColumn="0"/>
              <w:rPr>
                <w:del w:id="1148" w:author="Petya Kaisheva" w:date="2019-10-14T08:38:00Z"/>
                <w:color w:val="000000"/>
                <w:sz w:val="18"/>
                <w:szCs w:val="18"/>
              </w:rPr>
            </w:pPr>
            <w:del w:id="1149" w:author="Petya Kaisheva" w:date="2019-10-14T08:38:00Z">
              <w:r w:rsidRPr="009E5FBF" w:rsidDel="004264FA">
                <w:rPr>
                  <w:color w:val="000000"/>
                  <w:sz w:val="18"/>
                  <w:szCs w:val="18"/>
                </w:rPr>
                <w:delText>SPECIFIC</w:delText>
              </w:r>
            </w:del>
          </w:p>
        </w:tc>
      </w:tr>
      <w:tr w:rsidR="0030392E" w:rsidRPr="009E5FBF" w:rsidDel="004264FA" w:rsidTr="00836BD3">
        <w:trPr>
          <w:del w:id="1150" w:author="Petya Kaisheva" w:date="2019-10-14T08:38:00Z"/>
        </w:trPr>
        <w:tc>
          <w:tcPr>
            <w:cnfStyle w:val="001000000000" w:firstRow="0" w:lastRow="0" w:firstColumn="1" w:lastColumn="0" w:oddVBand="0" w:evenVBand="0" w:oddHBand="0" w:evenHBand="0" w:firstRowFirstColumn="0" w:firstRowLastColumn="0" w:lastRowFirstColumn="0" w:lastRowLastColumn="0"/>
            <w:tcW w:w="1906" w:type="dxa"/>
            <w:noWrap/>
          </w:tcPr>
          <w:p w:rsidR="0030392E" w:rsidRPr="009E5FBF" w:rsidDel="004264FA" w:rsidRDefault="0030392E" w:rsidP="0030392E">
            <w:pPr>
              <w:spacing w:line="240" w:lineRule="auto"/>
              <w:rPr>
                <w:del w:id="1151" w:author="Petya Kaisheva" w:date="2019-10-14T08:38:00Z"/>
                <w:sz w:val="18"/>
                <w:szCs w:val="18"/>
              </w:rPr>
            </w:pPr>
            <w:del w:id="1152" w:author="Petya Kaisheva" w:date="2019-10-14T08:38:00Z">
              <w:r w:rsidRPr="009E5FBF" w:rsidDel="004264FA">
                <w:rPr>
                  <w:sz w:val="18"/>
                  <w:szCs w:val="18"/>
                </w:rPr>
                <w:delText>ExtType</w:delText>
              </w:r>
            </w:del>
          </w:p>
        </w:tc>
        <w:tc>
          <w:tcPr>
            <w:tcW w:w="3623" w:type="dxa"/>
          </w:tcPr>
          <w:p w:rsidR="0030392E" w:rsidRPr="009E5FBF" w:rsidDel="004264FA" w:rsidRDefault="0030392E" w:rsidP="0030392E">
            <w:pPr>
              <w:cnfStyle w:val="000000000000" w:firstRow="0" w:lastRow="0" w:firstColumn="0" w:lastColumn="0" w:oddVBand="0" w:evenVBand="0" w:oddHBand="0" w:evenHBand="0" w:firstRowFirstColumn="0" w:firstRowLastColumn="0" w:lastRowFirstColumn="0" w:lastRowLastColumn="0"/>
              <w:rPr>
                <w:del w:id="1153" w:author="Petya Kaisheva" w:date="2019-10-14T08:38:00Z"/>
                <w:sz w:val="18"/>
                <w:szCs w:val="18"/>
              </w:rPr>
            </w:pPr>
            <w:del w:id="1154" w:author="Petya Kaisheva" w:date="2019-10-14T08:38:00Z">
              <w:r w:rsidRPr="009E5FBF" w:rsidDel="004264FA">
                <w:rPr>
                  <w:sz w:val="18"/>
                  <w:szCs w:val="18"/>
                </w:rPr>
                <w:delText>civil_liability_family"rc_fml"="Responsabilité civile familiale")</w:delText>
              </w:r>
            </w:del>
          </w:p>
        </w:tc>
        <w:tc>
          <w:tcPr>
            <w:tcW w:w="2409" w:type="dxa"/>
            <w:noWrap/>
          </w:tcPr>
          <w:p w:rsidR="0030392E" w:rsidRPr="009E5FBF" w:rsidDel="004264FA" w:rsidRDefault="0030392E" w:rsidP="0030392E">
            <w:pPr>
              <w:cnfStyle w:val="000000000000" w:firstRow="0" w:lastRow="0" w:firstColumn="0" w:lastColumn="0" w:oddVBand="0" w:evenVBand="0" w:oddHBand="0" w:evenHBand="0" w:firstRowFirstColumn="0" w:firstRowLastColumn="0" w:lastRowFirstColumn="0" w:lastRowLastColumn="0"/>
              <w:rPr>
                <w:del w:id="1155" w:author="Petya Kaisheva" w:date="2019-10-14T08:38:00Z"/>
                <w:color w:val="000000"/>
                <w:sz w:val="18"/>
                <w:szCs w:val="18"/>
              </w:rPr>
            </w:pPr>
            <w:del w:id="1156" w:author="Petya Kaisheva" w:date="2019-10-14T08:38:00Z">
              <w:r w:rsidRPr="009E5FBF" w:rsidDel="004264FA">
                <w:rPr>
                  <w:color w:val="000000"/>
                  <w:sz w:val="18"/>
                  <w:szCs w:val="18"/>
                </w:rPr>
                <w:delText>none</w:delText>
              </w:r>
            </w:del>
          </w:p>
        </w:tc>
        <w:tc>
          <w:tcPr>
            <w:tcW w:w="1127" w:type="dxa"/>
          </w:tcPr>
          <w:p w:rsidR="0030392E" w:rsidRPr="009E5FBF" w:rsidDel="004264FA" w:rsidRDefault="0030392E" w:rsidP="0030392E">
            <w:pPr>
              <w:cnfStyle w:val="000000000000" w:firstRow="0" w:lastRow="0" w:firstColumn="0" w:lastColumn="0" w:oddVBand="0" w:evenVBand="0" w:oddHBand="0" w:evenHBand="0" w:firstRowFirstColumn="0" w:firstRowLastColumn="0" w:lastRowFirstColumn="0" w:lastRowLastColumn="0"/>
              <w:rPr>
                <w:del w:id="1157" w:author="Petya Kaisheva" w:date="2019-10-14T08:38:00Z"/>
                <w:color w:val="000000"/>
                <w:sz w:val="18"/>
                <w:szCs w:val="18"/>
              </w:rPr>
            </w:pPr>
            <w:del w:id="1158" w:author="Petya Kaisheva" w:date="2019-10-14T08:38:00Z">
              <w:r w:rsidRPr="009E5FBF" w:rsidDel="004264FA">
                <w:rPr>
                  <w:color w:val="000000"/>
                  <w:sz w:val="18"/>
                  <w:szCs w:val="18"/>
                </w:rPr>
                <w:delText>SPECIFIC</w:delText>
              </w:r>
            </w:del>
          </w:p>
        </w:tc>
      </w:tr>
      <w:tr w:rsidR="0030392E" w:rsidRPr="009E5FBF" w:rsidDel="004264FA" w:rsidTr="00836BD3">
        <w:trPr>
          <w:del w:id="1159" w:author="Petya Kaisheva" w:date="2019-10-14T08:38:00Z"/>
        </w:trPr>
        <w:tc>
          <w:tcPr>
            <w:cnfStyle w:val="001000000000" w:firstRow="0" w:lastRow="0" w:firstColumn="1" w:lastColumn="0" w:oddVBand="0" w:evenVBand="0" w:oddHBand="0" w:evenHBand="0" w:firstRowFirstColumn="0" w:firstRowLastColumn="0" w:lastRowFirstColumn="0" w:lastRowLastColumn="0"/>
            <w:tcW w:w="1906" w:type="dxa"/>
            <w:noWrap/>
          </w:tcPr>
          <w:p w:rsidR="0030392E" w:rsidRPr="009E5FBF" w:rsidDel="004264FA" w:rsidRDefault="0030392E" w:rsidP="0030392E">
            <w:pPr>
              <w:rPr>
                <w:del w:id="1160" w:author="Petya Kaisheva" w:date="2019-10-14T08:38:00Z"/>
                <w:sz w:val="18"/>
                <w:szCs w:val="18"/>
              </w:rPr>
            </w:pPr>
            <w:del w:id="1161" w:author="Petya Kaisheva" w:date="2019-10-14T08:38:00Z">
              <w:r w:rsidRPr="009E5FBF" w:rsidDel="004264FA">
                <w:rPr>
                  <w:sz w:val="18"/>
                  <w:szCs w:val="18"/>
                </w:rPr>
                <w:delText>ExtType</w:delText>
              </w:r>
            </w:del>
          </w:p>
        </w:tc>
        <w:tc>
          <w:tcPr>
            <w:tcW w:w="3623" w:type="dxa"/>
          </w:tcPr>
          <w:p w:rsidR="0030392E" w:rsidRPr="009E5FBF" w:rsidDel="004264FA" w:rsidRDefault="0030392E" w:rsidP="0030392E">
            <w:pPr>
              <w:cnfStyle w:val="000000000000" w:firstRow="0" w:lastRow="0" w:firstColumn="0" w:lastColumn="0" w:oddVBand="0" w:evenVBand="0" w:oddHBand="0" w:evenHBand="0" w:firstRowFirstColumn="0" w:firstRowLastColumn="0" w:lastRowFirstColumn="0" w:lastRowLastColumn="0"/>
              <w:rPr>
                <w:del w:id="1162" w:author="Petya Kaisheva" w:date="2019-10-14T08:38:00Z"/>
                <w:sz w:val="18"/>
                <w:szCs w:val="18"/>
              </w:rPr>
            </w:pPr>
            <w:del w:id="1163" w:author="Petya Kaisheva" w:date="2019-10-14T08:38:00Z">
              <w:r w:rsidRPr="009E5FBF" w:rsidDel="004264FA">
                <w:rPr>
                  <w:sz w:val="18"/>
                  <w:szCs w:val="18"/>
                </w:rPr>
                <w:delText>civil_liability_hunt("rc_hnt"="Responsabilité civile chasse")</w:delText>
              </w:r>
            </w:del>
          </w:p>
        </w:tc>
        <w:tc>
          <w:tcPr>
            <w:tcW w:w="2409" w:type="dxa"/>
            <w:noWrap/>
          </w:tcPr>
          <w:p w:rsidR="0030392E" w:rsidRPr="009E5FBF" w:rsidDel="004264FA" w:rsidRDefault="0030392E" w:rsidP="0030392E">
            <w:pPr>
              <w:cnfStyle w:val="000000000000" w:firstRow="0" w:lastRow="0" w:firstColumn="0" w:lastColumn="0" w:oddVBand="0" w:evenVBand="0" w:oddHBand="0" w:evenHBand="0" w:firstRowFirstColumn="0" w:firstRowLastColumn="0" w:lastRowFirstColumn="0" w:lastRowLastColumn="0"/>
              <w:rPr>
                <w:del w:id="1164" w:author="Petya Kaisheva" w:date="2019-10-14T08:38:00Z"/>
                <w:color w:val="000000"/>
                <w:sz w:val="18"/>
                <w:szCs w:val="18"/>
              </w:rPr>
            </w:pPr>
            <w:del w:id="1165" w:author="Petya Kaisheva" w:date="2019-10-14T08:38:00Z">
              <w:r w:rsidRPr="009E5FBF" w:rsidDel="004264FA">
                <w:rPr>
                  <w:color w:val="000000"/>
                  <w:sz w:val="18"/>
                  <w:szCs w:val="18"/>
                </w:rPr>
                <w:delText>none</w:delText>
              </w:r>
            </w:del>
          </w:p>
        </w:tc>
        <w:tc>
          <w:tcPr>
            <w:tcW w:w="1127" w:type="dxa"/>
          </w:tcPr>
          <w:p w:rsidR="0030392E" w:rsidRPr="009E5FBF" w:rsidDel="004264FA" w:rsidRDefault="0030392E" w:rsidP="0030392E">
            <w:pPr>
              <w:cnfStyle w:val="000000000000" w:firstRow="0" w:lastRow="0" w:firstColumn="0" w:lastColumn="0" w:oddVBand="0" w:evenVBand="0" w:oddHBand="0" w:evenHBand="0" w:firstRowFirstColumn="0" w:firstRowLastColumn="0" w:lastRowFirstColumn="0" w:lastRowLastColumn="0"/>
              <w:rPr>
                <w:del w:id="1166" w:author="Petya Kaisheva" w:date="2019-10-14T08:38:00Z"/>
                <w:color w:val="000000"/>
                <w:sz w:val="18"/>
                <w:szCs w:val="18"/>
              </w:rPr>
            </w:pPr>
            <w:del w:id="1167" w:author="Petya Kaisheva" w:date="2019-10-14T08:38:00Z">
              <w:r w:rsidRPr="009E5FBF" w:rsidDel="004264FA">
                <w:rPr>
                  <w:color w:val="000000"/>
                  <w:sz w:val="18"/>
                  <w:szCs w:val="18"/>
                </w:rPr>
                <w:delText>SPECIFIC</w:delText>
              </w:r>
            </w:del>
          </w:p>
        </w:tc>
      </w:tr>
    </w:tbl>
    <w:p w:rsidR="0030392E" w:rsidRPr="009E5FBF" w:rsidRDefault="0030392E" w:rsidP="0030392E">
      <w:pPr>
        <w:pStyle w:val="Body"/>
      </w:pPr>
    </w:p>
    <w:p w:rsidR="0030392E" w:rsidRPr="009E5FBF" w:rsidRDefault="0030392E" w:rsidP="0030392E">
      <w:pPr>
        <w:pStyle w:val="Body"/>
      </w:pPr>
    </w:p>
    <w:tbl>
      <w:tblPr>
        <w:tblStyle w:val="GridTable1Light-Accent5"/>
        <w:tblW w:w="5000" w:type="pct"/>
        <w:tblLayout w:type="fixed"/>
        <w:tblLook w:val="04A0" w:firstRow="1" w:lastRow="0" w:firstColumn="1" w:lastColumn="0" w:noHBand="0" w:noVBand="1"/>
      </w:tblPr>
      <w:tblGrid>
        <w:gridCol w:w="1696"/>
        <w:gridCol w:w="1586"/>
        <w:gridCol w:w="2365"/>
        <w:gridCol w:w="2145"/>
        <w:gridCol w:w="1268"/>
      </w:tblGrid>
      <w:tr w:rsidR="001E406B" w:rsidRPr="009E5FBF" w:rsidDel="004264FA" w:rsidTr="00551D58">
        <w:trPr>
          <w:cnfStyle w:val="100000000000" w:firstRow="1" w:lastRow="0" w:firstColumn="0" w:lastColumn="0" w:oddVBand="0" w:evenVBand="0" w:oddHBand="0" w:evenHBand="0" w:firstRowFirstColumn="0" w:firstRowLastColumn="0" w:lastRowFirstColumn="0" w:lastRowLastColumn="0"/>
          <w:trHeight w:val="243"/>
          <w:del w:id="1168" w:author="Petya Kaisheva" w:date="2019-10-14T08:38:00Z"/>
        </w:trPr>
        <w:tc>
          <w:tcPr>
            <w:cnfStyle w:val="001000000000" w:firstRow="0" w:lastRow="0" w:firstColumn="1" w:lastColumn="0" w:oddVBand="0" w:evenVBand="0" w:oddHBand="0" w:evenHBand="0" w:firstRowFirstColumn="0" w:firstRowLastColumn="0" w:lastRowFirstColumn="0" w:lastRowLastColumn="0"/>
            <w:tcW w:w="936" w:type="pct"/>
            <w:noWrap/>
            <w:hideMark/>
          </w:tcPr>
          <w:p w:rsidR="001E406B" w:rsidRPr="009E5FBF" w:rsidDel="004264FA" w:rsidRDefault="001E406B" w:rsidP="009E6E41">
            <w:pPr>
              <w:spacing w:line="240" w:lineRule="auto"/>
              <w:rPr>
                <w:del w:id="1169" w:author="Petya Kaisheva" w:date="2019-10-14T08:38:00Z"/>
                <w:b w:val="0"/>
                <w:bCs w:val="0"/>
                <w:sz w:val="18"/>
                <w:szCs w:val="18"/>
              </w:rPr>
            </w:pPr>
            <w:del w:id="1170" w:author="Petya Kaisheva" w:date="2019-10-14T08:38:00Z">
              <w:r w:rsidRPr="009E5FBF" w:rsidDel="004264FA">
                <w:rPr>
                  <w:sz w:val="18"/>
                  <w:szCs w:val="18"/>
                </w:rPr>
                <w:delText>Entity Name</w:delText>
              </w:r>
            </w:del>
          </w:p>
        </w:tc>
        <w:tc>
          <w:tcPr>
            <w:tcW w:w="875" w:type="pct"/>
            <w:noWrap/>
            <w:hideMark/>
          </w:tcPr>
          <w:p w:rsidR="001E406B" w:rsidRPr="009E5FBF" w:rsidDel="004264FA" w:rsidRDefault="001E406B" w:rsidP="009E6E41">
            <w:pPr>
              <w:spacing w:line="240" w:lineRule="auto"/>
              <w:cnfStyle w:val="100000000000" w:firstRow="1" w:lastRow="0" w:firstColumn="0" w:lastColumn="0" w:oddVBand="0" w:evenVBand="0" w:oddHBand="0" w:evenHBand="0" w:firstRowFirstColumn="0" w:firstRowLastColumn="0" w:lastRowFirstColumn="0" w:lastRowLastColumn="0"/>
              <w:rPr>
                <w:del w:id="1171" w:author="Petya Kaisheva" w:date="2019-10-14T08:38:00Z"/>
                <w:b w:val="0"/>
                <w:bCs w:val="0"/>
                <w:sz w:val="18"/>
                <w:szCs w:val="18"/>
              </w:rPr>
            </w:pPr>
            <w:del w:id="1172" w:author="Petya Kaisheva" w:date="2019-10-14T08:38:00Z">
              <w:r w:rsidRPr="009E5FBF" w:rsidDel="004264FA">
                <w:rPr>
                  <w:sz w:val="18"/>
                  <w:szCs w:val="18"/>
                </w:rPr>
                <w:delText>EntryName</w:delText>
              </w:r>
            </w:del>
          </w:p>
        </w:tc>
        <w:tc>
          <w:tcPr>
            <w:tcW w:w="1305" w:type="pct"/>
            <w:noWrap/>
            <w:hideMark/>
          </w:tcPr>
          <w:p w:rsidR="001E406B" w:rsidRPr="009E5FBF" w:rsidDel="004264FA" w:rsidRDefault="001E406B" w:rsidP="009E6E41">
            <w:pPr>
              <w:spacing w:line="240" w:lineRule="auto"/>
              <w:cnfStyle w:val="100000000000" w:firstRow="1" w:lastRow="0" w:firstColumn="0" w:lastColumn="0" w:oddVBand="0" w:evenVBand="0" w:oddHBand="0" w:evenHBand="0" w:firstRowFirstColumn="0" w:firstRowLastColumn="0" w:lastRowFirstColumn="0" w:lastRowLastColumn="0"/>
              <w:rPr>
                <w:del w:id="1173" w:author="Petya Kaisheva" w:date="2019-10-14T08:38:00Z"/>
                <w:b w:val="0"/>
                <w:bCs w:val="0"/>
                <w:sz w:val="18"/>
                <w:szCs w:val="18"/>
              </w:rPr>
            </w:pPr>
            <w:del w:id="1174" w:author="Petya Kaisheva" w:date="2019-10-14T08:38:00Z">
              <w:r w:rsidRPr="009E5FBF" w:rsidDel="004264FA">
                <w:rPr>
                  <w:sz w:val="18"/>
                  <w:szCs w:val="18"/>
                </w:rPr>
                <w:delText>Reference</w:delText>
              </w:r>
            </w:del>
          </w:p>
        </w:tc>
        <w:tc>
          <w:tcPr>
            <w:tcW w:w="1184" w:type="pct"/>
            <w:hideMark/>
          </w:tcPr>
          <w:p w:rsidR="001E406B" w:rsidRPr="009E5FBF" w:rsidDel="004264FA" w:rsidRDefault="001E406B" w:rsidP="009E6E41">
            <w:pPr>
              <w:spacing w:line="240" w:lineRule="auto"/>
              <w:cnfStyle w:val="100000000000" w:firstRow="1" w:lastRow="0" w:firstColumn="0" w:lastColumn="0" w:oddVBand="0" w:evenVBand="0" w:oddHBand="0" w:evenHBand="0" w:firstRowFirstColumn="0" w:firstRowLastColumn="0" w:lastRowFirstColumn="0" w:lastRowLastColumn="0"/>
              <w:rPr>
                <w:del w:id="1175" w:author="Petya Kaisheva" w:date="2019-10-14T08:38:00Z"/>
                <w:b w:val="0"/>
                <w:bCs w:val="0"/>
                <w:sz w:val="18"/>
                <w:szCs w:val="18"/>
              </w:rPr>
            </w:pPr>
            <w:del w:id="1176" w:author="Petya Kaisheva" w:date="2019-10-14T08:38:00Z">
              <w:r w:rsidRPr="009E5FBF" w:rsidDel="004264FA">
                <w:rPr>
                  <w:sz w:val="18"/>
                  <w:szCs w:val="18"/>
                </w:rPr>
                <w:delText>DataType</w:delText>
              </w:r>
            </w:del>
          </w:p>
        </w:tc>
        <w:tc>
          <w:tcPr>
            <w:tcW w:w="700" w:type="pct"/>
          </w:tcPr>
          <w:p w:rsidR="001E406B" w:rsidRPr="009E5FBF" w:rsidDel="004264FA" w:rsidRDefault="001E406B" w:rsidP="009E6E41">
            <w:pPr>
              <w:spacing w:line="240" w:lineRule="auto"/>
              <w:cnfStyle w:val="100000000000" w:firstRow="1" w:lastRow="0" w:firstColumn="0" w:lastColumn="0" w:oddVBand="0" w:evenVBand="0" w:oddHBand="0" w:evenHBand="0" w:firstRowFirstColumn="0" w:firstRowLastColumn="0" w:lastRowFirstColumn="0" w:lastRowLastColumn="0"/>
              <w:rPr>
                <w:del w:id="1177" w:author="Petya Kaisheva" w:date="2019-10-14T08:38:00Z"/>
                <w:b w:val="0"/>
                <w:bCs w:val="0"/>
                <w:sz w:val="18"/>
                <w:szCs w:val="18"/>
              </w:rPr>
            </w:pPr>
            <w:del w:id="1178" w:author="Petya Kaisheva" w:date="2019-10-14T08:38:00Z">
              <w:r w:rsidRPr="009E5FBF" w:rsidDel="004264FA">
                <w:rPr>
                  <w:sz w:val="18"/>
                  <w:szCs w:val="18"/>
                </w:rPr>
                <w:delText>Standard/Specific</w:delText>
              </w:r>
            </w:del>
          </w:p>
        </w:tc>
      </w:tr>
      <w:tr w:rsidR="001E406B" w:rsidRPr="009E5FBF" w:rsidDel="004264FA" w:rsidTr="00551D58">
        <w:trPr>
          <w:trHeight w:val="289"/>
          <w:del w:id="1179" w:author="Petya Kaisheva" w:date="2019-10-14T08:38:00Z"/>
        </w:trPr>
        <w:tc>
          <w:tcPr>
            <w:cnfStyle w:val="001000000000" w:firstRow="0" w:lastRow="0" w:firstColumn="1" w:lastColumn="0" w:oddVBand="0" w:evenVBand="0" w:oddHBand="0" w:evenHBand="0" w:firstRowFirstColumn="0" w:firstRowLastColumn="0" w:lastRowFirstColumn="0" w:lastRowLastColumn="0"/>
            <w:tcW w:w="936" w:type="pct"/>
            <w:noWrap/>
            <w:hideMark/>
          </w:tcPr>
          <w:p w:rsidR="001E406B" w:rsidRPr="009E5FBF" w:rsidDel="004264FA" w:rsidRDefault="001E406B" w:rsidP="009E6E41">
            <w:pPr>
              <w:spacing w:line="240" w:lineRule="auto"/>
              <w:rPr>
                <w:del w:id="1180" w:author="Petya Kaisheva" w:date="2019-10-14T08:38:00Z"/>
                <w:sz w:val="18"/>
                <w:szCs w:val="18"/>
                <w:lang w:eastAsia="bg-BG"/>
              </w:rPr>
            </w:pPr>
            <w:del w:id="1181" w:author="Petya Kaisheva" w:date="2019-10-14T08:38:00Z">
              <w:r w:rsidRPr="009E5FBF" w:rsidDel="004264FA">
                <w:rPr>
                  <w:sz w:val="18"/>
                  <w:szCs w:val="18"/>
                  <w:lang w:eastAsia="bg-BG"/>
                </w:rPr>
                <w:delText>Membership</w:delText>
              </w:r>
            </w:del>
          </w:p>
        </w:tc>
        <w:tc>
          <w:tcPr>
            <w:tcW w:w="875" w:type="pct"/>
            <w:noWrap/>
            <w:hideMark/>
          </w:tcPr>
          <w:p w:rsidR="001E406B" w:rsidRPr="009E5FBF" w:rsidDel="004264FA" w:rsidRDefault="001E406B" w:rsidP="0057348A">
            <w:pPr>
              <w:spacing w:line="240" w:lineRule="auto"/>
              <w:cnfStyle w:val="000000000000" w:firstRow="0" w:lastRow="0" w:firstColumn="0" w:lastColumn="0" w:oddVBand="0" w:evenVBand="0" w:oddHBand="0" w:evenHBand="0" w:firstRowFirstColumn="0" w:firstRowLastColumn="0" w:lastRowFirstColumn="0" w:lastRowLastColumn="0"/>
              <w:rPr>
                <w:del w:id="1182" w:author="Petya Kaisheva" w:date="2019-10-14T08:38:00Z"/>
                <w:sz w:val="18"/>
                <w:szCs w:val="18"/>
                <w:lang w:eastAsia="bg-BG"/>
              </w:rPr>
            </w:pPr>
            <w:del w:id="1183" w:author="Petya Kaisheva" w:date="2019-10-14T08:38:00Z">
              <w:r w:rsidRPr="009E5FBF" w:rsidDel="004264FA">
                <w:rPr>
                  <w:sz w:val="18"/>
                  <w:szCs w:val="18"/>
                  <w:lang w:eastAsia="bg-BG"/>
                </w:rPr>
                <w:delText>ExtCoverNote</w:delText>
              </w:r>
            </w:del>
          </w:p>
        </w:tc>
        <w:tc>
          <w:tcPr>
            <w:tcW w:w="1305" w:type="pct"/>
            <w:noWrap/>
            <w:hideMark/>
          </w:tcPr>
          <w:p w:rsidR="001E406B" w:rsidRPr="009E5FBF" w:rsidDel="004264FA" w:rsidRDefault="001E406B" w:rsidP="009E6E41">
            <w:pPr>
              <w:spacing w:line="240" w:lineRule="auto"/>
              <w:cnfStyle w:val="000000000000" w:firstRow="0" w:lastRow="0" w:firstColumn="0" w:lastColumn="0" w:oddVBand="0" w:evenVBand="0" w:oddHBand="0" w:evenHBand="0" w:firstRowFirstColumn="0" w:firstRowLastColumn="0" w:lastRowFirstColumn="0" w:lastRowLastColumn="0"/>
              <w:rPr>
                <w:del w:id="1184" w:author="Petya Kaisheva" w:date="2019-10-14T08:38:00Z"/>
                <w:sz w:val="18"/>
                <w:szCs w:val="18"/>
                <w:lang w:eastAsia="bg-BG"/>
              </w:rPr>
            </w:pPr>
            <w:del w:id="1185" w:author="Petya Kaisheva" w:date="2019-10-14T08:38:00Z">
              <w:r w:rsidRPr="009E5FBF" w:rsidDel="004264FA">
                <w:rPr>
                  <w:sz w:val="18"/>
                  <w:szCs w:val="18"/>
                  <w:lang w:eastAsia="bg-BG"/>
                </w:rPr>
                <w:delText>Nothing</w:delText>
              </w:r>
            </w:del>
          </w:p>
        </w:tc>
        <w:tc>
          <w:tcPr>
            <w:tcW w:w="1184" w:type="pct"/>
            <w:noWrap/>
            <w:hideMark/>
          </w:tcPr>
          <w:p w:rsidR="001E406B" w:rsidRPr="009E5FBF" w:rsidDel="004264FA" w:rsidRDefault="001E406B" w:rsidP="009E6E41">
            <w:pPr>
              <w:spacing w:line="240" w:lineRule="auto"/>
              <w:cnfStyle w:val="000000000000" w:firstRow="0" w:lastRow="0" w:firstColumn="0" w:lastColumn="0" w:oddVBand="0" w:evenVBand="0" w:oddHBand="0" w:evenHBand="0" w:firstRowFirstColumn="0" w:firstRowLastColumn="0" w:lastRowFirstColumn="0" w:lastRowLastColumn="0"/>
              <w:rPr>
                <w:del w:id="1186" w:author="Petya Kaisheva" w:date="2019-10-14T08:38:00Z"/>
                <w:sz w:val="18"/>
                <w:szCs w:val="18"/>
                <w:lang w:eastAsia="bg-BG"/>
              </w:rPr>
            </w:pPr>
            <w:del w:id="1187" w:author="Petya Kaisheva" w:date="2019-10-14T08:38:00Z">
              <w:r w:rsidRPr="009E5FBF" w:rsidDel="004264FA">
                <w:rPr>
                  <w:sz w:val="18"/>
                  <w:szCs w:val="18"/>
                  <w:lang w:eastAsia="bg-BG"/>
                </w:rPr>
                <w:delText>CoverNote</w:delText>
              </w:r>
            </w:del>
          </w:p>
        </w:tc>
        <w:tc>
          <w:tcPr>
            <w:tcW w:w="700" w:type="pct"/>
          </w:tcPr>
          <w:p w:rsidR="001E406B" w:rsidRPr="009E5FBF" w:rsidDel="004264FA" w:rsidRDefault="001E406B" w:rsidP="009E6E41">
            <w:pPr>
              <w:spacing w:line="240" w:lineRule="auto"/>
              <w:cnfStyle w:val="000000000000" w:firstRow="0" w:lastRow="0" w:firstColumn="0" w:lastColumn="0" w:oddVBand="0" w:evenVBand="0" w:oddHBand="0" w:evenHBand="0" w:firstRowFirstColumn="0" w:firstRowLastColumn="0" w:lastRowFirstColumn="0" w:lastRowLastColumn="0"/>
              <w:rPr>
                <w:del w:id="1188" w:author="Petya Kaisheva" w:date="2019-10-14T08:38:00Z"/>
                <w:sz w:val="18"/>
                <w:szCs w:val="18"/>
                <w:lang w:eastAsia="bg-BG"/>
              </w:rPr>
            </w:pPr>
            <w:del w:id="1189" w:author="Petya Kaisheva" w:date="2019-10-14T08:38:00Z">
              <w:r w:rsidRPr="009E5FBF" w:rsidDel="004264FA">
                <w:rPr>
                  <w:color w:val="000000"/>
                  <w:sz w:val="18"/>
                  <w:szCs w:val="18"/>
                </w:rPr>
                <w:delText>SPECIFIC</w:delText>
              </w:r>
            </w:del>
          </w:p>
        </w:tc>
      </w:tr>
      <w:tr w:rsidR="001E406B" w:rsidRPr="009E5FBF" w:rsidDel="004264FA" w:rsidTr="00551D58">
        <w:trPr>
          <w:trHeight w:val="289"/>
          <w:del w:id="1190" w:author="Petya Kaisheva" w:date="2019-10-14T08:38:00Z"/>
        </w:trPr>
        <w:tc>
          <w:tcPr>
            <w:cnfStyle w:val="001000000000" w:firstRow="0" w:lastRow="0" w:firstColumn="1" w:lastColumn="0" w:oddVBand="0" w:evenVBand="0" w:oddHBand="0" w:evenHBand="0" w:firstRowFirstColumn="0" w:firstRowLastColumn="0" w:lastRowFirstColumn="0" w:lastRowLastColumn="0"/>
            <w:tcW w:w="936" w:type="pct"/>
            <w:noWrap/>
          </w:tcPr>
          <w:p w:rsidR="001E406B" w:rsidRPr="009E5FBF" w:rsidDel="004264FA" w:rsidRDefault="001E406B" w:rsidP="00517BB2">
            <w:pPr>
              <w:spacing w:line="240" w:lineRule="auto"/>
              <w:rPr>
                <w:del w:id="1191" w:author="Petya Kaisheva" w:date="2019-10-14T08:38:00Z"/>
                <w:sz w:val="18"/>
              </w:rPr>
            </w:pPr>
            <w:del w:id="1192" w:author="Petya Kaisheva" w:date="2019-10-14T08:38:00Z">
              <w:r w:rsidRPr="009E5FBF" w:rsidDel="004264FA">
                <w:rPr>
                  <w:sz w:val="18"/>
                </w:rPr>
                <w:delText>InsuredRisk</w:delText>
              </w:r>
            </w:del>
          </w:p>
        </w:tc>
        <w:tc>
          <w:tcPr>
            <w:tcW w:w="875" w:type="pct"/>
            <w:noWrap/>
          </w:tcPr>
          <w:p w:rsidR="001E406B" w:rsidRPr="009E5FBF" w:rsidDel="004264FA" w:rsidRDefault="001E406B" w:rsidP="00517BB2">
            <w:pPr>
              <w:cnfStyle w:val="000000000000" w:firstRow="0" w:lastRow="0" w:firstColumn="0" w:lastColumn="0" w:oddVBand="0" w:evenVBand="0" w:oddHBand="0" w:evenHBand="0" w:firstRowFirstColumn="0" w:firstRowLastColumn="0" w:lastRowFirstColumn="0" w:lastRowLastColumn="0"/>
              <w:rPr>
                <w:del w:id="1193" w:author="Petya Kaisheva" w:date="2019-10-14T08:38:00Z"/>
                <w:sz w:val="18"/>
              </w:rPr>
            </w:pPr>
            <w:del w:id="1194" w:author="Petya Kaisheva" w:date="2019-10-14T08:38:00Z">
              <w:r w:rsidRPr="009E5FBF" w:rsidDel="004264FA">
                <w:rPr>
                  <w:sz w:val="18"/>
                </w:rPr>
                <w:delText>ExtCivilLiability</w:delText>
              </w:r>
            </w:del>
          </w:p>
        </w:tc>
        <w:tc>
          <w:tcPr>
            <w:tcW w:w="1305" w:type="pct"/>
            <w:noWrap/>
          </w:tcPr>
          <w:p w:rsidR="001E406B" w:rsidRPr="009E5FBF" w:rsidDel="004264FA" w:rsidRDefault="001E406B" w:rsidP="00517BB2">
            <w:pPr>
              <w:cnfStyle w:val="000000000000" w:firstRow="0" w:lastRow="0" w:firstColumn="0" w:lastColumn="0" w:oddVBand="0" w:evenVBand="0" w:oddHBand="0" w:evenHBand="0" w:firstRowFirstColumn="0" w:firstRowLastColumn="0" w:lastRowFirstColumn="0" w:lastRowLastColumn="0"/>
              <w:rPr>
                <w:del w:id="1195" w:author="Petya Kaisheva" w:date="2019-10-14T08:38:00Z"/>
                <w:sz w:val="18"/>
              </w:rPr>
            </w:pPr>
            <w:del w:id="1196" w:author="Petya Kaisheva" w:date="2019-10-14T08:38:00Z">
              <w:r w:rsidRPr="009E5FBF" w:rsidDel="004264FA">
                <w:rPr>
                  <w:sz w:val="18"/>
                </w:rPr>
                <w:delText>Nothing</w:delText>
              </w:r>
            </w:del>
          </w:p>
        </w:tc>
        <w:tc>
          <w:tcPr>
            <w:tcW w:w="1184" w:type="pct"/>
            <w:noWrap/>
          </w:tcPr>
          <w:p w:rsidR="001E406B" w:rsidRPr="009E5FBF" w:rsidDel="004264FA" w:rsidRDefault="001E406B" w:rsidP="00517BB2">
            <w:pPr>
              <w:spacing w:line="240" w:lineRule="auto"/>
              <w:cnfStyle w:val="000000000000" w:firstRow="0" w:lastRow="0" w:firstColumn="0" w:lastColumn="0" w:oddVBand="0" w:evenVBand="0" w:oddHBand="0" w:evenHBand="0" w:firstRowFirstColumn="0" w:firstRowLastColumn="0" w:lastRowFirstColumn="0" w:lastRowLastColumn="0"/>
              <w:rPr>
                <w:del w:id="1197" w:author="Petya Kaisheva" w:date="2019-10-14T08:38:00Z"/>
                <w:sz w:val="18"/>
              </w:rPr>
            </w:pPr>
            <w:del w:id="1198" w:author="Petya Kaisheva" w:date="2019-10-14T08:38:00Z">
              <w:r w:rsidRPr="009E5FBF" w:rsidDel="004264FA">
                <w:rPr>
                  <w:sz w:val="18"/>
                </w:rPr>
                <w:delText>ExtCivilLiability</w:delText>
              </w:r>
            </w:del>
          </w:p>
        </w:tc>
        <w:tc>
          <w:tcPr>
            <w:tcW w:w="700" w:type="pct"/>
          </w:tcPr>
          <w:p w:rsidR="001E406B" w:rsidRPr="009E5FBF" w:rsidDel="004264FA" w:rsidRDefault="001E406B" w:rsidP="00517BB2">
            <w:pPr>
              <w:spacing w:line="240" w:lineRule="auto"/>
              <w:cnfStyle w:val="000000000000" w:firstRow="0" w:lastRow="0" w:firstColumn="0" w:lastColumn="0" w:oddVBand="0" w:evenVBand="0" w:oddHBand="0" w:evenHBand="0" w:firstRowFirstColumn="0" w:firstRowLastColumn="0" w:lastRowFirstColumn="0" w:lastRowLastColumn="0"/>
              <w:rPr>
                <w:del w:id="1199" w:author="Petya Kaisheva" w:date="2019-10-14T08:38:00Z"/>
                <w:sz w:val="18"/>
              </w:rPr>
            </w:pPr>
            <w:del w:id="1200" w:author="Petya Kaisheva" w:date="2019-10-14T08:38:00Z">
              <w:r w:rsidRPr="009E5FBF" w:rsidDel="004264FA">
                <w:rPr>
                  <w:color w:val="000000"/>
                  <w:sz w:val="18"/>
                  <w:szCs w:val="18"/>
                </w:rPr>
                <w:delText>SPECIFIC</w:delText>
              </w:r>
            </w:del>
          </w:p>
        </w:tc>
      </w:tr>
      <w:tr w:rsidR="001E406B" w:rsidRPr="009E5FBF" w:rsidDel="004264FA" w:rsidTr="00551D58">
        <w:trPr>
          <w:trHeight w:val="289"/>
          <w:del w:id="1201" w:author="Petya Kaisheva" w:date="2019-10-14T08:38:00Z"/>
        </w:trPr>
        <w:tc>
          <w:tcPr>
            <w:cnfStyle w:val="001000000000" w:firstRow="0" w:lastRow="0" w:firstColumn="1" w:lastColumn="0" w:oddVBand="0" w:evenVBand="0" w:oddHBand="0" w:evenHBand="0" w:firstRowFirstColumn="0" w:firstRowLastColumn="0" w:lastRowFirstColumn="0" w:lastRowLastColumn="0"/>
            <w:tcW w:w="936" w:type="pct"/>
            <w:noWrap/>
          </w:tcPr>
          <w:p w:rsidR="001E406B" w:rsidRPr="009E5FBF" w:rsidDel="004264FA" w:rsidRDefault="001E406B" w:rsidP="00517BB2">
            <w:pPr>
              <w:rPr>
                <w:del w:id="1202" w:author="Petya Kaisheva" w:date="2019-10-14T08:38:00Z"/>
                <w:sz w:val="18"/>
              </w:rPr>
            </w:pPr>
            <w:del w:id="1203" w:author="Petya Kaisheva" w:date="2019-10-14T08:38:00Z">
              <w:r w:rsidRPr="009E5FBF" w:rsidDel="004264FA">
                <w:rPr>
                  <w:sz w:val="18"/>
                </w:rPr>
                <w:delText>ExtCivilLiability</w:delText>
              </w:r>
            </w:del>
          </w:p>
        </w:tc>
        <w:tc>
          <w:tcPr>
            <w:tcW w:w="875" w:type="pct"/>
            <w:noWrap/>
          </w:tcPr>
          <w:p w:rsidR="001E406B" w:rsidRPr="009E5FBF" w:rsidDel="004264FA" w:rsidRDefault="001E406B" w:rsidP="00517BB2">
            <w:pPr>
              <w:cnfStyle w:val="000000000000" w:firstRow="0" w:lastRow="0" w:firstColumn="0" w:lastColumn="0" w:oddVBand="0" w:evenVBand="0" w:oddHBand="0" w:evenHBand="0" w:firstRowFirstColumn="0" w:firstRowLastColumn="0" w:lastRowFirstColumn="0" w:lastRowLastColumn="0"/>
              <w:rPr>
                <w:del w:id="1204" w:author="Petya Kaisheva" w:date="2019-10-14T08:38:00Z"/>
                <w:sz w:val="18"/>
              </w:rPr>
            </w:pPr>
            <w:del w:id="1205" w:author="Petya Kaisheva" w:date="2019-10-14T08:38:00Z">
              <w:r w:rsidRPr="009E5FBF" w:rsidDel="004264FA">
                <w:rPr>
                  <w:sz w:val="18"/>
                </w:rPr>
                <w:delText>ExtType</w:delText>
              </w:r>
            </w:del>
          </w:p>
        </w:tc>
        <w:tc>
          <w:tcPr>
            <w:tcW w:w="1305" w:type="pct"/>
            <w:noWrap/>
          </w:tcPr>
          <w:p w:rsidR="001E406B" w:rsidRPr="009E5FBF" w:rsidDel="004264FA" w:rsidRDefault="001E406B" w:rsidP="00517BB2">
            <w:pPr>
              <w:cnfStyle w:val="000000000000" w:firstRow="0" w:lastRow="0" w:firstColumn="0" w:lastColumn="0" w:oddVBand="0" w:evenVBand="0" w:oddHBand="0" w:evenHBand="0" w:firstRowFirstColumn="0" w:firstRowLastColumn="0" w:lastRowFirstColumn="0" w:lastRowLastColumn="0"/>
              <w:rPr>
                <w:del w:id="1206" w:author="Petya Kaisheva" w:date="2019-10-14T08:38:00Z"/>
                <w:sz w:val="18"/>
              </w:rPr>
            </w:pPr>
            <w:del w:id="1207" w:author="Petya Kaisheva" w:date="2019-10-14T08:38:00Z">
              <w:r w:rsidRPr="009E5FBF" w:rsidDel="004264FA">
                <w:rPr>
                  <w:sz w:val="18"/>
                </w:rPr>
                <w:delText>Civil Liability type one of the following</w:delText>
              </w:r>
            </w:del>
          </w:p>
        </w:tc>
        <w:tc>
          <w:tcPr>
            <w:tcW w:w="1184" w:type="pct"/>
            <w:noWrap/>
          </w:tcPr>
          <w:p w:rsidR="001E406B" w:rsidRPr="009E5FBF" w:rsidDel="004264FA" w:rsidRDefault="001E406B" w:rsidP="00517BB2">
            <w:pPr>
              <w:cnfStyle w:val="000000000000" w:firstRow="0" w:lastRow="0" w:firstColumn="0" w:lastColumn="0" w:oddVBand="0" w:evenVBand="0" w:oddHBand="0" w:evenHBand="0" w:firstRowFirstColumn="0" w:firstRowLastColumn="0" w:lastRowFirstColumn="0" w:lastRowLastColumn="0"/>
              <w:rPr>
                <w:del w:id="1208" w:author="Petya Kaisheva" w:date="2019-10-14T08:38:00Z"/>
                <w:sz w:val="18"/>
              </w:rPr>
            </w:pPr>
            <w:del w:id="1209" w:author="Petya Kaisheva" w:date="2019-10-14T08:38:00Z">
              <w:r w:rsidRPr="009E5FBF" w:rsidDel="004264FA">
                <w:rPr>
                  <w:sz w:val="18"/>
                </w:rPr>
                <w:delText>String</w:delText>
              </w:r>
            </w:del>
          </w:p>
        </w:tc>
        <w:tc>
          <w:tcPr>
            <w:tcW w:w="700" w:type="pct"/>
          </w:tcPr>
          <w:p w:rsidR="001E406B" w:rsidRPr="009E5FBF" w:rsidDel="004264FA" w:rsidRDefault="001E406B" w:rsidP="00517BB2">
            <w:pPr>
              <w:cnfStyle w:val="000000000000" w:firstRow="0" w:lastRow="0" w:firstColumn="0" w:lastColumn="0" w:oddVBand="0" w:evenVBand="0" w:oddHBand="0" w:evenHBand="0" w:firstRowFirstColumn="0" w:firstRowLastColumn="0" w:lastRowFirstColumn="0" w:lastRowLastColumn="0"/>
              <w:rPr>
                <w:del w:id="1210" w:author="Petya Kaisheva" w:date="2019-10-14T08:38:00Z"/>
                <w:sz w:val="18"/>
              </w:rPr>
            </w:pPr>
            <w:del w:id="1211" w:author="Petya Kaisheva" w:date="2019-10-14T08:38:00Z">
              <w:r w:rsidRPr="009E5FBF" w:rsidDel="004264FA">
                <w:rPr>
                  <w:color w:val="000000"/>
                  <w:sz w:val="18"/>
                  <w:szCs w:val="18"/>
                </w:rPr>
                <w:delText>SPECIFIC</w:delText>
              </w:r>
            </w:del>
          </w:p>
        </w:tc>
      </w:tr>
      <w:tr w:rsidR="001E406B" w:rsidRPr="009E5FBF" w:rsidDel="004264FA" w:rsidTr="00551D58">
        <w:trPr>
          <w:trHeight w:val="289"/>
          <w:del w:id="1212" w:author="Petya Kaisheva" w:date="2019-10-14T08:38:00Z"/>
        </w:trPr>
        <w:tc>
          <w:tcPr>
            <w:cnfStyle w:val="001000000000" w:firstRow="0" w:lastRow="0" w:firstColumn="1" w:lastColumn="0" w:oddVBand="0" w:evenVBand="0" w:oddHBand="0" w:evenHBand="0" w:firstRowFirstColumn="0" w:firstRowLastColumn="0" w:lastRowFirstColumn="0" w:lastRowLastColumn="0"/>
            <w:tcW w:w="936" w:type="pct"/>
            <w:noWrap/>
          </w:tcPr>
          <w:p w:rsidR="001E406B" w:rsidRPr="009E5FBF" w:rsidDel="004264FA" w:rsidRDefault="001E406B" w:rsidP="00517BB2">
            <w:pPr>
              <w:rPr>
                <w:del w:id="1213" w:author="Petya Kaisheva" w:date="2019-10-14T08:38:00Z"/>
                <w:sz w:val="18"/>
              </w:rPr>
            </w:pPr>
            <w:del w:id="1214" w:author="Petya Kaisheva" w:date="2019-10-14T08:38:00Z">
              <w:r w:rsidRPr="009E5FBF" w:rsidDel="004264FA">
                <w:rPr>
                  <w:sz w:val="18"/>
                </w:rPr>
                <w:delText>ExtCivilLiability</w:delText>
              </w:r>
            </w:del>
          </w:p>
        </w:tc>
        <w:tc>
          <w:tcPr>
            <w:tcW w:w="875" w:type="pct"/>
            <w:noWrap/>
          </w:tcPr>
          <w:p w:rsidR="001E406B" w:rsidRPr="009E5FBF" w:rsidDel="004264FA" w:rsidRDefault="001E406B" w:rsidP="00517BB2">
            <w:pPr>
              <w:cnfStyle w:val="000000000000" w:firstRow="0" w:lastRow="0" w:firstColumn="0" w:lastColumn="0" w:oddVBand="0" w:evenVBand="0" w:oddHBand="0" w:evenHBand="0" w:firstRowFirstColumn="0" w:firstRowLastColumn="0" w:lastRowFirstColumn="0" w:lastRowLastColumn="0"/>
              <w:rPr>
                <w:del w:id="1215" w:author="Petya Kaisheva" w:date="2019-10-14T08:38:00Z"/>
                <w:sz w:val="18"/>
              </w:rPr>
            </w:pPr>
            <w:del w:id="1216" w:author="Petya Kaisheva" w:date="2019-10-14T08:38:00Z">
              <w:r w:rsidRPr="009E5FBF" w:rsidDel="004264FA">
                <w:rPr>
                  <w:sz w:val="18"/>
                </w:rPr>
                <w:delText>ExtDescription</w:delText>
              </w:r>
            </w:del>
          </w:p>
        </w:tc>
        <w:tc>
          <w:tcPr>
            <w:tcW w:w="1305" w:type="pct"/>
            <w:noWrap/>
          </w:tcPr>
          <w:p w:rsidR="001E406B" w:rsidRPr="009E5FBF" w:rsidDel="004264FA" w:rsidRDefault="001E406B" w:rsidP="00517BB2">
            <w:pPr>
              <w:cnfStyle w:val="000000000000" w:firstRow="0" w:lastRow="0" w:firstColumn="0" w:lastColumn="0" w:oddVBand="0" w:evenVBand="0" w:oddHBand="0" w:evenHBand="0" w:firstRowFirstColumn="0" w:firstRowLastColumn="0" w:lastRowFirstColumn="0" w:lastRowLastColumn="0"/>
              <w:rPr>
                <w:del w:id="1217" w:author="Petya Kaisheva" w:date="2019-10-14T08:38:00Z"/>
                <w:sz w:val="18"/>
              </w:rPr>
            </w:pPr>
            <w:del w:id="1218" w:author="Petya Kaisheva" w:date="2019-10-14T08:38:00Z">
              <w:r w:rsidRPr="009E5FBF" w:rsidDel="004264FA">
                <w:rPr>
                  <w:sz w:val="18"/>
                </w:rPr>
                <w:delText>Civil Liability description</w:delText>
              </w:r>
            </w:del>
          </w:p>
        </w:tc>
        <w:tc>
          <w:tcPr>
            <w:tcW w:w="1184" w:type="pct"/>
            <w:noWrap/>
          </w:tcPr>
          <w:p w:rsidR="001E406B" w:rsidRPr="009E5FBF" w:rsidDel="004264FA" w:rsidRDefault="001E406B" w:rsidP="00517BB2">
            <w:pPr>
              <w:cnfStyle w:val="000000000000" w:firstRow="0" w:lastRow="0" w:firstColumn="0" w:lastColumn="0" w:oddVBand="0" w:evenVBand="0" w:oddHBand="0" w:evenHBand="0" w:firstRowFirstColumn="0" w:firstRowLastColumn="0" w:lastRowFirstColumn="0" w:lastRowLastColumn="0"/>
              <w:rPr>
                <w:del w:id="1219" w:author="Petya Kaisheva" w:date="2019-10-14T08:38:00Z"/>
                <w:sz w:val="18"/>
              </w:rPr>
            </w:pPr>
            <w:del w:id="1220" w:author="Petya Kaisheva" w:date="2019-10-14T08:38:00Z">
              <w:r w:rsidRPr="009E5FBF" w:rsidDel="004264FA">
                <w:rPr>
                  <w:sz w:val="18"/>
                </w:rPr>
                <w:delText>String</w:delText>
              </w:r>
            </w:del>
          </w:p>
        </w:tc>
        <w:tc>
          <w:tcPr>
            <w:tcW w:w="700" w:type="pct"/>
          </w:tcPr>
          <w:p w:rsidR="001E406B" w:rsidRPr="009E5FBF" w:rsidDel="004264FA" w:rsidRDefault="001E406B" w:rsidP="00517BB2">
            <w:pPr>
              <w:cnfStyle w:val="000000000000" w:firstRow="0" w:lastRow="0" w:firstColumn="0" w:lastColumn="0" w:oddVBand="0" w:evenVBand="0" w:oddHBand="0" w:evenHBand="0" w:firstRowFirstColumn="0" w:firstRowLastColumn="0" w:lastRowFirstColumn="0" w:lastRowLastColumn="0"/>
              <w:rPr>
                <w:del w:id="1221" w:author="Petya Kaisheva" w:date="2019-10-14T08:38:00Z"/>
                <w:sz w:val="18"/>
              </w:rPr>
            </w:pPr>
            <w:del w:id="1222" w:author="Petya Kaisheva" w:date="2019-10-14T08:38:00Z">
              <w:r w:rsidRPr="009E5FBF" w:rsidDel="004264FA">
                <w:rPr>
                  <w:color w:val="000000"/>
                  <w:sz w:val="18"/>
                  <w:szCs w:val="18"/>
                </w:rPr>
                <w:delText>SPECIFIC</w:delText>
              </w:r>
            </w:del>
          </w:p>
        </w:tc>
      </w:tr>
      <w:tr w:rsidR="001E406B" w:rsidRPr="009E5FBF" w:rsidDel="004264FA" w:rsidTr="00551D58">
        <w:trPr>
          <w:trHeight w:val="289"/>
          <w:del w:id="1223" w:author="Petya Kaisheva" w:date="2019-10-14T08:38:00Z"/>
        </w:trPr>
        <w:tc>
          <w:tcPr>
            <w:cnfStyle w:val="001000000000" w:firstRow="0" w:lastRow="0" w:firstColumn="1" w:lastColumn="0" w:oddVBand="0" w:evenVBand="0" w:oddHBand="0" w:evenHBand="0" w:firstRowFirstColumn="0" w:firstRowLastColumn="0" w:lastRowFirstColumn="0" w:lastRowLastColumn="0"/>
            <w:tcW w:w="936" w:type="pct"/>
            <w:noWrap/>
          </w:tcPr>
          <w:p w:rsidR="001E406B" w:rsidRPr="009E5FBF" w:rsidDel="004264FA" w:rsidRDefault="001E406B" w:rsidP="00517BB2">
            <w:pPr>
              <w:rPr>
                <w:del w:id="1224" w:author="Petya Kaisheva" w:date="2019-10-14T08:38:00Z"/>
                <w:sz w:val="18"/>
              </w:rPr>
            </w:pPr>
            <w:del w:id="1225" w:author="Petya Kaisheva" w:date="2019-10-14T08:38:00Z">
              <w:r w:rsidRPr="009E5FBF" w:rsidDel="004264FA">
                <w:rPr>
                  <w:sz w:val="18"/>
                </w:rPr>
                <w:delText>ExtCivilLiability</w:delText>
              </w:r>
            </w:del>
          </w:p>
        </w:tc>
        <w:tc>
          <w:tcPr>
            <w:tcW w:w="875" w:type="pct"/>
            <w:noWrap/>
          </w:tcPr>
          <w:p w:rsidR="001E406B" w:rsidRPr="009E5FBF" w:rsidDel="004264FA" w:rsidRDefault="001E406B" w:rsidP="00517BB2">
            <w:pPr>
              <w:cnfStyle w:val="000000000000" w:firstRow="0" w:lastRow="0" w:firstColumn="0" w:lastColumn="0" w:oddVBand="0" w:evenVBand="0" w:oddHBand="0" w:evenHBand="0" w:firstRowFirstColumn="0" w:firstRowLastColumn="0" w:lastRowFirstColumn="0" w:lastRowLastColumn="0"/>
              <w:rPr>
                <w:del w:id="1226" w:author="Petya Kaisheva" w:date="2019-10-14T08:38:00Z"/>
                <w:sz w:val="18"/>
              </w:rPr>
            </w:pPr>
            <w:del w:id="1227" w:author="Petya Kaisheva" w:date="2019-10-14T08:38:00Z">
              <w:r w:rsidRPr="009E5FBF" w:rsidDel="004264FA">
                <w:rPr>
                  <w:sz w:val="18"/>
                </w:rPr>
                <w:delText>ExtComment</w:delText>
              </w:r>
            </w:del>
          </w:p>
        </w:tc>
        <w:tc>
          <w:tcPr>
            <w:tcW w:w="1305" w:type="pct"/>
            <w:noWrap/>
          </w:tcPr>
          <w:p w:rsidR="001E406B" w:rsidRPr="009E5FBF" w:rsidDel="004264FA" w:rsidRDefault="001E406B" w:rsidP="00517BB2">
            <w:pPr>
              <w:cnfStyle w:val="000000000000" w:firstRow="0" w:lastRow="0" w:firstColumn="0" w:lastColumn="0" w:oddVBand="0" w:evenVBand="0" w:oddHBand="0" w:evenHBand="0" w:firstRowFirstColumn="0" w:firstRowLastColumn="0" w:lastRowFirstColumn="0" w:lastRowLastColumn="0"/>
              <w:rPr>
                <w:del w:id="1228" w:author="Petya Kaisheva" w:date="2019-10-14T08:38:00Z"/>
                <w:sz w:val="18"/>
              </w:rPr>
            </w:pPr>
            <w:del w:id="1229" w:author="Petya Kaisheva" w:date="2019-10-14T08:38:00Z">
              <w:r w:rsidRPr="009E5FBF" w:rsidDel="004264FA">
                <w:rPr>
                  <w:sz w:val="18"/>
                </w:rPr>
                <w:delText>Civil Liability comment</w:delText>
              </w:r>
            </w:del>
          </w:p>
        </w:tc>
        <w:tc>
          <w:tcPr>
            <w:tcW w:w="1184" w:type="pct"/>
            <w:noWrap/>
          </w:tcPr>
          <w:p w:rsidR="001E406B" w:rsidRPr="009E5FBF" w:rsidDel="004264FA" w:rsidRDefault="001E406B" w:rsidP="00517BB2">
            <w:pPr>
              <w:cnfStyle w:val="000000000000" w:firstRow="0" w:lastRow="0" w:firstColumn="0" w:lastColumn="0" w:oddVBand="0" w:evenVBand="0" w:oddHBand="0" w:evenHBand="0" w:firstRowFirstColumn="0" w:firstRowLastColumn="0" w:lastRowFirstColumn="0" w:lastRowLastColumn="0"/>
              <w:rPr>
                <w:del w:id="1230" w:author="Petya Kaisheva" w:date="2019-10-14T08:38:00Z"/>
                <w:sz w:val="18"/>
              </w:rPr>
            </w:pPr>
            <w:del w:id="1231" w:author="Petya Kaisheva" w:date="2019-10-14T08:38:00Z">
              <w:r w:rsidRPr="009E5FBF" w:rsidDel="004264FA">
                <w:rPr>
                  <w:sz w:val="18"/>
                </w:rPr>
                <w:delText>String</w:delText>
              </w:r>
            </w:del>
          </w:p>
        </w:tc>
        <w:tc>
          <w:tcPr>
            <w:tcW w:w="700" w:type="pct"/>
          </w:tcPr>
          <w:p w:rsidR="001E406B" w:rsidRPr="009E5FBF" w:rsidDel="004264FA" w:rsidRDefault="001E406B" w:rsidP="00517BB2">
            <w:pPr>
              <w:cnfStyle w:val="000000000000" w:firstRow="0" w:lastRow="0" w:firstColumn="0" w:lastColumn="0" w:oddVBand="0" w:evenVBand="0" w:oddHBand="0" w:evenHBand="0" w:firstRowFirstColumn="0" w:firstRowLastColumn="0" w:lastRowFirstColumn="0" w:lastRowLastColumn="0"/>
              <w:rPr>
                <w:del w:id="1232" w:author="Petya Kaisheva" w:date="2019-10-14T08:38:00Z"/>
                <w:sz w:val="18"/>
              </w:rPr>
            </w:pPr>
            <w:del w:id="1233" w:author="Petya Kaisheva" w:date="2019-10-14T08:38:00Z">
              <w:r w:rsidRPr="009E5FBF" w:rsidDel="004264FA">
                <w:rPr>
                  <w:color w:val="000000"/>
                  <w:sz w:val="18"/>
                  <w:szCs w:val="18"/>
                </w:rPr>
                <w:delText>SPECIFIC</w:delText>
              </w:r>
            </w:del>
          </w:p>
        </w:tc>
      </w:tr>
      <w:tr w:rsidR="001E406B" w:rsidRPr="009E5FBF" w:rsidDel="004264FA" w:rsidTr="00551D58">
        <w:trPr>
          <w:trHeight w:val="289"/>
          <w:del w:id="1234" w:author="Petya Kaisheva" w:date="2019-10-14T08:38:00Z"/>
        </w:trPr>
        <w:tc>
          <w:tcPr>
            <w:cnfStyle w:val="001000000000" w:firstRow="0" w:lastRow="0" w:firstColumn="1" w:lastColumn="0" w:oddVBand="0" w:evenVBand="0" w:oddHBand="0" w:evenHBand="0" w:firstRowFirstColumn="0" w:firstRowLastColumn="0" w:lastRowFirstColumn="0" w:lastRowLastColumn="0"/>
            <w:tcW w:w="936" w:type="pct"/>
            <w:noWrap/>
          </w:tcPr>
          <w:p w:rsidR="001E406B" w:rsidRPr="009E5FBF" w:rsidDel="004264FA" w:rsidRDefault="001E406B" w:rsidP="00517BB2">
            <w:pPr>
              <w:rPr>
                <w:del w:id="1235" w:author="Petya Kaisheva" w:date="2019-10-14T08:38:00Z"/>
                <w:sz w:val="18"/>
              </w:rPr>
            </w:pPr>
            <w:del w:id="1236" w:author="Petya Kaisheva" w:date="2019-10-14T08:38:00Z">
              <w:r w:rsidRPr="009E5FBF" w:rsidDel="004264FA">
                <w:rPr>
                  <w:sz w:val="18"/>
                </w:rPr>
                <w:delText>ExtCivilLiability</w:delText>
              </w:r>
            </w:del>
          </w:p>
        </w:tc>
        <w:tc>
          <w:tcPr>
            <w:tcW w:w="875" w:type="pct"/>
            <w:noWrap/>
          </w:tcPr>
          <w:p w:rsidR="001E406B" w:rsidRPr="009E5FBF" w:rsidDel="004264FA" w:rsidRDefault="001E406B" w:rsidP="00517BB2">
            <w:pPr>
              <w:cnfStyle w:val="000000000000" w:firstRow="0" w:lastRow="0" w:firstColumn="0" w:lastColumn="0" w:oddVBand="0" w:evenVBand="0" w:oddHBand="0" w:evenHBand="0" w:firstRowFirstColumn="0" w:firstRowLastColumn="0" w:lastRowFirstColumn="0" w:lastRowLastColumn="0"/>
              <w:rPr>
                <w:del w:id="1237" w:author="Petya Kaisheva" w:date="2019-10-14T08:38:00Z"/>
                <w:sz w:val="18"/>
              </w:rPr>
            </w:pPr>
            <w:del w:id="1238" w:author="Petya Kaisheva" w:date="2019-10-14T08:38:00Z">
              <w:r w:rsidRPr="009E5FBF" w:rsidDel="004264FA">
                <w:rPr>
                  <w:sz w:val="18"/>
                </w:rPr>
                <w:delText>ExtIndexType</w:delText>
              </w:r>
            </w:del>
          </w:p>
        </w:tc>
        <w:tc>
          <w:tcPr>
            <w:tcW w:w="1305" w:type="pct"/>
            <w:noWrap/>
          </w:tcPr>
          <w:p w:rsidR="001E406B" w:rsidRPr="009E5FBF" w:rsidDel="004264FA" w:rsidRDefault="001E406B" w:rsidP="00517BB2">
            <w:pPr>
              <w:cnfStyle w:val="000000000000" w:firstRow="0" w:lastRow="0" w:firstColumn="0" w:lastColumn="0" w:oddVBand="0" w:evenVBand="0" w:oddHBand="0" w:evenHBand="0" w:firstRowFirstColumn="0" w:firstRowLastColumn="0" w:lastRowFirstColumn="0" w:lastRowLastColumn="0"/>
              <w:rPr>
                <w:del w:id="1239" w:author="Petya Kaisheva" w:date="2019-10-14T08:38:00Z"/>
                <w:sz w:val="18"/>
              </w:rPr>
            </w:pPr>
            <w:del w:id="1240" w:author="Petya Kaisheva" w:date="2019-10-14T08:38:00Z">
              <w:r w:rsidRPr="009E5FBF" w:rsidDel="004264FA">
                <w:rPr>
                  <w:sz w:val="18"/>
                </w:rPr>
                <w:delText>Civil Liability index type</w:delText>
              </w:r>
            </w:del>
          </w:p>
        </w:tc>
        <w:tc>
          <w:tcPr>
            <w:tcW w:w="1184" w:type="pct"/>
            <w:noWrap/>
          </w:tcPr>
          <w:p w:rsidR="001E406B" w:rsidRPr="009E5FBF" w:rsidDel="004264FA" w:rsidRDefault="001E406B" w:rsidP="00517BB2">
            <w:pPr>
              <w:cnfStyle w:val="000000000000" w:firstRow="0" w:lastRow="0" w:firstColumn="0" w:lastColumn="0" w:oddVBand="0" w:evenVBand="0" w:oddHBand="0" w:evenHBand="0" w:firstRowFirstColumn="0" w:firstRowLastColumn="0" w:lastRowFirstColumn="0" w:lastRowLastColumn="0"/>
              <w:rPr>
                <w:del w:id="1241" w:author="Petya Kaisheva" w:date="2019-10-14T08:38:00Z"/>
                <w:sz w:val="18"/>
              </w:rPr>
            </w:pPr>
            <w:del w:id="1242" w:author="Petya Kaisheva" w:date="2019-10-14T08:38:00Z">
              <w:r w:rsidRPr="009E5FBF" w:rsidDel="004264FA">
                <w:rPr>
                  <w:sz w:val="18"/>
                </w:rPr>
                <w:delText>ExtIndexType (new enum)</w:delText>
              </w:r>
            </w:del>
          </w:p>
        </w:tc>
        <w:tc>
          <w:tcPr>
            <w:tcW w:w="700" w:type="pct"/>
          </w:tcPr>
          <w:p w:rsidR="001E406B" w:rsidRPr="009E5FBF" w:rsidDel="004264FA" w:rsidRDefault="001E406B" w:rsidP="00517BB2">
            <w:pPr>
              <w:cnfStyle w:val="000000000000" w:firstRow="0" w:lastRow="0" w:firstColumn="0" w:lastColumn="0" w:oddVBand="0" w:evenVBand="0" w:oddHBand="0" w:evenHBand="0" w:firstRowFirstColumn="0" w:firstRowLastColumn="0" w:lastRowFirstColumn="0" w:lastRowLastColumn="0"/>
              <w:rPr>
                <w:del w:id="1243" w:author="Petya Kaisheva" w:date="2019-10-14T08:38:00Z"/>
                <w:sz w:val="18"/>
              </w:rPr>
            </w:pPr>
            <w:del w:id="1244" w:author="Petya Kaisheva" w:date="2019-10-14T08:38:00Z">
              <w:r w:rsidRPr="009E5FBF" w:rsidDel="004264FA">
                <w:rPr>
                  <w:color w:val="000000"/>
                  <w:sz w:val="18"/>
                  <w:szCs w:val="18"/>
                </w:rPr>
                <w:delText>SPECIFIC</w:delText>
              </w:r>
            </w:del>
          </w:p>
        </w:tc>
      </w:tr>
      <w:tr w:rsidR="001E406B" w:rsidRPr="009E5FBF" w:rsidDel="004264FA" w:rsidTr="00551D58">
        <w:trPr>
          <w:trHeight w:val="289"/>
          <w:del w:id="1245" w:author="Petya Kaisheva" w:date="2019-10-14T08:38:00Z"/>
        </w:trPr>
        <w:tc>
          <w:tcPr>
            <w:cnfStyle w:val="001000000000" w:firstRow="0" w:lastRow="0" w:firstColumn="1" w:lastColumn="0" w:oddVBand="0" w:evenVBand="0" w:oddHBand="0" w:evenHBand="0" w:firstRowFirstColumn="0" w:firstRowLastColumn="0" w:lastRowFirstColumn="0" w:lastRowLastColumn="0"/>
            <w:tcW w:w="936" w:type="pct"/>
            <w:noWrap/>
          </w:tcPr>
          <w:p w:rsidR="001E406B" w:rsidRPr="009E5FBF" w:rsidDel="004264FA" w:rsidRDefault="001E406B" w:rsidP="00517BB2">
            <w:pPr>
              <w:rPr>
                <w:del w:id="1246" w:author="Petya Kaisheva" w:date="2019-10-14T08:38:00Z"/>
                <w:sz w:val="18"/>
              </w:rPr>
            </w:pPr>
            <w:del w:id="1247" w:author="Petya Kaisheva" w:date="2019-10-14T08:38:00Z">
              <w:r w:rsidRPr="009E5FBF" w:rsidDel="004264FA">
                <w:rPr>
                  <w:sz w:val="18"/>
                </w:rPr>
                <w:delText>ExtCivilLiability</w:delText>
              </w:r>
            </w:del>
          </w:p>
        </w:tc>
        <w:tc>
          <w:tcPr>
            <w:tcW w:w="875" w:type="pct"/>
            <w:noWrap/>
          </w:tcPr>
          <w:p w:rsidR="001E406B" w:rsidRPr="009E5FBF" w:rsidDel="004264FA" w:rsidRDefault="001E406B" w:rsidP="00517BB2">
            <w:pPr>
              <w:cnfStyle w:val="000000000000" w:firstRow="0" w:lastRow="0" w:firstColumn="0" w:lastColumn="0" w:oddVBand="0" w:evenVBand="0" w:oddHBand="0" w:evenHBand="0" w:firstRowFirstColumn="0" w:firstRowLastColumn="0" w:lastRowFirstColumn="0" w:lastRowLastColumn="0"/>
              <w:rPr>
                <w:del w:id="1248" w:author="Petya Kaisheva" w:date="2019-10-14T08:38:00Z"/>
                <w:sz w:val="18"/>
              </w:rPr>
            </w:pPr>
            <w:del w:id="1249" w:author="Petya Kaisheva" w:date="2019-10-14T08:38:00Z">
              <w:r w:rsidRPr="009E5FBF" w:rsidDel="004264FA">
                <w:rPr>
                  <w:sz w:val="18"/>
                </w:rPr>
                <w:delText>PostalAddress</w:delText>
              </w:r>
            </w:del>
          </w:p>
        </w:tc>
        <w:tc>
          <w:tcPr>
            <w:tcW w:w="1305" w:type="pct"/>
            <w:noWrap/>
          </w:tcPr>
          <w:p w:rsidR="001E406B" w:rsidRPr="009E5FBF" w:rsidDel="004264FA" w:rsidRDefault="001E406B" w:rsidP="00517BB2">
            <w:pPr>
              <w:cnfStyle w:val="000000000000" w:firstRow="0" w:lastRow="0" w:firstColumn="0" w:lastColumn="0" w:oddVBand="0" w:evenVBand="0" w:oddHBand="0" w:evenHBand="0" w:firstRowFirstColumn="0" w:firstRowLastColumn="0" w:lastRowFirstColumn="0" w:lastRowLastColumn="0"/>
              <w:rPr>
                <w:del w:id="1250" w:author="Petya Kaisheva" w:date="2019-10-14T08:38:00Z"/>
                <w:sz w:val="18"/>
              </w:rPr>
            </w:pPr>
            <w:del w:id="1251" w:author="Petya Kaisheva" w:date="2019-10-14T08:38:00Z">
              <w:r w:rsidRPr="009E5FBF" w:rsidDel="004264FA">
                <w:rPr>
                  <w:sz w:val="18"/>
                </w:rPr>
                <w:delText>Civil Liability postal address</w:delText>
              </w:r>
            </w:del>
          </w:p>
        </w:tc>
        <w:tc>
          <w:tcPr>
            <w:tcW w:w="1184" w:type="pct"/>
            <w:noWrap/>
          </w:tcPr>
          <w:p w:rsidR="001E406B" w:rsidRPr="009E5FBF" w:rsidDel="004264FA" w:rsidRDefault="001E406B" w:rsidP="00517BB2">
            <w:pPr>
              <w:cnfStyle w:val="000000000000" w:firstRow="0" w:lastRow="0" w:firstColumn="0" w:lastColumn="0" w:oddVBand="0" w:evenVBand="0" w:oddHBand="0" w:evenHBand="0" w:firstRowFirstColumn="0" w:firstRowLastColumn="0" w:lastRowFirstColumn="0" w:lastRowLastColumn="0"/>
              <w:rPr>
                <w:del w:id="1252" w:author="Petya Kaisheva" w:date="2019-10-14T08:38:00Z"/>
                <w:sz w:val="18"/>
              </w:rPr>
            </w:pPr>
            <w:del w:id="1253" w:author="Petya Kaisheva" w:date="2019-10-14T08:38:00Z">
              <w:r w:rsidRPr="009E5FBF" w:rsidDel="004264FA">
                <w:rPr>
                  <w:sz w:val="18"/>
                </w:rPr>
                <w:delText>PostalAddress</w:delText>
              </w:r>
            </w:del>
          </w:p>
        </w:tc>
        <w:tc>
          <w:tcPr>
            <w:tcW w:w="700" w:type="pct"/>
          </w:tcPr>
          <w:p w:rsidR="001E406B" w:rsidRPr="009E5FBF" w:rsidDel="004264FA" w:rsidRDefault="001E406B" w:rsidP="00517BB2">
            <w:pPr>
              <w:cnfStyle w:val="000000000000" w:firstRow="0" w:lastRow="0" w:firstColumn="0" w:lastColumn="0" w:oddVBand="0" w:evenVBand="0" w:oddHBand="0" w:evenHBand="0" w:firstRowFirstColumn="0" w:firstRowLastColumn="0" w:lastRowFirstColumn="0" w:lastRowLastColumn="0"/>
              <w:rPr>
                <w:del w:id="1254" w:author="Petya Kaisheva" w:date="2019-10-14T08:38:00Z"/>
                <w:sz w:val="18"/>
              </w:rPr>
            </w:pPr>
            <w:del w:id="1255" w:author="Petya Kaisheva" w:date="2019-10-14T08:38:00Z">
              <w:r w:rsidRPr="009E5FBF" w:rsidDel="004264FA">
                <w:rPr>
                  <w:color w:val="000000"/>
                  <w:sz w:val="18"/>
                  <w:szCs w:val="18"/>
                </w:rPr>
                <w:delText>SPECIFIC</w:delText>
              </w:r>
            </w:del>
          </w:p>
        </w:tc>
      </w:tr>
      <w:tr w:rsidR="001E406B" w:rsidRPr="009E5FBF" w:rsidDel="004264FA" w:rsidTr="00551D58">
        <w:trPr>
          <w:trHeight w:val="289"/>
          <w:del w:id="1256" w:author="Petya Kaisheva" w:date="2019-10-14T08:38:00Z"/>
        </w:trPr>
        <w:tc>
          <w:tcPr>
            <w:cnfStyle w:val="001000000000" w:firstRow="0" w:lastRow="0" w:firstColumn="1" w:lastColumn="0" w:oddVBand="0" w:evenVBand="0" w:oddHBand="0" w:evenHBand="0" w:firstRowFirstColumn="0" w:firstRowLastColumn="0" w:lastRowFirstColumn="0" w:lastRowLastColumn="0"/>
            <w:tcW w:w="936" w:type="pct"/>
            <w:noWrap/>
          </w:tcPr>
          <w:p w:rsidR="001E406B" w:rsidRPr="009E5FBF" w:rsidDel="004264FA" w:rsidRDefault="001E406B" w:rsidP="00517BB2">
            <w:pPr>
              <w:rPr>
                <w:del w:id="1257" w:author="Petya Kaisheva" w:date="2019-10-14T08:38:00Z"/>
                <w:sz w:val="18"/>
              </w:rPr>
            </w:pPr>
            <w:del w:id="1258" w:author="Petya Kaisheva" w:date="2019-10-14T08:38:00Z">
              <w:r w:rsidRPr="009E5FBF" w:rsidDel="004264FA">
                <w:rPr>
                  <w:sz w:val="18"/>
                </w:rPr>
                <w:delText>ExtCivilLiability</w:delText>
              </w:r>
            </w:del>
          </w:p>
        </w:tc>
        <w:tc>
          <w:tcPr>
            <w:tcW w:w="875" w:type="pct"/>
            <w:noWrap/>
          </w:tcPr>
          <w:p w:rsidR="001E406B" w:rsidRPr="009E5FBF" w:rsidDel="004264FA" w:rsidRDefault="001E406B" w:rsidP="00517BB2">
            <w:pPr>
              <w:cnfStyle w:val="000000000000" w:firstRow="0" w:lastRow="0" w:firstColumn="0" w:lastColumn="0" w:oddVBand="0" w:evenVBand="0" w:oddHBand="0" w:evenHBand="0" w:firstRowFirstColumn="0" w:firstRowLastColumn="0" w:lastRowFirstColumn="0" w:lastRowLastColumn="0"/>
              <w:rPr>
                <w:del w:id="1259" w:author="Petya Kaisheva" w:date="2019-10-14T08:38:00Z"/>
                <w:sz w:val="18"/>
              </w:rPr>
            </w:pPr>
            <w:del w:id="1260" w:author="Petya Kaisheva" w:date="2019-10-14T08:38:00Z">
              <w:r w:rsidRPr="009E5FBF" w:rsidDel="004264FA">
                <w:rPr>
                  <w:sz w:val="18"/>
                </w:rPr>
                <w:delText>ExtDescription</w:delText>
              </w:r>
            </w:del>
          </w:p>
        </w:tc>
        <w:tc>
          <w:tcPr>
            <w:tcW w:w="1305" w:type="pct"/>
            <w:noWrap/>
          </w:tcPr>
          <w:p w:rsidR="001E406B" w:rsidRPr="009E5FBF" w:rsidDel="004264FA" w:rsidRDefault="001E406B" w:rsidP="00517BB2">
            <w:pPr>
              <w:cnfStyle w:val="000000000000" w:firstRow="0" w:lastRow="0" w:firstColumn="0" w:lastColumn="0" w:oddVBand="0" w:evenVBand="0" w:oddHBand="0" w:evenHBand="0" w:firstRowFirstColumn="0" w:firstRowLastColumn="0" w:lastRowFirstColumn="0" w:lastRowLastColumn="0"/>
              <w:rPr>
                <w:del w:id="1261" w:author="Petya Kaisheva" w:date="2019-10-14T08:38:00Z"/>
                <w:sz w:val="18"/>
              </w:rPr>
            </w:pPr>
            <w:del w:id="1262" w:author="Petya Kaisheva" w:date="2019-10-14T08:38:00Z">
              <w:r w:rsidRPr="009E5FBF" w:rsidDel="004264FA">
                <w:rPr>
                  <w:sz w:val="18"/>
                </w:rPr>
                <w:delText>Civil Liability description</w:delText>
              </w:r>
            </w:del>
          </w:p>
        </w:tc>
        <w:tc>
          <w:tcPr>
            <w:tcW w:w="1184" w:type="pct"/>
            <w:noWrap/>
          </w:tcPr>
          <w:p w:rsidR="001E406B" w:rsidRPr="009E5FBF" w:rsidDel="004264FA" w:rsidRDefault="001E406B" w:rsidP="00517BB2">
            <w:pPr>
              <w:spacing w:line="240" w:lineRule="auto"/>
              <w:cnfStyle w:val="000000000000" w:firstRow="0" w:lastRow="0" w:firstColumn="0" w:lastColumn="0" w:oddVBand="0" w:evenVBand="0" w:oddHBand="0" w:evenHBand="0" w:firstRowFirstColumn="0" w:firstRowLastColumn="0" w:lastRowFirstColumn="0" w:lastRowLastColumn="0"/>
              <w:rPr>
                <w:del w:id="1263" w:author="Petya Kaisheva" w:date="2019-10-14T08:38:00Z"/>
                <w:sz w:val="18"/>
              </w:rPr>
            </w:pPr>
            <w:del w:id="1264" w:author="Petya Kaisheva" w:date="2019-10-14T08:38:00Z">
              <w:r w:rsidRPr="009E5FBF" w:rsidDel="004264FA">
                <w:rPr>
                  <w:sz w:val="18"/>
                </w:rPr>
                <w:delText>ExtCivilLiability</w:delText>
              </w:r>
            </w:del>
          </w:p>
        </w:tc>
        <w:tc>
          <w:tcPr>
            <w:tcW w:w="700" w:type="pct"/>
          </w:tcPr>
          <w:p w:rsidR="001E406B" w:rsidRPr="009E5FBF" w:rsidDel="004264FA" w:rsidRDefault="001E406B" w:rsidP="00517BB2">
            <w:pPr>
              <w:spacing w:line="240" w:lineRule="auto"/>
              <w:cnfStyle w:val="000000000000" w:firstRow="0" w:lastRow="0" w:firstColumn="0" w:lastColumn="0" w:oddVBand="0" w:evenVBand="0" w:oddHBand="0" w:evenHBand="0" w:firstRowFirstColumn="0" w:firstRowLastColumn="0" w:lastRowFirstColumn="0" w:lastRowLastColumn="0"/>
              <w:rPr>
                <w:del w:id="1265" w:author="Petya Kaisheva" w:date="2019-10-14T08:38:00Z"/>
                <w:sz w:val="18"/>
              </w:rPr>
            </w:pPr>
            <w:del w:id="1266" w:author="Petya Kaisheva" w:date="2019-10-14T08:38:00Z">
              <w:r w:rsidRPr="009E5FBF" w:rsidDel="004264FA">
                <w:rPr>
                  <w:color w:val="000000"/>
                  <w:sz w:val="18"/>
                  <w:szCs w:val="18"/>
                </w:rPr>
                <w:delText>SPECIFIC</w:delText>
              </w:r>
            </w:del>
          </w:p>
        </w:tc>
      </w:tr>
      <w:tr w:rsidR="001E406B" w:rsidRPr="009E5FBF" w:rsidDel="004264FA" w:rsidTr="00551D58">
        <w:trPr>
          <w:trHeight w:val="289"/>
          <w:del w:id="1267" w:author="Petya Kaisheva" w:date="2019-10-14T08:38:00Z"/>
        </w:trPr>
        <w:tc>
          <w:tcPr>
            <w:cnfStyle w:val="001000000000" w:firstRow="0" w:lastRow="0" w:firstColumn="1" w:lastColumn="0" w:oddVBand="0" w:evenVBand="0" w:oddHBand="0" w:evenHBand="0" w:firstRowFirstColumn="0" w:firstRowLastColumn="0" w:lastRowFirstColumn="0" w:lastRowLastColumn="0"/>
            <w:tcW w:w="936" w:type="pct"/>
            <w:noWrap/>
          </w:tcPr>
          <w:p w:rsidR="001E406B" w:rsidRPr="009E5FBF" w:rsidDel="004264FA" w:rsidRDefault="001E406B" w:rsidP="00492BD5">
            <w:pPr>
              <w:rPr>
                <w:del w:id="1268" w:author="Petya Kaisheva" w:date="2019-10-14T08:38:00Z"/>
                <w:sz w:val="18"/>
              </w:rPr>
            </w:pPr>
            <w:del w:id="1269" w:author="Petya Kaisheva" w:date="2019-10-14T08:38:00Z">
              <w:r w:rsidRPr="009E5FBF" w:rsidDel="004264FA">
                <w:rPr>
                  <w:sz w:val="18"/>
                </w:rPr>
                <w:delText>Coverage</w:delText>
              </w:r>
            </w:del>
          </w:p>
        </w:tc>
        <w:tc>
          <w:tcPr>
            <w:tcW w:w="875" w:type="pct"/>
            <w:noWrap/>
          </w:tcPr>
          <w:p w:rsidR="001E406B" w:rsidRPr="009E5FBF" w:rsidDel="004264FA" w:rsidRDefault="001E406B" w:rsidP="00492BD5">
            <w:pPr>
              <w:cnfStyle w:val="000000000000" w:firstRow="0" w:lastRow="0" w:firstColumn="0" w:lastColumn="0" w:oddVBand="0" w:evenVBand="0" w:oddHBand="0" w:evenHBand="0" w:firstRowFirstColumn="0" w:firstRowLastColumn="0" w:lastRowFirstColumn="0" w:lastRowLastColumn="0"/>
              <w:rPr>
                <w:del w:id="1270" w:author="Petya Kaisheva" w:date="2019-10-14T08:38:00Z"/>
                <w:sz w:val="18"/>
              </w:rPr>
            </w:pPr>
            <w:del w:id="1271" w:author="Petya Kaisheva" w:date="2019-10-14T08:38:00Z">
              <w:r w:rsidRPr="009E5FBF" w:rsidDel="004264FA">
                <w:rPr>
                  <w:sz w:val="18"/>
                </w:rPr>
                <w:delText>Capital</w:delText>
              </w:r>
            </w:del>
          </w:p>
        </w:tc>
        <w:tc>
          <w:tcPr>
            <w:tcW w:w="1305" w:type="pct"/>
            <w:noWrap/>
          </w:tcPr>
          <w:p w:rsidR="001E406B" w:rsidRPr="009E5FBF" w:rsidDel="004264FA" w:rsidRDefault="001E406B" w:rsidP="00492BD5">
            <w:pPr>
              <w:cnfStyle w:val="000000000000" w:firstRow="0" w:lastRow="0" w:firstColumn="0" w:lastColumn="0" w:oddVBand="0" w:evenVBand="0" w:oddHBand="0" w:evenHBand="0" w:firstRowFirstColumn="0" w:firstRowLastColumn="0" w:lastRowFirstColumn="0" w:lastRowLastColumn="0"/>
              <w:rPr>
                <w:del w:id="1272" w:author="Petya Kaisheva" w:date="2019-10-14T08:38:00Z"/>
                <w:sz w:val="18"/>
              </w:rPr>
            </w:pPr>
            <w:del w:id="1273" w:author="Petya Kaisheva" w:date="2019-10-14T08:38:00Z">
              <w:r w:rsidRPr="009E5FBF" w:rsidDel="004264FA">
                <w:rPr>
                  <w:sz w:val="18"/>
                </w:rPr>
                <w:delText>$cvrg:cp_cvrg_property.cptl</w:delText>
              </w:r>
            </w:del>
          </w:p>
        </w:tc>
        <w:tc>
          <w:tcPr>
            <w:tcW w:w="1184" w:type="pct"/>
            <w:noWrap/>
          </w:tcPr>
          <w:p w:rsidR="001E406B" w:rsidRPr="009E5FBF" w:rsidDel="004264FA" w:rsidRDefault="001E406B" w:rsidP="00A02911">
            <w:pPr>
              <w:spacing w:line="240" w:lineRule="auto"/>
              <w:cnfStyle w:val="000000000000" w:firstRow="0" w:lastRow="0" w:firstColumn="0" w:lastColumn="0" w:oddVBand="0" w:evenVBand="0" w:oddHBand="0" w:evenHBand="0" w:firstRowFirstColumn="0" w:firstRowLastColumn="0" w:lastRowFirstColumn="0" w:lastRowLastColumn="0"/>
              <w:rPr>
                <w:del w:id="1274" w:author="Petya Kaisheva" w:date="2019-10-14T08:38:00Z"/>
                <w:sz w:val="18"/>
              </w:rPr>
            </w:pPr>
            <w:del w:id="1275" w:author="Petya Kaisheva" w:date="2019-10-14T08:38:00Z">
              <w:r w:rsidRPr="009E5FBF" w:rsidDel="004264FA">
                <w:rPr>
                  <w:sz w:val="18"/>
                </w:rPr>
                <w:delText>Real</w:delText>
              </w:r>
            </w:del>
          </w:p>
        </w:tc>
        <w:tc>
          <w:tcPr>
            <w:tcW w:w="700" w:type="pct"/>
          </w:tcPr>
          <w:p w:rsidR="001E406B" w:rsidRPr="009E5FBF" w:rsidDel="004264FA" w:rsidRDefault="001E406B" w:rsidP="00A02911">
            <w:pPr>
              <w:spacing w:line="240" w:lineRule="auto"/>
              <w:cnfStyle w:val="000000000000" w:firstRow="0" w:lastRow="0" w:firstColumn="0" w:lastColumn="0" w:oddVBand="0" w:evenVBand="0" w:oddHBand="0" w:evenHBand="0" w:firstRowFirstColumn="0" w:firstRowLastColumn="0" w:lastRowFirstColumn="0" w:lastRowLastColumn="0"/>
              <w:rPr>
                <w:del w:id="1276" w:author="Petya Kaisheva" w:date="2019-10-14T08:38:00Z"/>
                <w:sz w:val="18"/>
              </w:rPr>
            </w:pPr>
            <w:del w:id="1277" w:author="Petya Kaisheva" w:date="2019-10-14T08:38:00Z">
              <w:r w:rsidRPr="009E5FBF" w:rsidDel="004264FA">
                <w:rPr>
                  <w:color w:val="000000"/>
                  <w:sz w:val="18"/>
                  <w:szCs w:val="18"/>
                </w:rPr>
                <w:delText>SPECIFIC</w:delText>
              </w:r>
            </w:del>
          </w:p>
        </w:tc>
      </w:tr>
      <w:tr w:rsidR="001E406B" w:rsidRPr="009E5FBF" w:rsidDel="004264FA" w:rsidTr="00551D58">
        <w:trPr>
          <w:trHeight w:val="289"/>
          <w:del w:id="1278" w:author="Petya Kaisheva" w:date="2019-10-14T08:38:00Z"/>
        </w:trPr>
        <w:tc>
          <w:tcPr>
            <w:cnfStyle w:val="001000000000" w:firstRow="0" w:lastRow="0" w:firstColumn="1" w:lastColumn="0" w:oddVBand="0" w:evenVBand="0" w:oddHBand="0" w:evenHBand="0" w:firstRowFirstColumn="0" w:firstRowLastColumn="0" w:lastRowFirstColumn="0" w:lastRowLastColumn="0"/>
            <w:tcW w:w="936" w:type="pct"/>
            <w:noWrap/>
          </w:tcPr>
          <w:p w:rsidR="001E406B" w:rsidRPr="009E5FBF" w:rsidDel="004264FA" w:rsidRDefault="001E406B" w:rsidP="00492BD5">
            <w:pPr>
              <w:rPr>
                <w:del w:id="1279" w:author="Petya Kaisheva" w:date="2019-10-14T08:38:00Z"/>
                <w:sz w:val="18"/>
              </w:rPr>
            </w:pPr>
            <w:del w:id="1280" w:author="Petya Kaisheva" w:date="2019-10-14T08:38:00Z">
              <w:r w:rsidRPr="009E5FBF" w:rsidDel="004264FA">
                <w:rPr>
                  <w:sz w:val="18"/>
                </w:rPr>
                <w:delText>Coverage</w:delText>
              </w:r>
            </w:del>
          </w:p>
        </w:tc>
        <w:tc>
          <w:tcPr>
            <w:tcW w:w="875" w:type="pct"/>
            <w:noWrap/>
          </w:tcPr>
          <w:p w:rsidR="001E406B" w:rsidRPr="009E5FBF" w:rsidDel="004264FA" w:rsidRDefault="001E406B" w:rsidP="00492BD5">
            <w:pPr>
              <w:cnfStyle w:val="000000000000" w:firstRow="0" w:lastRow="0" w:firstColumn="0" w:lastColumn="0" w:oddVBand="0" w:evenVBand="0" w:oddHBand="0" w:evenHBand="0" w:firstRowFirstColumn="0" w:firstRowLastColumn="0" w:lastRowFirstColumn="0" w:lastRowLastColumn="0"/>
              <w:rPr>
                <w:del w:id="1281" w:author="Petya Kaisheva" w:date="2019-10-14T08:38:00Z"/>
                <w:sz w:val="18"/>
              </w:rPr>
            </w:pPr>
            <w:del w:id="1282" w:author="Petya Kaisheva" w:date="2019-10-14T08:38:00Z">
              <w:r w:rsidRPr="009E5FBF" w:rsidDel="004264FA">
                <w:rPr>
                  <w:sz w:val="18"/>
                </w:rPr>
                <w:delText>FixedDeductibeAmount</w:delText>
              </w:r>
            </w:del>
          </w:p>
        </w:tc>
        <w:tc>
          <w:tcPr>
            <w:tcW w:w="1305" w:type="pct"/>
            <w:noWrap/>
          </w:tcPr>
          <w:p w:rsidR="001E406B" w:rsidRPr="009E5FBF" w:rsidDel="004264FA" w:rsidRDefault="001E406B" w:rsidP="00492BD5">
            <w:pPr>
              <w:cnfStyle w:val="000000000000" w:firstRow="0" w:lastRow="0" w:firstColumn="0" w:lastColumn="0" w:oddVBand="0" w:evenVBand="0" w:oddHBand="0" w:evenHBand="0" w:firstRowFirstColumn="0" w:firstRowLastColumn="0" w:lastRowFirstColumn="0" w:lastRowLastColumn="0"/>
              <w:rPr>
                <w:del w:id="1283" w:author="Petya Kaisheva" w:date="2019-10-14T08:38:00Z"/>
                <w:sz w:val="18"/>
              </w:rPr>
            </w:pPr>
            <w:del w:id="1284" w:author="Petya Kaisheva" w:date="2019-10-14T08:38:00Z">
              <w:r w:rsidRPr="009E5FBF" w:rsidDel="004264FA">
                <w:rPr>
                  <w:sz w:val="18"/>
                </w:rPr>
                <w:delText>$cvrg:cp_cvrg_property.amt_fxd_ddctble</w:delText>
              </w:r>
            </w:del>
          </w:p>
        </w:tc>
        <w:tc>
          <w:tcPr>
            <w:tcW w:w="1184" w:type="pct"/>
            <w:noWrap/>
          </w:tcPr>
          <w:p w:rsidR="001E406B" w:rsidRPr="009E5FBF" w:rsidDel="004264FA" w:rsidRDefault="001E406B" w:rsidP="00A02911">
            <w:pPr>
              <w:spacing w:line="240" w:lineRule="auto"/>
              <w:cnfStyle w:val="000000000000" w:firstRow="0" w:lastRow="0" w:firstColumn="0" w:lastColumn="0" w:oddVBand="0" w:evenVBand="0" w:oddHBand="0" w:evenHBand="0" w:firstRowFirstColumn="0" w:firstRowLastColumn="0" w:lastRowFirstColumn="0" w:lastRowLastColumn="0"/>
              <w:rPr>
                <w:del w:id="1285" w:author="Petya Kaisheva" w:date="2019-10-14T08:38:00Z"/>
                <w:sz w:val="18"/>
              </w:rPr>
            </w:pPr>
            <w:del w:id="1286" w:author="Petya Kaisheva" w:date="2019-10-14T08:38:00Z">
              <w:r w:rsidRPr="009E5FBF" w:rsidDel="004264FA">
                <w:rPr>
                  <w:sz w:val="18"/>
                </w:rPr>
                <w:delText>Real</w:delText>
              </w:r>
            </w:del>
          </w:p>
        </w:tc>
        <w:tc>
          <w:tcPr>
            <w:tcW w:w="700" w:type="pct"/>
          </w:tcPr>
          <w:p w:rsidR="001E406B" w:rsidRPr="009E5FBF" w:rsidDel="004264FA" w:rsidRDefault="001E406B" w:rsidP="00A02911">
            <w:pPr>
              <w:spacing w:line="240" w:lineRule="auto"/>
              <w:cnfStyle w:val="000000000000" w:firstRow="0" w:lastRow="0" w:firstColumn="0" w:lastColumn="0" w:oddVBand="0" w:evenVBand="0" w:oddHBand="0" w:evenHBand="0" w:firstRowFirstColumn="0" w:firstRowLastColumn="0" w:lastRowFirstColumn="0" w:lastRowLastColumn="0"/>
              <w:rPr>
                <w:del w:id="1287" w:author="Petya Kaisheva" w:date="2019-10-14T08:38:00Z"/>
                <w:sz w:val="18"/>
              </w:rPr>
            </w:pPr>
            <w:del w:id="1288" w:author="Petya Kaisheva" w:date="2019-10-14T08:38:00Z">
              <w:r w:rsidRPr="009E5FBF" w:rsidDel="004264FA">
                <w:rPr>
                  <w:color w:val="000000"/>
                  <w:sz w:val="18"/>
                  <w:szCs w:val="18"/>
                </w:rPr>
                <w:delText>STANDARD</w:delText>
              </w:r>
            </w:del>
          </w:p>
        </w:tc>
      </w:tr>
      <w:tr w:rsidR="001E406B" w:rsidRPr="009E5FBF" w:rsidDel="004264FA" w:rsidTr="00551D58">
        <w:trPr>
          <w:trHeight w:val="289"/>
          <w:del w:id="1289" w:author="Petya Kaisheva" w:date="2019-10-14T08:38:00Z"/>
        </w:trPr>
        <w:tc>
          <w:tcPr>
            <w:cnfStyle w:val="001000000000" w:firstRow="0" w:lastRow="0" w:firstColumn="1" w:lastColumn="0" w:oddVBand="0" w:evenVBand="0" w:oddHBand="0" w:evenHBand="0" w:firstRowFirstColumn="0" w:firstRowLastColumn="0" w:lastRowFirstColumn="0" w:lastRowLastColumn="0"/>
            <w:tcW w:w="936" w:type="pct"/>
            <w:noWrap/>
          </w:tcPr>
          <w:p w:rsidR="001E406B" w:rsidRPr="009E5FBF" w:rsidDel="004264FA" w:rsidRDefault="001E406B" w:rsidP="00492BD5">
            <w:pPr>
              <w:rPr>
                <w:del w:id="1290" w:author="Petya Kaisheva" w:date="2019-10-14T08:38:00Z"/>
                <w:sz w:val="18"/>
              </w:rPr>
            </w:pPr>
            <w:del w:id="1291" w:author="Petya Kaisheva" w:date="2019-10-14T08:38:00Z">
              <w:r w:rsidRPr="009E5FBF" w:rsidDel="004264FA">
                <w:rPr>
                  <w:sz w:val="18"/>
                </w:rPr>
                <w:delText>Coverage</w:delText>
              </w:r>
            </w:del>
          </w:p>
        </w:tc>
        <w:tc>
          <w:tcPr>
            <w:tcW w:w="875" w:type="pct"/>
            <w:noWrap/>
          </w:tcPr>
          <w:p w:rsidR="001E406B" w:rsidRPr="009E5FBF" w:rsidDel="004264FA" w:rsidRDefault="001E406B" w:rsidP="00A02911">
            <w:pPr>
              <w:cnfStyle w:val="000000000000" w:firstRow="0" w:lastRow="0" w:firstColumn="0" w:lastColumn="0" w:oddVBand="0" w:evenVBand="0" w:oddHBand="0" w:evenHBand="0" w:firstRowFirstColumn="0" w:firstRowLastColumn="0" w:lastRowFirstColumn="0" w:lastRowLastColumn="0"/>
              <w:rPr>
                <w:del w:id="1292" w:author="Petya Kaisheva" w:date="2019-10-14T08:38:00Z"/>
                <w:sz w:val="18"/>
              </w:rPr>
            </w:pPr>
            <w:del w:id="1293" w:author="Petya Kaisheva" w:date="2019-10-14T08:38:00Z">
              <w:r w:rsidRPr="009E5FBF" w:rsidDel="004264FA">
                <w:rPr>
                  <w:sz w:val="18"/>
                </w:rPr>
                <w:delText>ChildCoverageList</w:delText>
              </w:r>
            </w:del>
          </w:p>
        </w:tc>
        <w:tc>
          <w:tcPr>
            <w:tcW w:w="1305" w:type="pct"/>
            <w:noWrap/>
          </w:tcPr>
          <w:p w:rsidR="001E406B" w:rsidRPr="009E5FBF" w:rsidDel="004264FA" w:rsidRDefault="001E406B" w:rsidP="00A02911">
            <w:pPr>
              <w:cnfStyle w:val="000000000000" w:firstRow="0" w:lastRow="0" w:firstColumn="0" w:lastColumn="0" w:oddVBand="0" w:evenVBand="0" w:oddHBand="0" w:evenHBand="0" w:firstRowFirstColumn="0" w:firstRowLastColumn="0" w:lastRowFirstColumn="0" w:lastRowLastColumn="0"/>
              <w:rPr>
                <w:del w:id="1294" w:author="Petya Kaisheva" w:date="2019-10-14T08:38:00Z"/>
                <w:sz w:val="18"/>
              </w:rPr>
            </w:pPr>
            <w:del w:id="1295" w:author="Petya Kaisheva" w:date="2019-10-14T08:38:00Z">
              <w:r w:rsidRPr="009E5FBF" w:rsidDel="004264FA">
                <w:rPr>
                  <w:sz w:val="18"/>
                </w:rPr>
                <w:delText>Nothing</w:delText>
              </w:r>
            </w:del>
          </w:p>
        </w:tc>
        <w:tc>
          <w:tcPr>
            <w:tcW w:w="1184" w:type="pct"/>
            <w:noWrap/>
          </w:tcPr>
          <w:p w:rsidR="001E406B" w:rsidRPr="009E5FBF" w:rsidDel="004264FA" w:rsidRDefault="001E406B" w:rsidP="00A02911">
            <w:pPr>
              <w:spacing w:line="240" w:lineRule="auto"/>
              <w:cnfStyle w:val="000000000000" w:firstRow="0" w:lastRow="0" w:firstColumn="0" w:lastColumn="0" w:oddVBand="0" w:evenVBand="0" w:oddHBand="0" w:evenHBand="0" w:firstRowFirstColumn="0" w:firstRowLastColumn="0" w:lastRowFirstColumn="0" w:lastRowLastColumn="0"/>
              <w:rPr>
                <w:del w:id="1296" w:author="Petya Kaisheva" w:date="2019-10-14T08:38:00Z"/>
                <w:sz w:val="18"/>
              </w:rPr>
            </w:pPr>
            <w:del w:id="1297" w:author="Petya Kaisheva" w:date="2019-10-14T08:38:00Z">
              <w:r w:rsidRPr="009E5FBF" w:rsidDel="004264FA">
                <w:rPr>
                  <w:sz w:val="18"/>
                </w:rPr>
                <w:delText>Arrayof</w:delText>
              </w:r>
            </w:del>
          </w:p>
          <w:p w:rsidR="001E406B" w:rsidRPr="009E5FBF" w:rsidDel="004264FA" w:rsidRDefault="001E406B" w:rsidP="00A02911">
            <w:pPr>
              <w:spacing w:line="240" w:lineRule="auto"/>
              <w:cnfStyle w:val="000000000000" w:firstRow="0" w:lastRow="0" w:firstColumn="0" w:lastColumn="0" w:oddVBand="0" w:evenVBand="0" w:oddHBand="0" w:evenHBand="0" w:firstRowFirstColumn="0" w:firstRowLastColumn="0" w:lastRowFirstColumn="0" w:lastRowLastColumn="0"/>
              <w:rPr>
                <w:del w:id="1298" w:author="Petya Kaisheva" w:date="2019-10-14T08:38:00Z"/>
                <w:sz w:val="18"/>
              </w:rPr>
            </w:pPr>
            <w:del w:id="1299" w:author="Petya Kaisheva" w:date="2019-10-14T08:38:00Z">
              <w:r w:rsidRPr="009E5FBF" w:rsidDel="004264FA">
                <w:rPr>
                  <w:sz w:val="18"/>
                </w:rPr>
                <w:delText>(Coverage)</w:delText>
              </w:r>
            </w:del>
          </w:p>
        </w:tc>
        <w:tc>
          <w:tcPr>
            <w:tcW w:w="700" w:type="pct"/>
          </w:tcPr>
          <w:p w:rsidR="001E406B" w:rsidRPr="009E5FBF" w:rsidDel="004264FA" w:rsidRDefault="001E406B" w:rsidP="00A02911">
            <w:pPr>
              <w:spacing w:line="240" w:lineRule="auto"/>
              <w:cnfStyle w:val="000000000000" w:firstRow="0" w:lastRow="0" w:firstColumn="0" w:lastColumn="0" w:oddVBand="0" w:evenVBand="0" w:oddHBand="0" w:evenHBand="0" w:firstRowFirstColumn="0" w:firstRowLastColumn="0" w:lastRowFirstColumn="0" w:lastRowLastColumn="0"/>
              <w:rPr>
                <w:del w:id="1300" w:author="Petya Kaisheva" w:date="2019-10-14T08:38:00Z"/>
                <w:sz w:val="18"/>
              </w:rPr>
            </w:pPr>
            <w:del w:id="1301" w:author="Petya Kaisheva" w:date="2019-10-14T08:38:00Z">
              <w:r w:rsidRPr="009E5FBF" w:rsidDel="004264FA">
                <w:rPr>
                  <w:color w:val="000000"/>
                  <w:sz w:val="18"/>
                  <w:szCs w:val="18"/>
                </w:rPr>
                <w:delText>STANDARD</w:delText>
              </w:r>
            </w:del>
          </w:p>
        </w:tc>
      </w:tr>
      <w:tr w:rsidR="001E406B" w:rsidRPr="009E5FBF" w:rsidDel="004264FA" w:rsidTr="00551D58">
        <w:trPr>
          <w:trHeight w:val="289"/>
          <w:del w:id="1302" w:author="Petya Kaisheva" w:date="2019-10-14T08:38:00Z"/>
        </w:trPr>
        <w:tc>
          <w:tcPr>
            <w:cnfStyle w:val="001000000000" w:firstRow="0" w:lastRow="0" w:firstColumn="1" w:lastColumn="0" w:oddVBand="0" w:evenVBand="0" w:oddHBand="0" w:evenHBand="0" w:firstRowFirstColumn="0" w:firstRowLastColumn="0" w:lastRowFirstColumn="0" w:lastRowLastColumn="0"/>
            <w:tcW w:w="936" w:type="pct"/>
            <w:noWrap/>
          </w:tcPr>
          <w:p w:rsidR="001E406B" w:rsidRPr="009E5FBF" w:rsidDel="004264FA" w:rsidRDefault="001E406B" w:rsidP="00492BD5">
            <w:pPr>
              <w:rPr>
                <w:del w:id="1303" w:author="Petya Kaisheva" w:date="2019-10-14T08:38:00Z"/>
                <w:sz w:val="18"/>
              </w:rPr>
            </w:pPr>
            <w:del w:id="1304" w:author="Petya Kaisheva" w:date="2019-10-14T08:38:00Z">
              <w:r w:rsidRPr="009E5FBF" w:rsidDel="004264FA">
                <w:rPr>
                  <w:sz w:val="18"/>
                </w:rPr>
                <w:delText>Package</w:delText>
              </w:r>
            </w:del>
          </w:p>
        </w:tc>
        <w:tc>
          <w:tcPr>
            <w:tcW w:w="875" w:type="pct"/>
            <w:noWrap/>
          </w:tcPr>
          <w:p w:rsidR="001E406B" w:rsidRPr="009E5FBF" w:rsidDel="004264FA" w:rsidRDefault="001E406B" w:rsidP="00492BD5">
            <w:pPr>
              <w:cnfStyle w:val="000000000000" w:firstRow="0" w:lastRow="0" w:firstColumn="0" w:lastColumn="0" w:oddVBand="0" w:evenVBand="0" w:oddHBand="0" w:evenHBand="0" w:firstRowFirstColumn="0" w:firstRowLastColumn="0" w:lastRowFirstColumn="0" w:lastRowLastColumn="0"/>
              <w:rPr>
                <w:del w:id="1305" w:author="Petya Kaisheva" w:date="2019-10-14T08:38:00Z"/>
                <w:sz w:val="18"/>
              </w:rPr>
            </w:pPr>
            <w:del w:id="1306" w:author="Petya Kaisheva" w:date="2019-10-14T08:38:00Z">
              <w:r w:rsidRPr="009E5FBF" w:rsidDel="004264FA">
                <w:rPr>
                  <w:sz w:val="18"/>
                </w:rPr>
                <w:delText>RiskCode</w:delText>
              </w:r>
            </w:del>
          </w:p>
        </w:tc>
        <w:tc>
          <w:tcPr>
            <w:tcW w:w="1305" w:type="pct"/>
            <w:noWrap/>
          </w:tcPr>
          <w:p w:rsidR="001E406B" w:rsidRPr="009E5FBF" w:rsidDel="004264FA" w:rsidRDefault="001E406B" w:rsidP="00492BD5">
            <w:pPr>
              <w:cnfStyle w:val="000000000000" w:firstRow="0" w:lastRow="0" w:firstColumn="0" w:lastColumn="0" w:oddVBand="0" w:evenVBand="0" w:oddHBand="0" w:evenHBand="0" w:firstRowFirstColumn="0" w:firstRowLastColumn="0" w:lastRowFirstColumn="0" w:lastRowLastColumn="0"/>
              <w:rPr>
                <w:del w:id="1307" w:author="Petya Kaisheva" w:date="2019-10-14T08:38:00Z"/>
                <w:sz w:val="18"/>
              </w:rPr>
            </w:pPr>
            <w:del w:id="1308" w:author="Petya Kaisheva" w:date="2019-10-14T08:38:00Z">
              <w:r w:rsidRPr="009E5FBF" w:rsidDel="004264FA">
                <w:rPr>
                  <w:sz w:val="18"/>
                </w:rPr>
                <w:delText>[$cvrg:cp_cvrg_adm.risk_code,$cvrg:cd_cvrg_adm.risk_code]</w:delText>
              </w:r>
            </w:del>
          </w:p>
        </w:tc>
        <w:tc>
          <w:tcPr>
            <w:tcW w:w="1184" w:type="pct"/>
            <w:noWrap/>
          </w:tcPr>
          <w:p w:rsidR="001E406B" w:rsidRPr="009E5FBF" w:rsidDel="004264FA" w:rsidRDefault="001E406B" w:rsidP="00A02911">
            <w:pPr>
              <w:spacing w:line="240" w:lineRule="auto"/>
              <w:cnfStyle w:val="000000000000" w:firstRow="0" w:lastRow="0" w:firstColumn="0" w:lastColumn="0" w:oddVBand="0" w:evenVBand="0" w:oddHBand="0" w:evenHBand="0" w:firstRowFirstColumn="0" w:firstRowLastColumn="0" w:lastRowFirstColumn="0" w:lastRowLastColumn="0"/>
              <w:rPr>
                <w:del w:id="1309" w:author="Petya Kaisheva" w:date="2019-10-14T08:38:00Z"/>
                <w:sz w:val="18"/>
              </w:rPr>
            </w:pPr>
            <w:del w:id="1310" w:author="Petya Kaisheva" w:date="2019-10-14T08:38:00Z">
              <w:r w:rsidRPr="009E5FBF" w:rsidDel="004264FA">
                <w:rPr>
                  <w:sz w:val="18"/>
                </w:rPr>
                <w:delText>String</w:delText>
              </w:r>
            </w:del>
          </w:p>
        </w:tc>
        <w:tc>
          <w:tcPr>
            <w:tcW w:w="700" w:type="pct"/>
          </w:tcPr>
          <w:p w:rsidR="001E406B" w:rsidRPr="009E5FBF" w:rsidDel="004264FA" w:rsidRDefault="001E406B" w:rsidP="00A02911">
            <w:pPr>
              <w:spacing w:line="240" w:lineRule="auto"/>
              <w:cnfStyle w:val="000000000000" w:firstRow="0" w:lastRow="0" w:firstColumn="0" w:lastColumn="0" w:oddVBand="0" w:evenVBand="0" w:oddHBand="0" w:evenHBand="0" w:firstRowFirstColumn="0" w:firstRowLastColumn="0" w:lastRowFirstColumn="0" w:lastRowLastColumn="0"/>
              <w:rPr>
                <w:del w:id="1311" w:author="Petya Kaisheva" w:date="2019-10-14T08:38:00Z"/>
                <w:sz w:val="18"/>
              </w:rPr>
            </w:pPr>
            <w:del w:id="1312" w:author="Petya Kaisheva" w:date="2019-10-14T08:38:00Z">
              <w:r w:rsidRPr="009E5FBF" w:rsidDel="004264FA">
                <w:rPr>
                  <w:color w:val="000000"/>
                  <w:sz w:val="18"/>
                  <w:szCs w:val="18"/>
                </w:rPr>
                <w:delText>STANDARD</w:delText>
              </w:r>
            </w:del>
          </w:p>
        </w:tc>
      </w:tr>
    </w:tbl>
    <w:p w:rsidR="003556B6" w:rsidRPr="009E5FBF" w:rsidRDefault="003556B6" w:rsidP="006074AB">
      <w:pPr>
        <w:pStyle w:val="Heading4"/>
      </w:pPr>
      <w:bookmarkStart w:id="1313" w:name="_Toc487791950"/>
      <w:bookmarkStart w:id="1314" w:name="_Toc21928517"/>
      <w:r w:rsidRPr="009E5FBF">
        <w:t>Task Input Data</w:t>
      </w:r>
      <w:bookmarkEnd w:id="1313"/>
      <w:bookmarkEnd w:id="1314"/>
    </w:p>
    <w:p w:rsidR="003556B6" w:rsidRPr="009E5FBF" w:rsidRDefault="003556B6" w:rsidP="003556B6">
      <w:pPr>
        <w:pStyle w:val="Body"/>
        <w:ind w:left="360"/>
        <w:rPr>
          <w:rFonts w:cs="Arial"/>
        </w:rPr>
      </w:pPr>
      <w:r w:rsidRPr="009E5FBF">
        <w:rPr>
          <w:rFonts w:cs="Arial"/>
        </w:rPr>
        <w:t>The details of the input parameters are described in the following table below.</w:t>
      </w:r>
    </w:p>
    <w:p w:rsidR="003556B6" w:rsidRPr="009E5FBF" w:rsidRDefault="003556B6" w:rsidP="003556B6">
      <w:pPr>
        <w:pStyle w:val="Body"/>
        <w:ind w:left="360"/>
        <w:rPr>
          <w:rFonts w:cs="Arial"/>
        </w:rPr>
      </w:pPr>
    </w:p>
    <w:p w:rsidR="002C2CDD" w:rsidRPr="009E5FBF" w:rsidRDefault="002C2CDD" w:rsidP="003556B6">
      <w:pPr>
        <w:pStyle w:val="Body"/>
        <w:ind w:left="360"/>
        <w:rPr>
          <w:rFonts w:cs="Arial"/>
        </w:rPr>
      </w:pPr>
    </w:p>
    <w:tbl>
      <w:tblPr>
        <w:tblW w:w="5161" w:type="pct"/>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Layout w:type="fixed"/>
        <w:tblLook w:val="04A0" w:firstRow="1" w:lastRow="0" w:firstColumn="1" w:lastColumn="0" w:noHBand="0" w:noVBand="1"/>
      </w:tblPr>
      <w:tblGrid>
        <w:gridCol w:w="3683"/>
        <w:gridCol w:w="3630"/>
        <w:gridCol w:w="829"/>
        <w:gridCol w:w="1210"/>
        <w:tblGridChange w:id="1315">
          <w:tblGrid>
            <w:gridCol w:w="3683"/>
            <w:gridCol w:w="3630"/>
            <w:gridCol w:w="829"/>
            <w:gridCol w:w="1210"/>
          </w:tblGrid>
        </w:tblGridChange>
      </w:tblGrid>
      <w:tr w:rsidR="00F56026" w:rsidRPr="009E5FBF" w:rsidTr="00605ACB">
        <w:tc>
          <w:tcPr>
            <w:tcW w:w="1969" w:type="pct"/>
            <w:tcBorders>
              <w:top w:val="single" w:sz="4" w:space="0" w:color="BDD6EE"/>
              <w:left w:val="single" w:sz="4" w:space="0" w:color="BDD6EE"/>
              <w:bottom w:val="single" w:sz="4" w:space="0" w:color="BDD6EE"/>
              <w:right w:val="single" w:sz="4" w:space="0" w:color="BDD6EE"/>
            </w:tcBorders>
            <w:hideMark/>
          </w:tcPr>
          <w:p w:rsidR="003556B6" w:rsidRPr="009E5FBF" w:rsidRDefault="003556B6" w:rsidP="000759AB">
            <w:pPr>
              <w:widowControl w:val="0"/>
              <w:tabs>
                <w:tab w:val="left" w:pos="330"/>
              </w:tabs>
              <w:autoSpaceDE w:val="0"/>
              <w:autoSpaceDN w:val="0"/>
              <w:adjustRightInd w:val="0"/>
              <w:spacing w:line="240" w:lineRule="auto"/>
              <w:jc w:val="center"/>
              <w:rPr>
                <w:b/>
                <w:sz w:val="18"/>
                <w:szCs w:val="18"/>
              </w:rPr>
            </w:pPr>
            <w:r w:rsidRPr="009E5FBF">
              <w:rPr>
                <w:b/>
                <w:bCs/>
                <w:sz w:val="18"/>
                <w:szCs w:val="18"/>
              </w:rPr>
              <w:t>Tag</w:t>
            </w:r>
          </w:p>
        </w:tc>
        <w:tc>
          <w:tcPr>
            <w:tcW w:w="1941" w:type="pct"/>
            <w:tcBorders>
              <w:top w:val="single" w:sz="4" w:space="0" w:color="BDD6EE"/>
              <w:left w:val="single" w:sz="4" w:space="0" w:color="BDD6EE"/>
              <w:bottom w:val="single" w:sz="4" w:space="0" w:color="BDD6EE"/>
              <w:right w:val="single" w:sz="4" w:space="0" w:color="BDD6EE"/>
            </w:tcBorders>
            <w:hideMark/>
          </w:tcPr>
          <w:p w:rsidR="003556B6" w:rsidRPr="009E5FBF" w:rsidRDefault="003556B6" w:rsidP="000759AB">
            <w:pPr>
              <w:widowControl w:val="0"/>
              <w:autoSpaceDE w:val="0"/>
              <w:autoSpaceDN w:val="0"/>
              <w:adjustRightInd w:val="0"/>
              <w:spacing w:line="240" w:lineRule="auto"/>
              <w:jc w:val="center"/>
              <w:rPr>
                <w:b/>
                <w:sz w:val="18"/>
                <w:szCs w:val="18"/>
              </w:rPr>
            </w:pPr>
            <w:r w:rsidRPr="009E5FBF">
              <w:rPr>
                <w:b/>
                <w:bCs/>
                <w:sz w:val="18"/>
                <w:szCs w:val="18"/>
              </w:rPr>
              <w:t>Description</w:t>
            </w:r>
          </w:p>
        </w:tc>
        <w:tc>
          <w:tcPr>
            <w:tcW w:w="443" w:type="pct"/>
            <w:tcBorders>
              <w:top w:val="single" w:sz="4" w:space="0" w:color="BDD6EE"/>
              <w:left w:val="single" w:sz="4" w:space="0" w:color="BDD6EE"/>
              <w:bottom w:val="single" w:sz="4" w:space="0" w:color="BDD6EE"/>
              <w:right w:val="single" w:sz="4" w:space="0" w:color="BDD6EE"/>
            </w:tcBorders>
            <w:hideMark/>
          </w:tcPr>
          <w:p w:rsidR="003556B6" w:rsidRPr="009E5FBF" w:rsidRDefault="003556B6" w:rsidP="000759AB">
            <w:pPr>
              <w:widowControl w:val="0"/>
              <w:autoSpaceDE w:val="0"/>
              <w:autoSpaceDN w:val="0"/>
              <w:adjustRightInd w:val="0"/>
              <w:spacing w:line="240" w:lineRule="auto"/>
              <w:jc w:val="center"/>
              <w:rPr>
                <w:b/>
                <w:bCs/>
                <w:sz w:val="18"/>
                <w:szCs w:val="18"/>
              </w:rPr>
            </w:pPr>
            <w:r w:rsidRPr="009E5FBF">
              <w:rPr>
                <w:b/>
                <w:bCs/>
                <w:sz w:val="18"/>
                <w:szCs w:val="18"/>
              </w:rPr>
              <w:t>Mandatory</w:t>
            </w:r>
          </w:p>
        </w:tc>
        <w:tc>
          <w:tcPr>
            <w:tcW w:w="647" w:type="pct"/>
            <w:tcBorders>
              <w:top w:val="single" w:sz="4" w:space="0" w:color="BDD6EE"/>
              <w:left w:val="single" w:sz="4" w:space="0" w:color="BDD6EE"/>
              <w:bottom w:val="single" w:sz="4" w:space="0" w:color="BDD6EE"/>
              <w:right w:val="single" w:sz="4" w:space="0" w:color="BDD6EE"/>
            </w:tcBorders>
            <w:hideMark/>
          </w:tcPr>
          <w:p w:rsidR="003556B6" w:rsidRPr="009E5FBF" w:rsidRDefault="003556B6" w:rsidP="000759AB">
            <w:pPr>
              <w:widowControl w:val="0"/>
              <w:autoSpaceDE w:val="0"/>
              <w:autoSpaceDN w:val="0"/>
              <w:adjustRightInd w:val="0"/>
              <w:spacing w:line="240" w:lineRule="auto"/>
              <w:jc w:val="center"/>
              <w:rPr>
                <w:b/>
                <w:sz w:val="18"/>
                <w:szCs w:val="18"/>
              </w:rPr>
            </w:pPr>
            <w:r w:rsidRPr="009E5FBF">
              <w:rPr>
                <w:b/>
                <w:bCs/>
                <w:sz w:val="18"/>
                <w:szCs w:val="18"/>
              </w:rPr>
              <w:t>Type</w:t>
            </w:r>
          </w:p>
        </w:tc>
      </w:tr>
      <w:tr w:rsidR="00F56026" w:rsidRPr="009E5FBF" w:rsidTr="00605ACB">
        <w:trPr>
          <w:trHeight w:val="165"/>
        </w:trPr>
        <w:tc>
          <w:tcPr>
            <w:tcW w:w="1969"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3E0075" w:rsidRPr="009E5FBF" w:rsidRDefault="003E0075" w:rsidP="000865F1">
            <w:pPr>
              <w:widowControl w:val="0"/>
              <w:autoSpaceDE w:val="0"/>
              <w:autoSpaceDN w:val="0"/>
              <w:adjustRightInd w:val="0"/>
              <w:spacing w:before="166" w:line="240" w:lineRule="auto"/>
              <w:rPr>
                <w:sz w:val="18"/>
                <w:szCs w:val="18"/>
              </w:rPr>
            </w:pPr>
            <w:r w:rsidRPr="009E5FBF">
              <w:rPr>
                <w:sz w:val="18"/>
                <w:szCs w:val="18"/>
              </w:rPr>
              <w:lastRenderedPageBreak/>
              <w:t>/Contract</w:t>
            </w:r>
          </w:p>
        </w:tc>
        <w:tc>
          <w:tcPr>
            <w:tcW w:w="1941"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3E0075" w:rsidRPr="009E5FBF" w:rsidRDefault="003E0075" w:rsidP="000865F1">
            <w:pPr>
              <w:widowControl w:val="0"/>
              <w:autoSpaceDE w:val="0"/>
              <w:autoSpaceDN w:val="0"/>
              <w:adjustRightInd w:val="0"/>
              <w:spacing w:before="166" w:line="240" w:lineRule="auto"/>
              <w:rPr>
                <w:sz w:val="18"/>
                <w:szCs w:val="18"/>
              </w:rPr>
            </w:pPr>
            <w:r w:rsidRPr="009E5FBF">
              <w:rPr>
                <w:sz w:val="18"/>
                <w:szCs w:val="18"/>
              </w:rPr>
              <w:t>Basic information about a contract: product, dates, situation, tax plan</w:t>
            </w:r>
          </w:p>
        </w:tc>
        <w:tc>
          <w:tcPr>
            <w:tcW w:w="443"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3E0075" w:rsidRPr="009E5FBF" w:rsidRDefault="003E0075" w:rsidP="000865F1">
            <w:pPr>
              <w:widowControl w:val="0"/>
              <w:autoSpaceDE w:val="0"/>
              <w:autoSpaceDN w:val="0"/>
              <w:adjustRightInd w:val="0"/>
              <w:spacing w:before="166" w:line="240" w:lineRule="auto"/>
              <w:rPr>
                <w:sz w:val="18"/>
                <w:szCs w:val="18"/>
              </w:rPr>
            </w:pPr>
            <w:r w:rsidRPr="009E5FBF">
              <w:rPr>
                <w:sz w:val="18"/>
                <w:szCs w:val="18"/>
              </w:rPr>
              <w:t>Yes</w:t>
            </w:r>
          </w:p>
        </w:tc>
        <w:tc>
          <w:tcPr>
            <w:tcW w:w="647" w:type="pct"/>
            <w:tcBorders>
              <w:top w:val="single" w:sz="4" w:space="0" w:color="BDD6EE"/>
              <w:left w:val="single" w:sz="4" w:space="0" w:color="BDD6EE"/>
              <w:bottom w:val="single" w:sz="4" w:space="0" w:color="BDD6EE"/>
              <w:right w:val="single" w:sz="4" w:space="0" w:color="BDD6EE"/>
            </w:tcBorders>
            <w:shd w:val="clear" w:color="auto" w:fill="D0CECE"/>
            <w:vAlign w:val="center"/>
          </w:tcPr>
          <w:p w:rsidR="003E0075" w:rsidRPr="009E5FBF" w:rsidRDefault="003E0075" w:rsidP="000865F1">
            <w:pPr>
              <w:widowControl w:val="0"/>
              <w:autoSpaceDE w:val="0"/>
              <w:autoSpaceDN w:val="0"/>
              <w:adjustRightInd w:val="0"/>
              <w:spacing w:before="166" w:line="240" w:lineRule="auto"/>
              <w:rPr>
                <w:sz w:val="18"/>
                <w:szCs w:val="18"/>
              </w:rPr>
            </w:pPr>
            <w:r w:rsidRPr="009E5FBF">
              <w:rPr>
                <w:sz w:val="18"/>
                <w:szCs w:val="18"/>
              </w:rPr>
              <w:t>List</w:t>
            </w:r>
          </w:p>
        </w:tc>
      </w:tr>
      <w:tr w:rsidR="00F56026"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3556B6" w:rsidRPr="009E5FBF" w:rsidRDefault="003E0075" w:rsidP="000759AB">
            <w:pPr>
              <w:widowControl w:val="0"/>
              <w:autoSpaceDE w:val="0"/>
              <w:autoSpaceDN w:val="0"/>
              <w:adjustRightInd w:val="0"/>
              <w:spacing w:before="166" w:line="240" w:lineRule="auto"/>
              <w:ind w:left="142"/>
              <w:rPr>
                <w:sz w:val="18"/>
                <w:szCs w:val="18"/>
              </w:rPr>
            </w:pPr>
            <w:r w:rsidRPr="009E5FBF">
              <w:rPr>
                <w:sz w:val="18"/>
                <w:szCs w:val="18"/>
              </w:rPr>
              <w:t>/MembershipList</w:t>
            </w:r>
          </w:p>
        </w:tc>
        <w:tc>
          <w:tcPr>
            <w:tcW w:w="1941"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3556B6" w:rsidRPr="009E5FBF" w:rsidRDefault="003E0075" w:rsidP="000759AB">
            <w:pPr>
              <w:widowControl w:val="0"/>
              <w:autoSpaceDE w:val="0"/>
              <w:autoSpaceDN w:val="0"/>
              <w:adjustRightInd w:val="0"/>
              <w:spacing w:line="240" w:lineRule="auto"/>
              <w:rPr>
                <w:sz w:val="18"/>
                <w:szCs w:val="18"/>
              </w:rPr>
            </w:pPr>
            <w:r w:rsidRPr="009E5FBF">
              <w:rPr>
                <w:sz w:val="18"/>
                <w:szCs w:val="18"/>
                <w:lang w:eastAsia="en-US"/>
              </w:rPr>
              <w:t>List of memberships defining insured risks and usage</w:t>
            </w:r>
          </w:p>
        </w:tc>
        <w:tc>
          <w:tcPr>
            <w:tcW w:w="443"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3556B6" w:rsidRPr="009E5FBF" w:rsidRDefault="003E0075" w:rsidP="000759AB">
            <w:pPr>
              <w:widowControl w:val="0"/>
              <w:autoSpaceDE w:val="0"/>
              <w:autoSpaceDN w:val="0"/>
              <w:adjustRightInd w:val="0"/>
              <w:spacing w:line="240" w:lineRule="auto"/>
              <w:rPr>
                <w:sz w:val="18"/>
                <w:szCs w:val="18"/>
              </w:rPr>
            </w:pPr>
            <w:r w:rsidRPr="009E5FBF">
              <w:rPr>
                <w:sz w:val="18"/>
                <w:szCs w:val="18"/>
              </w:rPr>
              <w:t>Yes</w:t>
            </w:r>
          </w:p>
        </w:tc>
        <w:tc>
          <w:tcPr>
            <w:tcW w:w="647"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3556B6" w:rsidRPr="009E5FBF" w:rsidRDefault="00BB00ED" w:rsidP="000759AB">
            <w:pPr>
              <w:widowControl w:val="0"/>
              <w:autoSpaceDE w:val="0"/>
              <w:autoSpaceDN w:val="0"/>
              <w:adjustRightInd w:val="0"/>
              <w:spacing w:line="240" w:lineRule="auto"/>
              <w:rPr>
                <w:sz w:val="18"/>
                <w:szCs w:val="18"/>
              </w:rPr>
            </w:pPr>
            <w:r w:rsidRPr="009E5FBF">
              <w:rPr>
                <w:sz w:val="18"/>
                <w:szCs w:val="18"/>
              </w:rPr>
              <w:t>Membership</w:t>
            </w:r>
          </w:p>
        </w:tc>
      </w:tr>
      <w:tr w:rsidR="00F56026" w:rsidRPr="009E5FBF" w:rsidTr="00605ACB">
        <w:trPr>
          <w:trHeight w:val="165"/>
        </w:trPr>
        <w:tc>
          <w:tcPr>
            <w:tcW w:w="1969"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3556B6" w:rsidRPr="009E5FBF" w:rsidRDefault="003E0075" w:rsidP="000759AB">
            <w:pPr>
              <w:widowControl w:val="0"/>
              <w:autoSpaceDE w:val="0"/>
              <w:autoSpaceDN w:val="0"/>
              <w:adjustRightInd w:val="0"/>
              <w:spacing w:before="166" w:line="240" w:lineRule="auto"/>
              <w:ind w:left="270" w:firstLine="14"/>
              <w:rPr>
                <w:sz w:val="18"/>
                <w:szCs w:val="18"/>
              </w:rPr>
            </w:pPr>
            <w:r w:rsidRPr="009E5FBF">
              <w:rPr>
                <w:sz w:val="18"/>
                <w:szCs w:val="18"/>
              </w:rPr>
              <w:t>/</w:t>
            </w:r>
            <w:r w:rsidRPr="009E5FBF">
              <w:rPr>
                <w:sz w:val="18"/>
                <w:szCs w:val="18"/>
                <w:lang w:eastAsia="en-US"/>
              </w:rPr>
              <w:t>Membership</w:t>
            </w:r>
          </w:p>
        </w:tc>
        <w:tc>
          <w:tcPr>
            <w:tcW w:w="1941"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3556B6" w:rsidRPr="009E5FBF" w:rsidRDefault="003E0075" w:rsidP="000759AB">
            <w:pPr>
              <w:pStyle w:val="Body"/>
              <w:tabs>
                <w:tab w:val="clear" w:pos="780"/>
                <w:tab w:val="decimal" w:pos="0"/>
              </w:tabs>
              <w:rPr>
                <w:rFonts w:cs="Arial"/>
                <w:color w:val="auto"/>
                <w:sz w:val="18"/>
                <w:szCs w:val="18"/>
              </w:rPr>
            </w:pPr>
            <w:r w:rsidRPr="009E5FBF">
              <w:rPr>
                <w:rFonts w:cs="Arial"/>
                <w:color w:val="auto"/>
                <w:sz w:val="18"/>
                <w:szCs w:val="18"/>
                <w:lang w:eastAsia="en-US"/>
              </w:rPr>
              <w:t>A membership to a contract</w:t>
            </w:r>
          </w:p>
        </w:tc>
        <w:tc>
          <w:tcPr>
            <w:tcW w:w="443"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3556B6" w:rsidRPr="009E5FBF" w:rsidRDefault="003E0075" w:rsidP="000759AB">
            <w:pPr>
              <w:rPr>
                <w:sz w:val="18"/>
                <w:szCs w:val="18"/>
              </w:rPr>
            </w:pPr>
            <w:r w:rsidRPr="009E5FBF">
              <w:rPr>
                <w:sz w:val="18"/>
                <w:szCs w:val="18"/>
              </w:rPr>
              <w:t>Yes</w:t>
            </w:r>
          </w:p>
        </w:tc>
        <w:tc>
          <w:tcPr>
            <w:tcW w:w="647"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3556B6" w:rsidRPr="009E5FBF" w:rsidRDefault="003556B6" w:rsidP="000759AB">
            <w:pPr>
              <w:widowControl w:val="0"/>
              <w:autoSpaceDE w:val="0"/>
              <w:autoSpaceDN w:val="0"/>
              <w:adjustRightInd w:val="0"/>
              <w:spacing w:line="240" w:lineRule="auto"/>
              <w:rPr>
                <w:sz w:val="18"/>
                <w:szCs w:val="18"/>
              </w:rPr>
            </w:pPr>
          </w:p>
        </w:tc>
      </w:tr>
      <w:tr w:rsidR="00C2215C" w:rsidRPr="009E5FBF" w:rsidTr="00605ACB">
        <w:trPr>
          <w:trHeight w:val="165"/>
        </w:trPr>
        <w:tc>
          <w:tcPr>
            <w:tcW w:w="1969"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Pr="006A1900" w:rsidRDefault="00C2215C" w:rsidP="008369B0">
            <w:pPr>
              <w:widowControl w:val="0"/>
              <w:autoSpaceDE w:val="0"/>
              <w:autoSpaceDN w:val="0"/>
              <w:adjustRightInd w:val="0"/>
              <w:spacing w:before="166" w:line="240" w:lineRule="auto"/>
              <w:ind w:left="313" w:firstLine="155"/>
              <w:rPr>
                <w:sz w:val="18"/>
                <w:szCs w:val="18"/>
                <w:lang w:val="en-US"/>
              </w:rPr>
            </w:pPr>
            <w:r>
              <w:rPr>
                <w:sz w:val="18"/>
                <w:szCs w:val="18"/>
                <w:lang w:val="en-US"/>
              </w:rPr>
              <w:t>/Questionnaire</w:t>
            </w:r>
          </w:p>
        </w:tc>
        <w:tc>
          <w:tcPr>
            <w:tcW w:w="1941"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Default="00C2215C" w:rsidP="00C2215C">
            <w:pPr>
              <w:pStyle w:val="Body"/>
              <w:tabs>
                <w:tab w:val="clear" w:pos="780"/>
                <w:tab w:val="decimal" w:pos="0"/>
              </w:tabs>
              <w:rPr>
                <w:rFonts w:cs="Arial"/>
                <w:color w:val="auto"/>
                <w:sz w:val="18"/>
                <w:szCs w:val="18"/>
                <w:lang w:val="en-US" w:eastAsia="en-US"/>
              </w:rPr>
            </w:pPr>
            <w:r>
              <w:rPr>
                <w:rFonts w:cs="Arial"/>
                <w:color w:val="auto"/>
                <w:sz w:val="18"/>
                <w:szCs w:val="18"/>
                <w:lang w:val="en-US" w:eastAsia="en-US"/>
              </w:rPr>
              <w:t>List of questions with details for Home  Building risks</w:t>
            </w:r>
          </w:p>
        </w:tc>
        <w:tc>
          <w:tcPr>
            <w:tcW w:w="443"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Default="00C2215C" w:rsidP="00C2215C">
            <w:pPr>
              <w:rPr>
                <w:sz w:val="18"/>
                <w:szCs w:val="18"/>
                <w:lang w:val="en-US"/>
              </w:rPr>
            </w:pPr>
            <w:r>
              <w:rPr>
                <w:sz w:val="18"/>
                <w:szCs w:val="18"/>
                <w:lang w:val="en-US"/>
              </w:rPr>
              <w:t>No</w:t>
            </w:r>
          </w:p>
        </w:tc>
        <w:tc>
          <w:tcPr>
            <w:tcW w:w="647"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Pr="00CC729C" w:rsidRDefault="00C2215C" w:rsidP="00C2215C">
            <w:pPr>
              <w:widowControl w:val="0"/>
              <w:autoSpaceDE w:val="0"/>
              <w:autoSpaceDN w:val="0"/>
              <w:adjustRightInd w:val="0"/>
              <w:spacing w:line="240" w:lineRule="auto"/>
              <w:rPr>
                <w:sz w:val="18"/>
                <w:szCs w:val="18"/>
              </w:rPr>
            </w:pPr>
            <w:r>
              <w:rPr>
                <w:sz w:val="18"/>
                <w:szCs w:val="18"/>
              </w:rPr>
              <w:t>List</w:t>
            </w:r>
          </w:p>
        </w:tc>
      </w:tr>
      <w:tr w:rsidR="00C2215C" w:rsidRPr="009E5FBF" w:rsidTr="00605ACB">
        <w:trPr>
          <w:trHeight w:val="165"/>
        </w:trPr>
        <w:tc>
          <w:tcPr>
            <w:tcW w:w="1969"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Default="00C2215C" w:rsidP="00C2215C">
            <w:pPr>
              <w:widowControl w:val="0"/>
              <w:autoSpaceDE w:val="0"/>
              <w:autoSpaceDN w:val="0"/>
              <w:adjustRightInd w:val="0"/>
              <w:spacing w:before="166" w:line="240" w:lineRule="auto"/>
              <w:ind w:left="697" w:firstLine="14"/>
              <w:rPr>
                <w:sz w:val="18"/>
                <w:szCs w:val="18"/>
                <w:lang w:val="en-US"/>
              </w:rPr>
            </w:pPr>
            <w:r>
              <w:rPr>
                <w:sz w:val="18"/>
                <w:szCs w:val="18"/>
                <w:lang w:val="en-US"/>
              </w:rPr>
              <w:t>/AnswerSummary</w:t>
            </w:r>
          </w:p>
        </w:tc>
        <w:tc>
          <w:tcPr>
            <w:tcW w:w="1941"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Default="00C2215C" w:rsidP="00C2215C">
            <w:pPr>
              <w:pStyle w:val="Body"/>
              <w:tabs>
                <w:tab w:val="clear" w:pos="780"/>
                <w:tab w:val="decimal" w:pos="0"/>
              </w:tabs>
              <w:rPr>
                <w:rFonts w:cs="Arial"/>
                <w:color w:val="auto"/>
                <w:sz w:val="18"/>
                <w:szCs w:val="18"/>
                <w:lang w:val="en-US" w:eastAsia="en-US"/>
              </w:rPr>
            </w:pPr>
            <w:r>
              <w:rPr>
                <w:rFonts w:cs="Arial"/>
                <w:color w:val="auto"/>
                <w:sz w:val="18"/>
                <w:szCs w:val="18"/>
                <w:lang w:val="en-US" w:eastAsia="en-US"/>
              </w:rPr>
              <w:t>answer</w:t>
            </w:r>
          </w:p>
        </w:tc>
        <w:tc>
          <w:tcPr>
            <w:tcW w:w="443"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Default="00C2215C" w:rsidP="00C2215C">
            <w:pPr>
              <w:rPr>
                <w:sz w:val="18"/>
                <w:szCs w:val="18"/>
                <w:lang w:val="en-US"/>
              </w:rPr>
            </w:pPr>
            <w:r>
              <w:rPr>
                <w:sz w:val="18"/>
                <w:szCs w:val="18"/>
                <w:lang w:val="en-US"/>
              </w:rPr>
              <w:t>Yes</w:t>
            </w:r>
          </w:p>
        </w:tc>
        <w:tc>
          <w:tcPr>
            <w:tcW w:w="647"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Pr="00CC729C" w:rsidRDefault="00C2215C" w:rsidP="00C2215C">
            <w:pPr>
              <w:widowControl w:val="0"/>
              <w:autoSpaceDE w:val="0"/>
              <w:autoSpaceDN w:val="0"/>
              <w:adjustRightInd w:val="0"/>
              <w:spacing w:line="240" w:lineRule="auto"/>
              <w:rPr>
                <w:sz w:val="18"/>
                <w:szCs w:val="18"/>
              </w:rPr>
            </w:pPr>
            <w:r>
              <w:rPr>
                <w:sz w:val="18"/>
                <w:szCs w:val="18"/>
              </w:rPr>
              <w:t>Boolean</w:t>
            </w:r>
          </w:p>
        </w:tc>
      </w:tr>
      <w:tr w:rsidR="00C2215C" w:rsidRPr="009E5FBF" w:rsidTr="00605ACB">
        <w:trPr>
          <w:trHeight w:val="165"/>
        </w:trPr>
        <w:tc>
          <w:tcPr>
            <w:tcW w:w="1969"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Default="00C2215C" w:rsidP="00C2215C">
            <w:pPr>
              <w:widowControl w:val="0"/>
              <w:autoSpaceDE w:val="0"/>
              <w:autoSpaceDN w:val="0"/>
              <w:adjustRightInd w:val="0"/>
              <w:spacing w:before="166" w:line="240" w:lineRule="auto"/>
              <w:ind w:left="697" w:firstLine="14"/>
              <w:rPr>
                <w:sz w:val="18"/>
                <w:szCs w:val="18"/>
                <w:lang w:val="en-US"/>
              </w:rPr>
            </w:pPr>
            <w:r>
              <w:rPr>
                <w:sz w:val="18"/>
                <w:szCs w:val="18"/>
                <w:lang w:val="en-US"/>
              </w:rPr>
              <w:t>/Identifier</w:t>
            </w:r>
          </w:p>
        </w:tc>
        <w:tc>
          <w:tcPr>
            <w:tcW w:w="1941"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Default="00C2215C" w:rsidP="00C2215C">
            <w:pPr>
              <w:pStyle w:val="Body"/>
              <w:tabs>
                <w:tab w:val="clear" w:pos="780"/>
                <w:tab w:val="decimal" w:pos="0"/>
              </w:tabs>
              <w:rPr>
                <w:rFonts w:cs="Arial"/>
                <w:color w:val="auto"/>
                <w:sz w:val="18"/>
                <w:szCs w:val="18"/>
                <w:lang w:val="en-US" w:eastAsia="en-US"/>
              </w:rPr>
            </w:pPr>
            <w:r>
              <w:rPr>
                <w:rFonts w:cs="Arial"/>
                <w:color w:val="auto"/>
                <w:sz w:val="18"/>
                <w:szCs w:val="18"/>
                <w:lang w:val="en-US" w:eastAsia="en-US"/>
              </w:rPr>
              <w:t>Main question identifier</w:t>
            </w:r>
          </w:p>
        </w:tc>
        <w:tc>
          <w:tcPr>
            <w:tcW w:w="443"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Default="00C2215C" w:rsidP="00C2215C">
            <w:pPr>
              <w:rPr>
                <w:sz w:val="18"/>
                <w:szCs w:val="18"/>
                <w:lang w:val="en-US"/>
              </w:rPr>
            </w:pPr>
            <w:r>
              <w:rPr>
                <w:sz w:val="18"/>
                <w:szCs w:val="18"/>
                <w:lang w:val="en-US"/>
              </w:rPr>
              <w:t>Yes</w:t>
            </w:r>
          </w:p>
        </w:tc>
        <w:tc>
          <w:tcPr>
            <w:tcW w:w="647"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Pr="00CC729C" w:rsidRDefault="00C2215C" w:rsidP="00C2215C">
            <w:pPr>
              <w:widowControl w:val="0"/>
              <w:autoSpaceDE w:val="0"/>
              <w:autoSpaceDN w:val="0"/>
              <w:adjustRightInd w:val="0"/>
              <w:spacing w:line="240" w:lineRule="auto"/>
              <w:rPr>
                <w:sz w:val="18"/>
                <w:szCs w:val="18"/>
              </w:rPr>
            </w:pPr>
            <w:r>
              <w:rPr>
                <w:sz w:val="18"/>
                <w:szCs w:val="18"/>
              </w:rPr>
              <w:t>String</w:t>
            </w:r>
          </w:p>
        </w:tc>
      </w:tr>
      <w:tr w:rsidR="00C2215C" w:rsidRPr="009E5FBF" w:rsidTr="00605ACB">
        <w:trPr>
          <w:trHeight w:val="165"/>
        </w:trPr>
        <w:tc>
          <w:tcPr>
            <w:tcW w:w="1969"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Default="00C2215C" w:rsidP="00C2215C">
            <w:pPr>
              <w:widowControl w:val="0"/>
              <w:autoSpaceDE w:val="0"/>
              <w:autoSpaceDN w:val="0"/>
              <w:adjustRightInd w:val="0"/>
              <w:spacing w:before="166" w:line="240" w:lineRule="auto"/>
              <w:ind w:left="697" w:firstLine="14"/>
              <w:rPr>
                <w:sz w:val="18"/>
                <w:szCs w:val="18"/>
                <w:lang w:val="en-US"/>
              </w:rPr>
            </w:pPr>
            <w:r>
              <w:rPr>
                <w:sz w:val="18"/>
                <w:szCs w:val="18"/>
                <w:lang w:val="en-US"/>
              </w:rPr>
              <w:t>/QuestionAnswerList</w:t>
            </w:r>
          </w:p>
        </w:tc>
        <w:tc>
          <w:tcPr>
            <w:tcW w:w="1941"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Default="00C2215C" w:rsidP="00C2215C">
            <w:pPr>
              <w:pStyle w:val="Body"/>
              <w:tabs>
                <w:tab w:val="clear" w:pos="780"/>
                <w:tab w:val="decimal" w:pos="0"/>
              </w:tabs>
              <w:rPr>
                <w:rFonts w:cs="Arial"/>
                <w:color w:val="auto"/>
                <w:sz w:val="18"/>
                <w:szCs w:val="18"/>
                <w:lang w:val="en-US" w:eastAsia="en-US"/>
              </w:rPr>
            </w:pPr>
            <w:r>
              <w:rPr>
                <w:rFonts w:cs="Arial"/>
                <w:color w:val="auto"/>
                <w:sz w:val="18"/>
                <w:szCs w:val="18"/>
                <w:lang w:val="en-US" w:eastAsia="en-US"/>
              </w:rPr>
              <w:t>List of complementary question answers</w:t>
            </w:r>
          </w:p>
        </w:tc>
        <w:tc>
          <w:tcPr>
            <w:tcW w:w="443"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Default="00C2215C" w:rsidP="00C2215C">
            <w:pPr>
              <w:rPr>
                <w:sz w:val="18"/>
                <w:szCs w:val="18"/>
                <w:lang w:val="en-US"/>
              </w:rPr>
            </w:pPr>
            <w:r>
              <w:rPr>
                <w:sz w:val="18"/>
                <w:szCs w:val="18"/>
                <w:lang w:val="en-US"/>
              </w:rPr>
              <w:t>Yes</w:t>
            </w:r>
          </w:p>
        </w:tc>
        <w:tc>
          <w:tcPr>
            <w:tcW w:w="647"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Pr="00CC729C" w:rsidRDefault="00C2215C" w:rsidP="00C2215C">
            <w:pPr>
              <w:widowControl w:val="0"/>
              <w:autoSpaceDE w:val="0"/>
              <w:autoSpaceDN w:val="0"/>
              <w:adjustRightInd w:val="0"/>
              <w:spacing w:line="240" w:lineRule="auto"/>
              <w:rPr>
                <w:sz w:val="18"/>
                <w:szCs w:val="18"/>
              </w:rPr>
            </w:pPr>
            <w:r>
              <w:rPr>
                <w:sz w:val="18"/>
                <w:szCs w:val="18"/>
              </w:rPr>
              <w:t>List</w:t>
            </w:r>
          </w:p>
        </w:tc>
      </w:tr>
      <w:tr w:rsidR="00C2215C" w:rsidRPr="009E5FBF" w:rsidTr="00605ACB">
        <w:trPr>
          <w:trHeight w:val="165"/>
        </w:trPr>
        <w:tc>
          <w:tcPr>
            <w:tcW w:w="1969"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Default="00C2215C" w:rsidP="00C2215C">
            <w:pPr>
              <w:widowControl w:val="0"/>
              <w:autoSpaceDE w:val="0"/>
              <w:autoSpaceDN w:val="0"/>
              <w:adjustRightInd w:val="0"/>
              <w:spacing w:before="166" w:line="240" w:lineRule="auto"/>
              <w:ind w:left="967" w:firstLine="14"/>
              <w:rPr>
                <w:sz w:val="18"/>
                <w:szCs w:val="18"/>
                <w:lang w:val="en-US"/>
              </w:rPr>
            </w:pPr>
            <w:r>
              <w:rPr>
                <w:sz w:val="18"/>
                <w:szCs w:val="18"/>
                <w:lang w:val="en-US"/>
              </w:rPr>
              <w:t>/QuestionAnswer</w:t>
            </w:r>
          </w:p>
        </w:tc>
        <w:tc>
          <w:tcPr>
            <w:tcW w:w="1941"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Default="00C2215C" w:rsidP="00C2215C">
            <w:pPr>
              <w:pStyle w:val="Body"/>
              <w:tabs>
                <w:tab w:val="clear" w:pos="780"/>
                <w:tab w:val="decimal" w:pos="0"/>
              </w:tabs>
              <w:rPr>
                <w:rFonts w:cs="Arial"/>
                <w:color w:val="auto"/>
                <w:sz w:val="18"/>
                <w:szCs w:val="18"/>
                <w:lang w:val="en-US" w:eastAsia="en-US"/>
              </w:rPr>
            </w:pPr>
            <w:r>
              <w:rPr>
                <w:rFonts w:cs="Arial"/>
                <w:color w:val="auto"/>
                <w:sz w:val="18"/>
                <w:szCs w:val="18"/>
                <w:lang w:val="en-US" w:eastAsia="en-US"/>
              </w:rPr>
              <w:t>Answer details</w:t>
            </w:r>
          </w:p>
        </w:tc>
        <w:tc>
          <w:tcPr>
            <w:tcW w:w="443"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Default="00C2215C" w:rsidP="00C2215C">
            <w:pPr>
              <w:rPr>
                <w:sz w:val="18"/>
                <w:szCs w:val="18"/>
                <w:lang w:val="en-US"/>
              </w:rPr>
            </w:pPr>
            <w:r>
              <w:rPr>
                <w:sz w:val="18"/>
                <w:szCs w:val="18"/>
                <w:lang w:val="en-US"/>
              </w:rPr>
              <w:t>Yes</w:t>
            </w:r>
          </w:p>
        </w:tc>
        <w:tc>
          <w:tcPr>
            <w:tcW w:w="647"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Pr="00CC729C" w:rsidRDefault="00C2215C" w:rsidP="00C2215C">
            <w:pPr>
              <w:widowControl w:val="0"/>
              <w:autoSpaceDE w:val="0"/>
              <w:autoSpaceDN w:val="0"/>
              <w:adjustRightInd w:val="0"/>
              <w:spacing w:line="240" w:lineRule="auto"/>
              <w:rPr>
                <w:sz w:val="18"/>
                <w:szCs w:val="18"/>
              </w:rPr>
            </w:pPr>
            <w:r>
              <w:rPr>
                <w:sz w:val="18"/>
                <w:szCs w:val="18"/>
              </w:rPr>
              <w:t>List</w:t>
            </w:r>
          </w:p>
        </w:tc>
      </w:tr>
      <w:tr w:rsidR="00C2215C" w:rsidRPr="009E5FBF" w:rsidTr="00605ACB">
        <w:trPr>
          <w:trHeight w:val="165"/>
        </w:trPr>
        <w:tc>
          <w:tcPr>
            <w:tcW w:w="1969"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Default="00C2215C" w:rsidP="00C2215C">
            <w:pPr>
              <w:widowControl w:val="0"/>
              <w:autoSpaceDE w:val="0"/>
              <w:autoSpaceDN w:val="0"/>
              <w:adjustRightInd w:val="0"/>
              <w:spacing w:before="166" w:line="240" w:lineRule="auto"/>
              <w:ind w:left="1237" w:firstLine="14"/>
              <w:rPr>
                <w:sz w:val="18"/>
                <w:szCs w:val="18"/>
                <w:lang w:val="en-US"/>
              </w:rPr>
            </w:pPr>
            <w:r>
              <w:rPr>
                <w:sz w:val="18"/>
                <w:szCs w:val="18"/>
                <w:lang w:val="en-US"/>
              </w:rPr>
              <w:t>/AnswerType</w:t>
            </w:r>
          </w:p>
        </w:tc>
        <w:tc>
          <w:tcPr>
            <w:tcW w:w="1941"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Default="00C2215C" w:rsidP="00C2215C">
            <w:pPr>
              <w:pStyle w:val="Body"/>
              <w:tabs>
                <w:tab w:val="clear" w:pos="780"/>
                <w:tab w:val="decimal" w:pos="0"/>
              </w:tabs>
              <w:rPr>
                <w:rFonts w:cs="Arial"/>
                <w:color w:val="auto"/>
                <w:sz w:val="18"/>
                <w:szCs w:val="18"/>
                <w:lang w:val="en-US" w:eastAsia="en-US"/>
              </w:rPr>
            </w:pPr>
            <w:r>
              <w:rPr>
                <w:rFonts w:cs="Arial"/>
                <w:color w:val="auto"/>
                <w:sz w:val="18"/>
                <w:szCs w:val="18"/>
                <w:lang w:val="en-US" w:eastAsia="en-US"/>
              </w:rPr>
              <w:t>Answer data type</w:t>
            </w:r>
          </w:p>
        </w:tc>
        <w:tc>
          <w:tcPr>
            <w:tcW w:w="443"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Default="00C2215C" w:rsidP="00C2215C">
            <w:pPr>
              <w:rPr>
                <w:sz w:val="18"/>
                <w:szCs w:val="18"/>
                <w:lang w:val="en-US"/>
              </w:rPr>
            </w:pPr>
            <w:r>
              <w:rPr>
                <w:sz w:val="18"/>
                <w:szCs w:val="18"/>
                <w:lang w:val="en-US"/>
              </w:rPr>
              <w:t>Yes</w:t>
            </w:r>
          </w:p>
        </w:tc>
        <w:tc>
          <w:tcPr>
            <w:tcW w:w="647"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Pr="00CC729C" w:rsidRDefault="00C2215C" w:rsidP="00C2215C">
            <w:pPr>
              <w:widowControl w:val="0"/>
              <w:autoSpaceDE w:val="0"/>
              <w:autoSpaceDN w:val="0"/>
              <w:adjustRightInd w:val="0"/>
              <w:spacing w:line="240" w:lineRule="auto"/>
              <w:rPr>
                <w:sz w:val="18"/>
                <w:szCs w:val="18"/>
              </w:rPr>
            </w:pPr>
            <w:r w:rsidRPr="003A706E">
              <w:rPr>
                <w:sz w:val="18"/>
                <w:szCs w:val="18"/>
              </w:rPr>
              <w:t>enum($asi_data_dictionary,value_type</w:t>
            </w:r>
            <w:r>
              <w:rPr>
                <w:rFonts w:ascii="Courier" w:hAnsi="Courier" w:cs="Courier"/>
                <w:color w:val="5C0000"/>
              </w:rPr>
              <w:t>)</w:t>
            </w:r>
          </w:p>
        </w:tc>
      </w:tr>
      <w:tr w:rsidR="00C2215C" w:rsidRPr="009E5FBF" w:rsidTr="00605ACB">
        <w:trPr>
          <w:trHeight w:val="165"/>
        </w:trPr>
        <w:tc>
          <w:tcPr>
            <w:tcW w:w="1969"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Default="00C2215C" w:rsidP="00C2215C">
            <w:pPr>
              <w:widowControl w:val="0"/>
              <w:autoSpaceDE w:val="0"/>
              <w:autoSpaceDN w:val="0"/>
              <w:adjustRightInd w:val="0"/>
              <w:spacing w:before="166" w:line="240" w:lineRule="auto"/>
              <w:ind w:left="1237" w:firstLine="14"/>
              <w:rPr>
                <w:sz w:val="18"/>
                <w:szCs w:val="18"/>
                <w:lang w:val="en-US"/>
              </w:rPr>
            </w:pPr>
            <w:r>
              <w:rPr>
                <w:sz w:val="18"/>
                <w:szCs w:val="18"/>
                <w:lang w:val="en-US"/>
              </w:rPr>
              <w:t>/QuestionIdentifier</w:t>
            </w:r>
          </w:p>
        </w:tc>
        <w:tc>
          <w:tcPr>
            <w:tcW w:w="1941"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Default="00C2215C" w:rsidP="00C2215C">
            <w:pPr>
              <w:pStyle w:val="Body"/>
              <w:tabs>
                <w:tab w:val="clear" w:pos="780"/>
                <w:tab w:val="decimal" w:pos="0"/>
              </w:tabs>
              <w:rPr>
                <w:rFonts w:cs="Arial"/>
                <w:color w:val="auto"/>
                <w:sz w:val="18"/>
                <w:szCs w:val="18"/>
                <w:lang w:val="en-US" w:eastAsia="en-US"/>
              </w:rPr>
            </w:pPr>
            <w:r>
              <w:rPr>
                <w:rFonts w:cs="Arial"/>
                <w:color w:val="auto"/>
                <w:sz w:val="18"/>
                <w:szCs w:val="18"/>
                <w:lang w:val="en-US" w:eastAsia="en-US"/>
              </w:rPr>
              <w:t>Complementary Question Identifier</w:t>
            </w:r>
          </w:p>
        </w:tc>
        <w:tc>
          <w:tcPr>
            <w:tcW w:w="443"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Default="00C2215C" w:rsidP="00C2215C">
            <w:pPr>
              <w:rPr>
                <w:sz w:val="18"/>
                <w:szCs w:val="18"/>
                <w:lang w:val="en-US"/>
              </w:rPr>
            </w:pPr>
            <w:r>
              <w:rPr>
                <w:sz w:val="18"/>
                <w:szCs w:val="18"/>
                <w:lang w:val="en-US"/>
              </w:rPr>
              <w:t>Yes</w:t>
            </w:r>
          </w:p>
        </w:tc>
        <w:tc>
          <w:tcPr>
            <w:tcW w:w="647"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Pr="00CC729C" w:rsidRDefault="00C2215C" w:rsidP="00C2215C">
            <w:pPr>
              <w:widowControl w:val="0"/>
              <w:autoSpaceDE w:val="0"/>
              <w:autoSpaceDN w:val="0"/>
              <w:adjustRightInd w:val="0"/>
              <w:spacing w:line="240" w:lineRule="auto"/>
              <w:rPr>
                <w:sz w:val="18"/>
                <w:szCs w:val="18"/>
              </w:rPr>
            </w:pPr>
            <w:r>
              <w:rPr>
                <w:sz w:val="18"/>
                <w:szCs w:val="18"/>
              </w:rPr>
              <w:t>String</w:t>
            </w:r>
          </w:p>
        </w:tc>
      </w:tr>
      <w:tr w:rsidR="00C2215C" w:rsidRPr="009E5FBF" w:rsidTr="00605ACB">
        <w:trPr>
          <w:trHeight w:val="165"/>
        </w:trPr>
        <w:tc>
          <w:tcPr>
            <w:tcW w:w="1969"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Pr="008253B5" w:rsidRDefault="00C2215C" w:rsidP="008369B0">
            <w:pPr>
              <w:widowControl w:val="0"/>
              <w:autoSpaceDE w:val="0"/>
              <w:autoSpaceDN w:val="0"/>
              <w:adjustRightInd w:val="0"/>
              <w:spacing w:before="166" w:line="240" w:lineRule="auto"/>
              <w:ind w:left="313" w:firstLine="14"/>
              <w:rPr>
                <w:sz w:val="18"/>
                <w:szCs w:val="18"/>
              </w:rPr>
            </w:pPr>
            <w:r>
              <w:rPr>
                <w:sz w:val="18"/>
                <w:szCs w:val="18"/>
              </w:rPr>
              <w:t>/ExtCoverNote</w:t>
            </w:r>
          </w:p>
        </w:tc>
        <w:tc>
          <w:tcPr>
            <w:tcW w:w="1941"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Pr="00BB00ED" w:rsidRDefault="00C2215C" w:rsidP="00C2215C">
            <w:pPr>
              <w:pStyle w:val="Body"/>
              <w:tabs>
                <w:tab w:val="clear" w:pos="780"/>
                <w:tab w:val="decimal" w:pos="0"/>
              </w:tabs>
              <w:rPr>
                <w:rFonts w:cs="Arial"/>
                <w:color w:val="auto"/>
                <w:sz w:val="18"/>
                <w:szCs w:val="18"/>
                <w:lang w:val="en-US" w:eastAsia="en-US"/>
              </w:rPr>
            </w:pPr>
            <w:r>
              <w:rPr>
                <w:rFonts w:cs="Arial"/>
                <w:color w:val="auto"/>
                <w:sz w:val="18"/>
                <w:szCs w:val="18"/>
                <w:lang w:val="en-US" w:eastAsia="en-US"/>
              </w:rPr>
              <w:t>Cover note to membership</w:t>
            </w:r>
          </w:p>
        </w:tc>
        <w:tc>
          <w:tcPr>
            <w:tcW w:w="443"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Pr="00BB00ED" w:rsidRDefault="00C2215C" w:rsidP="00C2215C">
            <w:pPr>
              <w:rPr>
                <w:sz w:val="18"/>
                <w:szCs w:val="18"/>
              </w:rPr>
            </w:pPr>
            <w:r>
              <w:rPr>
                <w:sz w:val="18"/>
                <w:szCs w:val="18"/>
              </w:rPr>
              <w:t>Yes</w:t>
            </w:r>
          </w:p>
        </w:tc>
        <w:tc>
          <w:tcPr>
            <w:tcW w:w="647"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Pr="00BB00ED" w:rsidRDefault="00C2215C" w:rsidP="00C2215C">
            <w:pPr>
              <w:widowControl w:val="0"/>
              <w:autoSpaceDE w:val="0"/>
              <w:autoSpaceDN w:val="0"/>
              <w:adjustRightInd w:val="0"/>
              <w:spacing w:line="240" w:lineRule="auto"/>
              <w:rPr>
                <w:sz w:val="18"/>
                <w:szCs w:val="18"/>
              </w:rPr>
            </w:pPr>
            <w:r>
              <w:rPr>
                <w:sz w:val="18"/>
                <w:szCs w:val="18"/>
              </w:rPr>
              <w:t>CoverNote</w:t>
            </w:r>
          </w:p>
        </w:tc>
      </w:tr>
      <w:tr w:rsidR="00C2215C" w:rsidRPr="009E5FBF" w:rsidTr="00605ACB">
        <w:trPr>
          <w:trHeight w:val="165"/>
        </w:trPr>
        <w:tc>
          <w:tcPr>
            <w:tcW w:w="1969"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Default="00C2215C" w:rsidP="00C2215C">
            <w:pPr>
              <w:widowControl w:val="0"/>
              <w:autoSpaceDE w:val="0"/>
              <w:autoSpaceDN w:val="0"/>
              <w:adjustRightInd w:val="0"/>
              <w:spacing w:before="166" w:line="240" w:lineRule="auto"/>
              <w:ind w:left="697" w:firstLine="14"/>
              <w:rPr>
                <w:sz w:val="18"/>
                <w:szCs w:val="18"/>
              </w:rPr>
            </w:pPr>
            <w:r>
              <w:rPr>
                <w:sz w:val="18"/>
                <w:szCs w:val="18"/>
              </w:rPr>
              <w:t>/Number</w:t>
            </w:r>
          </w:p>
        </w:tc>
        <w:tc>
          <w:tcPr>
            <w:tcW w:w="1941"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Pr="00BB00ED" w:rsidRDefault="00C2215C" w:rsidP="00C2215C">
            <w:pPr>
              <w:pStyle w:val="Body"/>
              <w:tabs>
                <w:tab w:val="clear" w:pos="780"/>
                <w:tab w:val="decimal" w:pos="0"/>
              </w:tabs>
              <w:rPr>
                <w:rFonts w:cs="Arial"/>
                <w:color w:val="auto"/>
                <w:sz w:val="18"/>
                <w:szCs w:val="18"/>
                <w:lang w:val="en-US" w:eastAsia="en-US"/>
              </w:rPr>
            </w:pPr>
            <w:r>
              <w:rPr>
                <w:rFonts w:cs="Arial"/>
                <w:color w:val="auto"/>
                <w:sz w:val="18"/>
                <w:szCs w:val="18"/>
                <w:lang w:val="en-US" w:eastAsia="en-US"/>
              </w:rPr>
              <w:t>Cover note identifier</w:t>
            </w:r>
          </w:p>
        </w:tc>
        <w:tc>
          <w:tcPr>
            <w:tcW w:w="443"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Pr="00BB00ED" w:rsidRDefault="00C2215C" w:rsidP="00C2215C">
            <w:pPr>
              <w:rPr>
                <w:sz w:val="18"/>
                <w:szCs w:val="18"/>
              </w:rPr>
            </w:pPr>
            <w:r>
              <w:rPr>
                <w:sz w:val="18"/>
                <w:szCs w:val="18"/>
              </w:rPr>
              <w:t>No</w:t>
            </w:r>
          </w:p>
        </w:tc>
        <w:tc>
          <w:tcPr>
            <w:tcW w:w="647" w:type="pct"/>
            <w:tcBorders>
              <w:top w:val="single" w:sz="4" w:space="0" w:color="BDD6EE"/>
              <w:left w:val="single" w:sz="4" w:space="0" w:color="BDD6EE"/>
              <w:bottom w:val="single" w:sz="4" w:space="0" w:color="BDD6EE"/>
              <w:right w:val="single" w:sz="4" w:space="0" w:color="BDD6EE"/>
            </w:tcBorders>
            <w:shd w:val="clear" w:color="auto" w:fill="auto"/>
            <w:vAlign w:val="center"/>
          </w:tcPr>
          <w:p w:rsidR="00C2215C" w:rsidRPr="00BB00ED" w:rsidRDefault="00C2215C" w:rsidP="00C2215C">
            <w:pPr>
              <w:widowControl w:val="0"/>
              <w:autoSpaceDE w:val="0"/>
              <w:autoSpaceDN w:val="0"/>
              <w:adjustRightInd w:val="0"/>
              <w:spacing w:line="240" w:lineRule="auto"/>
              <w:rPr>
                <w:sz w:val="18"/>
                <w:szCs w:val="18"/>
              </w:rPr>
            </w:pPr>
            <w:r>
              <w:rPr>
                <w:sz w:val="18"/>
                <w:szCs w:val="18"/>
              </w:rPr>
              <w:t>String</w:t>
            </w:r>
          </w:p>
        </w:tc>
      </w:tr>
      <w:tr w:rsidR="00F56026" w:rsidRPr="009E5FBF" w:rsidTr="00605ACB">
        <w:trPr>
          <w:trHeight w:val="165"/>
        </w:trPr>
        <w:tc>
          <w:tcPr>
            <w:tcW w:w="1969"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8B2DBC" w:rsidRPr="009E5FBF" w:rsidRDefault="008253B5" w:rsidP="008369B0">
            <w:pPr>
              <w:widowControl w:val="0"/>
              <w:autoSpaceDE w:val="0"/>
              <w:autoSpaceDN w:val="0"/>
              <w:adjustRightInd w:val="0"/>
              <w:spacing w:before="166" w:line="240" w:lineRule="auto"/>
              <w:ind w:left="313" w:firstLine="14"/>
              <w:rPr>
                <w:sz w:val="18"/>
                <w:szCs w:val="18"/>
              </w:rPr>
            </w:pPr>
            <w:r w:rsidRPr="009E5FBF">
              <w:rPr>
                <w:sz w:val="18"/>
                <w:szCs w:val="18"/>
                <w:lang w:eastAsia="en-US"/>
              </w:rPr>
              <w:t>/</w:t>
            </w:r>
            <w:r w:rsidR="008B2DBC" w:rsidRPr="009E5FBF">
              <w:rPr>
                <w:sz w:val="18"/>
                <w:szCs w:val="18"/>
                <w:lang w:eastAsia="en-US"/>
              </w:rPr>
              <w:t>Contract</w:t>
            </w:r>
          </w:p>
        </w:tc>
        <w:tc>
          <w:tcPr>
            <w:tcW w:w="1941"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7A2116" w:rsidRPr="009E5FBF" w:rsidRDefault="007A2116" w:rsidP="007A2116">
            <w:pPr>
              <w:autoSpaceDE w:val="0"/>
              <w:autoSpaceDN w:val="0"/>
              <w:adjustRightInd w:val="0"/>
              <w:spacing w:line="240" w:lineRule="auto"/>
              <w:rPr>
                <w:color w:val="000000"/>
                <w:sz w:val="18"/>
                <w:szCs w:val="18"/>
                <w:lang w:eastAsia="en-US"/>
              </w:rPr>
            </w:pPr>
            <w:r w:rsidRPr="009E5FBF">
              <w:rPr>
                <w:color w:val="000000"/>
                <w:sz w:val="18"/>
                <w:szCs w:val="18"/>
                <w:lang w:eastAsia="en-US"/>
              </w:rPr>
              <w:t>A contract is the contract agreed and signed between the customer and the insurer and is based on one product sold by the insurer.</w:t>
            </w:r>
          </w:p>
          <w:p w:rsidR="007A2116" w:rsidRPr="009E5FBF" w:rsidRDefault="007A2116" w:rsidP="007A2116">
            <w:pPr>
              <w:autoSpaceDE w:val="0"/>
              <w:autoSpaceDN w:val="0"/>
              <w:adjustRightInd w:val="0"/>
              <w:spacing w:line="240" w:lineRule="auto"/>
              <w:rPr>
                <w:color w:val="000000"/>
                <w:sz w:val="18"/>
                <w:szCs w:val="18"/>
                <w:lang w:eastAsia="en-US"/>
              </w:rPr>
            </w:pPr>
            <w:r w:rsidRPr="009E5FBF">
              <w:rPr>
                <w:color w:val="000000"/>
                <w:sz w:val="18"/>
                <w:szCs w:val="18"/>
                <w:lang w:eastAsia="en-US"/>
              </w:rPr>
              <w:t xml:space="preserve">It describes the parties involved (owner, insured, beneficiary, etc.), the selected coverages, the payments, etc. </w:t>
            </w:r>
          </w:p>
          <w:p w:rsidR="008B2DBC" w:rsidRPr="009E5FBF" w:rsidRDefault="007A2116" w:rsidP="007A2116">
            <w:pPr>
              <w:pStyle w:val="Body"/>
              <w:tabs>
                <w:tab w:val="clear" w:pos="780"/>
                <w:tab w:val="decimal" w:pos="0"/>
              </w:tabs>
              <w:rPr>
                <w:rFonts w:cs="Arial"/>
                <w:color w:val="auto"/>
                <w:sz w:val="18"/>
                <w:szCs w:val="18"/>
                <w:lang w:eastAsia="en-US"/>
              </w:rPr>
            </w:pPr>
            <w:r w:rsidRPr="009E5FBF">
              <w:rPr>
                <w:rFonts w:cs="Arial"/>
                <w:sz w:val="18"/>
                <w:szCs w:val="18"/>
                <w:lang w:eastAsia="en-US"/>
              </w:rPr>
              <w:t>It corresponds to all details that appear on the particular conditions or general conditions.</w:t>
            </w:r>
          </w:p>
        </w:tc>
        <w:tc>
          <w:tcPr>
            <w:tcW w:w="443"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8B2DBC" w:rsidRPr="009E5FBF" w:rsidRDefault="00520B2A" w:rsidP="000759AB">
            <w:pPr>
              <w:rPr>
                <w:sz w:val="18"/>
                <w:szCs w:val="18"/>
              </w:rPr>
            </w:pPr>
            <w:r w:rsidRPr="009E5FBF">
              <w:rPr>
                <w:sz w:val="18"/>
                <w:szCs w:val="18"/>
              </w:rPr>
              <w:t>Y</w:t>
            </w:r>
            <w:r w:rsidR="007A2116" w:rsidRPr="009E5FBF">
              <w:rPr>
                <w:sz w:val="18"/>
                <w:szCs w:val="18"/>
              </w:rPr>
              <w:t>es</w:t>
            </w:r>
          </w:p>
        </w:tc>
        <w:tc>
          <w:tcPr>
            <w:tcW w:w="647"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8B2DBC" w:rsidRPr="009E5FBF" w:rsidRDefault="00433F18" w:rsidP="000759AB">
            <w:pPr>
              <w:widowControl w:val="0"/>
              <w:autoSpaceDE w:val="0"/>
              <w:autoSpaceDN w:val="0"/>
              <w:adjustRightInd w:val="0"/>
              <w:spacing w:line="240" w:lineRule="auto"/>
              <w:rPr>
                <w:sz w:val="18"/>
                <w:szCs w:val="18"/>
              </w:rPr>
            </w:pPr>
            <w:r w:rsidRPr="009E5FBF">
              <w:rPr>
                <w:sz w:val="18"/>
                <w:szCs w:val="18"/>
              </w:rPr>
              <w:t>Contract</w:t>
            </w:r>
          </w:p>
        </w:tc>
      </w:tr>
      <w:tr w:rsidR="00F56026" w:rsidRPr="009E5FBF" w:rsidTr="00605ACB">
        <w:trPr>
          <w:trHeight w:val="165"/>
        </w:trPr>
        <w:tc>
          <w:tcPr>
            <w:tcW w:w="1969"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8B2DBC" w:rsidRPr="009E5FBF" w:rsidRDefault="008253B5" w:rsidP="006F5E36">
            <w:pPr>
              <w:widowControl w:val="0"/>
              <w:autoSpaceDE w:val="0"/>
              <w:autoSpaceDN w:val="0"/>
              <w:adjustRightInd w:val="0"/>
              <w:spacing w:before="166" w:line="240" w:lineRule="auto"/>
              <w:ind w:left="450" w:firstLine="14"/>
              <w:rPr>
                <w:sz w:val="18"/>
                <w:szCs w:val="18"/>
              </w:rPr>
            </w:pPr>
            <w:r w:rsidRPr="009E5FBF">
              <w:rPr>
                <w:sz w:val="18"/>
                <w:szCs w:val="18"/>
                <w:lang w:eastAsia="en-US"/>
              </w:rPr>
              <w:t>/</w:t>
            </w:r>
            <w:r w:rsidR="008B2DBC" w:rsidRPr="009E5FBF">
              <w:rPr>
                <w:sz w:val="18"/>
                <w:szCs w:val="18"/>
                <w:lang w:eastAsia="en-US"/>
              </w:rPr>
              <w:t>CoverageList</w:t>
            </w:r>
          </w:p>
        </w:tc>
        <w:tc>
          <w:tcPr>
            <w:tcW w:w="1941"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8B2DBC" w:rsidRPr="009E5FBF" w:rsidRDefault="007A2116" w:rsidP="000759AB">
            <w:pPr>
              <w:pStyle w:val="Body"/>
              <w:tabs>
                <w:tab w:val="clear" w:pos="780"/>
                <w:tab w:val="decimal" w:pos="0"/>
              </w:tabs>
              <w:rPr>
                <w:rFonts w:cs="Arial"/>
                <w:color w:val="auto"/>
                <w:sz w:val="18"/>
                <w:szCs w:val="18"/>
                <w:lang w:eastAsia="en-US"/>
              </w:rPr>
            </w:pPr>
            <w:r w:rsidRPr="009E5FBF">
              <w:rPr>
                <w:rFonts w:cs="Arial"/>
                <w:sz w:val="18"/>
                <w:szCs w:val="18"/>
                <w:lang w:eastAsia="en-US"/>
              </w:rPr>
              <w:t>The list of coverages</w:t>
            </w:r>
          </w:p>
        </w:tc>
        <w:tc>
          <w:tcPr>
            <w:tcW w:w="443"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8B2DBC" w:rsidRPr="009E5FBF" w:rsidRDefault="00520B2A" w:rsidP="000759AB">
            <w:pPr>
              <w:rPr>
                <w:sz w:val="18"/>
                <w:szCs w:val="18"/>
              </w:rPr>
            </w:pPr>
            <w:r w:rsidRPr="009E5FBF">
              <w:rPr>
                <w:sz w:val="18"/>
                <w:szCs w:val="18"/>
              </w:rPr>
              <w:t>Y</w:t>
            </w:r>
            <w:r w:rsidR="007A2116" w:rsidRPr="009E5FBF">
              <w:rPr>
                <w:sz w:val="18"/>
                <w:szCs w:val="18"/>
              </w:rPr>
              <w:t>es</w:t>
            </w:r>
          </w:p>
        </w:tc>
        <w:tc>
          <w:tcPr>
            <w:tcW w:w="647"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8B2DBC" w:rsidRPr="009E5FBF" w:rsidRDefault="008B2DBC" w:rsidP="000759AB">
            <w:pPr>
              <w:widowControl w:val="0"/>
              <w:autoSpaceDE w:val="0"/>
              <w:autoSpaceDN w:val="0"/>
              <w:adjustRightInd w:val="0"/>
              <w:spacing w:line="240" w:lineRule="auto"/>
              <w:rPr>
                <w:sz w:val="18"/>
                <w:szCs w:val="18"/>
              </w:rPr>
            </w:pPr>
          </w:p>
        </w:tc>
      </w:tr>
      <w:tr w:rsidR="00416B4D" w:rsidRPr="009E5FBF" w:rsidTr="00605ACB">
        <w:trPr>
          <w:trHeight w:val="165"/>
        </w:trPr>
        <w:tc>
          <w:tcPr>
            <w:tcW w:w="1969"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416B4D" w:rsidRPr="009E5FBF" w:rsidRDefault="000C4C14" w:rsidP="006F5E36">
            <w:pPr>
              <w:widowControl w:val="0"/>
              <w:autoSpaceDE w:val="0"/>
              <w:autoSpaceDN w:val="0"/>
              <w:adjustRightInd w:val="0"/>
              <w:spacing w:before="166" w:line="240" w:lineRule="auto"/>
              <w:ind w:left="450" w:firstLine="14"/>
              <w:rPr>
                <w:sz w:val="18"/>
                <w:szCs w:val="18"/>
                <w:lang w:eastAsia="en-US"/>
              </w:rPr>
            </w:pPr>
            <w:r>
              <w:rPr>
                <w:sz w:val="18"/>
                <w:szCs w:val="18"/>
              </w:rPr>
              <w:t>…….</w:t>
            </w:r>
          </w:p>
        </w:tc>
        <w:tc>
          <w:tcPr>
            <w:tcW w:w="1941"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416B4D" w:rsidRPr="009E5FBF" w:rsidRDefault="00416B4D" w:rsidP="000759AB">
            <w:pPr>
              <w:pStyle w:val="Body"/>
              <w:tabs>
                <w:tab w:val="clear" w:pos="780"/>
                <w:tab w:val="decimal" w:pos="0"/>
              </w:tabs>
              <w:rPr>
                <w:rFonts w:cs="Arial"/>
                <w:sz w:val="18"/>
                <w:szCs w:val="18"/>
                <w:lang w:eastAsia="en-US"/>
              </w:rPr>
            </w:pPr>
            <w:r>
              <w:rPr>
                <w:rFonts w:cs="Arial"/>
                <w:color w:val="auto"/>
                <w:sz w:val="18"/>
                <w:szCs w:val="18"/>
                <w:lang w:val="en-US" w:eastAsia="en-US"/>
              </w:rPr>
              <w:t xml:space="preserve">See detailed description of coverage tree parameters in documents for </w:t>
            </w:r>
            <w:hyperlink w:anchor="RiskModification" w:history="1">
              <w:r w:rsidRPr="00416B4D">
                <w:rPr>
                  <w:rStyle w:val="Hyperlink"/>
                  <w:rFonts w:cs="Arial"/>
                  <w:sz w:val="18"/>
                  <w:szCs w:val="18"/>
                  <w:lang w:val="en-US" w:eastAsia="en-US"/>
                </w:rPr>
                <w:t>Secondary activity</w:t>
              </w:r>
            </w:hyperlink>
            <w:r>
              <w:rPr>
                <w:rFonts w:cs="Arial"/>
                <w:color w:val="auto"/>
                <w:sz w:val="18"/>
                <w:szCs w:val="18"/>
                <w:lang w:val="en-US" w:eastAsia="en-US"/>
              </w:rPr>
              <w:t xml:space="preserve"> (section in each document </w:t>
            </w:r>
            <w:r w:rsidRPr="009C7F04">
              <w:rPr>
                <w:rFonts w:cs="Arial"/>
                <w:b/>
                <w:color w:val="0070C0"/>
                <w:sz w:val="18"/>
                <w:szCs w:val="18"/>
                <w:lang w:val="en-US" w:eastAsia="en-US"/>
              </w:rPr>
              <w:t>Step « Coverage Selection »</w:t>
            </w:r>
            <w:r w:rsidRPr="005567E4">
              <w:rPr>
                <w:rFonts w:cs="Arial"/>
                <w:color w:val="auto"/>
                <w:sz w:val="18"/>
                <w:szCs w:val="18"/>
                <w:lang w:val="en-US" w:eastAsia="en-US"/>
              </w:rPr>
              <w:t>)</w:t>
            </w:r>
          </w:p>
        </w:tc>
        <w:tc>
          <w:tcPr>
            <w:tcW w:w="443"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416B4D" w:rsidRPr="009E5FBF" w:rsidRDefault="00416B4D" w:rsidP="000759AB">
            <w:pPr>
              <w:rPr>
                <w:sz w:val="18"/>
                <w:szCs w:val="18"/>
              </w:rPr>
            </w:pPr>
          </w:p>
        </w:tc>
        <w:tc>
          <w:tcPr>
            <w:tcW w:w="647"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416B4D" w:rsidRPr="009E5FBF" w:rsidRDefault="00416B4D" w:rsidP="000759AB">
            <w:pPr>
              <w:widowControl w:val="0"/>
              <w:autoSpaceDE w:val="0"/>
              <w:autoSpaceDN w:val="0"/>
              <w:adjustRightInd w:val="0"/>
              <w:spacing w:line="240" w:lineRule="auto"/>
              <w:rPr>
                <w:sz w:val="18"/>
                <w:szCs w:val="18"/>
              </w:rPr>
            </w:pPr>
          </w:p>
        </w:tc>
      </w:tr>
      <w:tr w:rsidR="00756A24" w:rsidRPr="009E5FBF" w:rsidTr="00605ACB">
        <w:trPr>
          <w:trHeight w:val="165"/>
        </w:trPr>
        <w:tc>
          <w:tcPr>
            <w:tcW w:w="1969"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756A24" w:rsidRPr="009E5FBF" w:rsidRDefault="00756A24" w:rsidP="00756A24">
            <w:pPr>
              <w:widowControl w:val="0"/>
              <w:autoSpaceDE w:val="0"/>
              <w:autoSpaceDN w:val="0"/>
              <w:adjustRightInd w:val="0"/>
              <w:spacing w:before="166" w:line="240" w:lineRule="auto"/>
              <w:ind w:left="450" w:firstLine="14"/>
              <w:rPr>
                <w:color w:val="000000"/>
                <w:sz w:val="18"/>
                <w:szCs w:val="18"/>
                <w:lang w:eastAsia="en-US"/>
              </w:rPr>
            </w:pPr>
            <w:r w:rsidRPr="009E5FBF">
              <w:rPr>
                <w:color w:val="000000"/>
                <w:sz w:val="18"/>
                <w:szCs w:val="18"/>
                <w:lang w:eastAsia="en-US"/>
              </w:rPr>
              <w:t>/PackageList</w:t>
            </w:r>
          </w:p>
        </w:tc>
        <w:tc>
          <w:tcPr>
            <w:tcW w:w="1941"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756A24" w:rsidRPr="009E5FBF" w:rsidRDefault="00756A24" w:rsidP="003E2027">
            <w:pPr>
              <w:pStyle w:val="Body"/>
              <w:rPr>
                <w:rFonts w:cs="Arial"/>
                <w:sz w:val="18"/>
                <w:szCs w:val="18"/>
                <w:lang w:eastAsia="en-US"/>
              </w:rPr>
            </w:pPr>
          </w:p>
        </w:tc>
        <w:tc>
          <w:tcPr>
            <w:tcW w:w="443"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756A24" w:rsidRPr="009E5FBF" w:rsidRDefault="00756A24" w:rsidP="003E2027">
            <w:pPr>
              <w:rPr>
                <w:sz w:val="18"/>
                <w:szCs w:val="18"/>
              </w:rPr>
            </w:pPr>
            <w:r w:rsidRPr="009E5FBF">
              <w:rPr>
                <w:sz w:val="18"/>
                <w:szCs w:val="18"/>
              </w:rPr>
              <w:t>No</w:t>
            </w:r>
          </w:p>
        </w:tc>
        <w:tc>
          <w:tcPr>
            <w:tcW w:w="647"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756A24" w:rsidRPr="009E5FBF" w:rsidRDefault="0015782B" w:rsidP="003E2027">
            <w:pPr>
              <w:widowControl w:val="0"/>
              <w:autoSpaceDE w:val="0"/>
              <w:autoSpaceDN w:val="0"/>
              <w:adjustRightInd w:val="0"/>
              <w:spacing w:line="240" w:lineRule="auto"/>
              <w:rPr>
                <w:sz w:val="18"/>
                <w:szCs w:val="18"/>
              </w:rPr>
            </w:pPr>
            <w:r w:rsidRPr="009E5FBF">
              <w:rPr>
                <w:sz w:val="18"/>
                <w:szCs w:val="18"/>
              </w:rPr>
              <w:t>List</w:t>
            </w:r>
          </w:p>
        </w:tc>
      </w:tr>
      <w:tr w:rsidR="00416B4D" w:rsidRPr="009E5FBF" w:rsidTr="00605ACB">
        <w:trPr>
          <w:trHeight w:val="165"/>
        </w:trPr>
        <w:tc>
          <w:tcPr>
            <w:tcW w:w="1969"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416B4D" w:rsidRPr="009E5FBF" w:rsidRDefault="000C4C14" w:rsidP="00756A24">
            <w:pPr>
              <w:widowControl w:val="0"/>
              <w:autoSpaceDE w:val="0"/>
              <w:autoSpaceDN w:val="0"/>
              <w:adjustRightInd w:val="0"/>
              <w:spacing w:before="166" w:line="240" w:lineRule="auto"/>
              <w:ind w:left="450" w:firstLine="14"/>
              <w:rPr>
                <w:color w:val="000000"/>
                <w:sz w:val="18"/>
                <w:szCs w:val="18"/>
                <w:lang w:eastAsia="en-US"/>
              </w:rPr>
            </w:pPr>
            <w:r>
              <w:rPr>
                <w:sz w:val="18"/>
                <w:szCs w:val="18"/>
              </w:rPr>
              <w:t>…….</w:t>
            </w:r>
          </w:p>
        </w:tc>
        <w:tc>
          <w:tcPr>
            <w:tcW w:w="1941"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416B4D" w:rsidRPr="009E5FBF" w:rsidRDefault="00416B4D" w:rsidP="003E2027">
            <w:pPr>
              <w:pStyle w:val="Body"/>
              <w:rPr>
                <w:rFonts w:cs="Arial"/>
                <w:sz w:val="18"/>
                <w:szCs w:val="18"/>
                <w:lang w:eastAsia="en-US"/>
              </w:rPr>
            </w:pPr>
            <w:r>
              <w:rPr>
                <w:rFonts w:cs="Arial"/>
                <w:color w:val="auto"/>
                <w:sz w:val="18"/>
                <w:szCs w:val="18"/>
                <w:lang w:val="en-US" w:eastAsia="en-US"/>
              </w:rPr>
              <w:t xml:space="preserve">See detailed description of package tree parameters in documents for </w:t>
            </w:r>
            <w:hyperlink w:anchor="RiskModification" w:history="1">
              <w:r w:rsidRPr="005567E4">
                <w:rPr>
                  <w:rStyle w:val="Hyperlink"/>
                  <w:rFonts w:cs="Arial"/>
                  <w:sz w:val="18"/>
                  <w:szCs w:val="18"/>
                  <w:lang w:val="en-US" w:eastAsia="en-US"/>
                </w:rPr>
                <w:t>Secondary activity</w:t>
              </w:r>
            </w:hyperlink>
            <w:r>
              <w:rPr>
                <w:rFonts w:cs="Arial"/>
                <w:color w:val="auto"/>
                <w:sz w:val="18"/>
                <w:szCs w:val="18"/>
                <w:lang w:val="en-US" w:eastAsia="en-US"/>
              </w:rPr>
              <w:t xml:space="preserve"> (section in each document </w:t>
            </w:r>
            <w:r w:rsidRPr="009C7F04">
              <w:rPr>
                <w:rFonts w:cs="Arial"/>
                <w:b/>
                <w:color w:val="0070C0"/>
                <w:sz w:val="18"/>
                <w:szCs w:val="18"/>
                <w:lang w:val="en-US" w:eastAsia="en-US"/>
              </w:rPr>
              <w:t>Step « Coverage Selection »</w:t>
            </w:r>
            <w:r w:rsidRPr="005567E4">
              <w:rPr>
                <w:rFonts w:cs="Arial"/>
                <w:color w:val="auto"/>
                <w:sz w:val="18"/>
                <w:szCs w:val="18"/>
                <w:lang w:val="en-US" w:eastAsia="en-US"/>
              </w:rPr>
              <w:t>)</w:t>
            </w:r>
          </w:p>
        </w:tc>
        <w:tc>
          <w:tcPr>
            <w:tcW w:w="443"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416B4D" w:rsidRPr="009E5FBF" w:rsidRDefault="00416B4D" w:rsidP="003E2027">
            <w:pPr>
              <w:rPr>
                <w:sz w:val="18"/>
                <w:szCs w:val="18"/>
              </w:rPr>
            </w:pPr>
          </w:p>
        </w:tc>
        <w:tc>
          <w:tcPr>
            <w:tcW w:w="647"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416B4D" w:rsidRPr="009E5FBF" w:rsidRDefault="00416B4D" w:rsidP="003E2027">
            <w:pPr>
              <w:widowControl w:val="0"/>
              <w:autoSpaceDE w:val="0"/>
              <w:autoSpaceDN w:val="0"/>
              <w:adjustRightInd w:val="0"/>
              <w:spacing w:line="240" w:lineRule="auto"/>
              <w:rPr>
                <w:sz w:val="18"/>
                <w:szCs w:val="18"/>
              </w:rPr>
            </w:pPr>
          </w:p>
        </w:tc>
      </w:tr>
      <w:tr w:rsidR="00756A24" w:rsidRPr="009E5FBF" w:rsidTr="00605ACB">
        <w:trPr>
          <w:trHeight w:val="165"/>
        </w:trPr>
        <w:tc>
          <w:tcPr>
            <w:tcW w:w="1969"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756A24" w:rsidRPr="009E5FBF" w:rsidRDefault="00756A24" w:rsidP="00756A24">
            <w:pPr>
              <w:widowControl w:val="0"/>
              <w:autoSpaceDE w:val="0"/>
              <w:autoSpaceDN w:val="0"/>
              <w:adjustRightInd w:val="0"/>
              <w:spacing w:before="166" w:line="240" w:lineRule="auto"/>
              <w:ind w:left="450" w:firstLine="14"/>
              <w:rPr>
                <w:color w:val="000000"/>
                <w:sz w:val="18"/>
                <w:szCs w:val="18"/>
                <w:lang w:eastAsia="en-US"/>
              </w:rPr>
            </w:pPr>
            <w:r w:rsidRPr="009E5FBF">
              <w:rPr>
                <w:color w:val="000000"/>
                <w:sz w:val="18"/>
                <w:szCs w:val="18"/>
                <w:lang w:eastAsia="en-US"/>
              </w:rPr>
              <w:t>/ProductOption</w:t>
            </w:r>
          </w:p>
        </w:tc>
        <w:tc>
          <w:tcPr>
            <w:tcW w:w="1941"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756A24" w:rsidRPr="009E5FBF" w:rsidRDefault="00756A24" w:rsidP="00BC5D15">
            <w:pPr>
              <w:pStyle w:val="Body"/>
              <w:rPr>
                <w:rFonts w:cs="Arial"/>
                <w:sz w:val="18"/>
                <w:szCs w:val="18"/>
                <w:lang w:eastAsia="en-US"/>
              </w:rPr>
            </w:pPr>
          </w:p>
        </w:tc>
        <w:tc>
          <w:tcPr>
            <w:tcW w:w="443"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756A24" w:rsidRPr="009E5FBF" w:rsidRDefault="00756A24" w:rsidP="00BC5D15">
            <w:pPr>
              <w:rPr>
                <w:sz w:val="18"/>
                <w:szCs w:val="18"/>
              </w:rPr>
            </w:pPr>
            <w:r w:rsidRPr="009E5FBF">
              <w:rPr>
                <w:sz w:val="18"/>
                <w:szCs w:val="18"/>
              </w:rPr>
              <w:t>No</w:t>
            </w:r>
          </w:p>
        </w:tc>
        <w:tc>
          <w:tcPr>
            <w:tcW w:w="647" w:type="pct"/>
            <w:tcBorders>
              <w:top w:val="single" w:sz="4" w:space="0" w:color="BDD6EE"/>
              <w:left w:val="single" w:sz="4" w:space="0" w:color="BDD6EE"/>
              <w:bottom w:val="single" w:sz="4" w:space="0" w:color="BDD6EE"/>
              <w:right w:val="single" w:sz="4" w:space="0" w:color="BDD6EE"/>
            </w:tcBorders>
            <w:shd w:val="clear" w:color="auto" w:fill="D9D9D9"/>
            <w:vAlign w:val="center"/>
          </w:tcPr>
          <w:p w:rsidR="00756A24" w:rsidRPr="009E5FBF" w:rsidRDefault="00756A24" w:rsidP="00BC5D15">
            <w:pPr>
              <w:widowControl w:val="0"/>
              <w:autoSpaceDE w:val="0"/>
              <w:autoSpaceDN w:val="0"/>
              <w:adjustRightInd w:val="0"/>
              <w:spacing w:line="240" w:lineRule="auto"/>
              <w:rPr>
                <w:sz w:val="18"/>
                <w:szCs w:val="18"/>
              </w:rPr>
            </w:pPr>
          </w:p>
        </w:tc>
      </w:tr>
      <w:tr w:rsidR="006C7925" w:rsidRPr="009E5FBF" w:rsidTr="00605ACB">
        <w:trPr>
          <w:trHeight w:val="165"/>
        </w:trPr>
        <w:tc>
          <w:tcPr>
            <w:tcW w:w="1969"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6C7925" w:rsidRPr="009E5FBF" w:rsidRDefault="000C4C14" w:rsidP="000C4C14">
            <w:pPr>
              <w:widowControl w:val="0"/>
              <w:autoSpaceDE w:val="0"/>
              <w:autoSpaceDN w:val="0"/>
              <w:adjustRightInd w:val="0"/>
              <w:spacing w:before="166" w:line="240" w:lineRule="auto"/>
              <w:ind w:left="450" w:firstLine="14"/>
              <w:rPr>
                <w:color w:val="000000"/>
                <w:sz w:val="18"/>
                <w:szCs w:val="18"/>
                <w:lang w:eastAsia="en-US"/>
              </w:rPr>
            </w:pPr>
            <w:r>
              <w:rPr>
                <w:color w:val="000000"/>
                <w:sz w:val="18"/>
                <w:szCs w:val="18"/>
                <w:lang w:eastAsia="en-US"/>
              </w:rPr>
              <w:t>…….</w:t>
            </w:r>
          </w:p>
        </w:tc>
        <w:tc>
          <w:tcPr>
            <w:tcW w:w="1941"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6C7925" w:rsidRPr="009E5FBF" w:rsidRDefault="006C7925" w:rsidP="00BC5D15">
            <w:pPr>
              <w:pStyle w:val="Body"/>
              <w:rPr>
                <w:rFonts w:cs="Arial"/>
                <w:sz w:val="18"/>
                <w:szCs w:val="18"/>
                <w:lang w:eastAsia="en-US"/>
              </w:rPr>
            </w:pPr>
            <w:r>
              <w:rPr>
                <w:rFonts w:cs="Arial"/>
                <w:color w:val="auto"/>
                <w:sz w:val="18"/>
                <w:szCs w:val="18"/>
                <w:lang w:val="en-US" w:eastAsia="en-US"/>
              </w:rPr>
              <w:t xml:space="preserve">See detailed description of coverage option parameters in documents for </w:t>
            </w:r>
            <w:hyperlink w:anchor="RiskModification" w:history="1">
              <w:r w:rsidRPr="005567E4">
                <w:rPr>
                  <w:rStyle w:val="Hyperlink"/>
                  <w:rFonts w:cs="Arial"/>
                  <w:sz w:val="18"/>
                  <w:szCs w:val="18"/>
                  <w:lang w:val="en-US" w:eastAsia="en-US"/>
                </w:rPr>
                <w:t>Secondary activity</w:t>
              </w:r>
            </w:hyperlink>
            <w:r>
              <w:rPr>
                <w:rFonts w:cs="Arial"/>
                <w:color w:val="auto"/>
                <w:sz w:val="18"/>
                <w:szCs w:val="18"/>
                <w:lang w:val="en-US" w:eastAsia="en-US"/>
              </w:rPr>
              <w:t xml:space="preserve"> (section in each document </w:t>
            </w:r>
            <w:r w:rsidRPr="009C7F04">
              <w:rPr>
                <w:rFonts w:cs="Arial"/>
                <w:b/>
                <w:color w:val="0070C0"/>
                <w:sz w:val="18"/>
                <w:szCs w:val="18"/>
                <w:lang w:val="en-US" w:eastAsia="en-US"/>
              </w:rPr>
              <w:t>Step « Coverage Selection »</w:t>
            </w:r>
            <w:r w:rsidRPr="005567E4">
              <w:rPr>
                <w:rFonts w:cs="Arial"/>
                <w:color w:val="auto"/>
                <w:sz w:val="18"/>
                <w:szCs w:val="18"/>
                <w:lang w:val="en-US" w:eastAsia="en-US"/>
              </w:rPr>
              <w:t>)</w:t>
            </w:r>
          </w:p>
        </w:tc>
        <w:tc>
          <w:tcPr>
            <w:tcW w:w="443"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6C7925" w:rsidRPr="009E5FBF" w:rsidRDefault="006C7925" w:rsidP="00BC5D15">
            <w:pPr>
              <w:rPr>
                <w:sz w:val="18"/>
                <w:szCs w:val="18"/>
              </w:rPr>
            </w:pPr>
          </w:p>
        </w:tc>
        <w:tc>
          <w:tcPr>
            <w:tcW w:w="647"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6C7925" w:rsidRPr="009E5FBF" w:rsidRDefault="006C7925" w:rsidP="00BC5D15">
            <w:pPr>
              <w:widowControl w:val="0"/>
              <w:autoSpaceDE w:val="0"/>
              <w:autoSpaceDN w:val="0"/>
              <w:adjustRightInd w:val="0"/>
              <w:spacing w:line="240" w:lineRule="auto"/>
              <w:rPr>
                <w:sz w:val="18"/>
                <w:szCs w:val="18"/>
              </w:rPr>
            </w:pPr>
          </w:p>
        </w:tc>
      </w:tr>
      <w:tr w:rsidR="00055F31" w:rsidRPr="009E5FBF" w:rsidTr="00605ACB">
        <w:trPr>
          <w:trHeight w:val="165"/>
        </w:trPr>
        <w:tc>
          <w:tcPr>
            <w:tcW w:w="1969" w:type="pct"/>
            <w:tcBorders>
              <w:top w:val="single" w:sz="4" w:space="0" w:color="BDD6EE"/>
              <w:left w:val="single" w:sz="4" w:space="0" w:color="BDD6EE"/>
              <w:bottom w:val="single" w:sz="4" w:space="0" w:color="BDD6EE"/>
              <w:right w:val="single" w:sz="4" w:space="0" w:color="BDD6EE"/>
            </w:tcBorders>
            <w:shd w:val="clear" w:color="auto" w:fill="BFBFBF" w:themeFill="background1" w:themeFillShade="BF"/>
            <w:vAlign w:val="center"/>
          </w:tcPr>
          <w:p w:rsidR="00055F31" w:rsidRPr="00CD4EC9" w:rsidRDefault="00055F31" w:rsidP="003F4C73">
            <w:pPr>
              <w:widowControl w:val="0"/>
              <w:autoSpaceDE w:val="0"/>
              <w:autoSpaceDN w:val="0"/>
              <w:adjustRightInd w:val="0"/>
              <w:spacing w:before="166" w:line="240" w:lineRule="auto"/>
              <w:ind w:left="454" w:firstLine="14"/>
              <w:rPr>
                <w:sz w:val="18"/>
                <w:szCs w:val="18"/>
              </w:rPr>
            </w:pPr>
            <w:r w:rsidRPr="00CD4EC9">
              <w:rPr>
                <w:sz w:val="18"/>
                <w:szCs w:val="18"/>
              </w:rPr>
              <w:t>/</w:t>
            </w:r>
            <w:r>
              <w:rPr>
                <w:sz w:val="18"/>
                <w:szCs w:val="18"/>
              </w:rPr>
              <w:t>PremiumAdjustmentList</w:t>
            </w:r>
          </w:p>
        </w:tc>
        <w:tc>
          <w:tcPr>
            <w:tcW w:w="1941" w:type="pct"/>
            <w:tcBorders>
              <w:top w:val="single" w:sz="4" w:space="0" w:color="BDD6EE"/>
              <w:left w:val="single" w:sz="4" w:space="0" w:color="BDD6EE"/>
              <w:bottom w:val="single" w:sz="4" w:space="0" w:color="BDD6EE"/>
              <w:right w:val="single" w:sz="4" w:space="0" w:color="BDD6EE"/>
            </w:tcBorders>
            <w:shd w:val="clear" w:color="auto" w:fill="BFBFBF" w:themeFill="background1" w:themeFillShade="BF"/>
            <w:vAlign w:val="center"/>
          </w:tcPr>
          <w:p w:rsidR="00055F31" w:rsidRPr="00CD4EC9" w:rsidRDefault="00055F31" w:rsidP="00055F31">
            <w:pPr>
              <w:pStyle w:val="Body"/>
              <w:rPr>
                <w:rFonts w:cs="Arial"/>
                <w:color w:val="auto"/>
                <w:sz w:val="18"/>
                <w:szCs w:val="18"/>
                <w:lang w:val="en-US" w:eastAsia="en-US"/>
              </w:rPr>
            </w:pPr>
            <w:r w:rsidRPr="00CD4EC9">
              <w:rPr>
                <w:rFonts w:cs="Arial"/>
                <w:color w:val="auto"/>
                <w:sz w:val="18"/>
                <w:szCs w:val="18"/>
                <w:lang w:val="en-US" w:eastAsia="en-US"/>
              </w:rPr>
              <w:t xml:space="preserve">List of </w:t>
            </w:r>
            <w:r>
              <w:rPr>
                <w:rFonts w:cs="Arial"/>
                <w:color w:val="auto"/>
                <w:sz w:val="18"/>
                <w:szCs w:val="18"/>
                <w:lang w:val="en-US" w:eastAsia="en-US"/>
              </w:rPr>
              <w:t>membership adjustments</w:t>
            </w:r>
          </w:p>
        </w:tc>
        <w:tc>
          <w:tcPr>
            <w:tcW w:w="443" w:type="pct"/>
            <w:tcBorders>
              <w:top w:val="single" w:sz="4" w:space="0" w:color="BDD6EE"/>
              <w:left w:val="single" w:sz="4" w:space="0" w:color="BDD6EE"/>
              <w:bottom w:val="single" w:sz="4" w:space="0" w:color="BDD6EE"/>
              <w:right w:val="single" w:sz="4" w:space="0" w:color="BDD6EE"/>
            </w:tcBorders>
            <w:shd w:val="clear" w:color="auto" w:fill="BFBFBF" w:themeFill="background1" w:themeFillShade="BF"/>
            <w:vAlign w:val="center"/>
          </w:tcPr>
          <w:p w:rsidR="00055F31" w:rsidRDefault="00055F31" w:rsidP="00055F31">
            <w:pPr>
              <w:rPr>
                <w:sz w:val="18"/>
                <w:szCs w:val="18"/>
              </w:rPr>
            </w:pPr>
            <w:r>
              <w:rPr>
                <w:sz w:val="18"/>
                <w:szCs w:val="18"/>
              </w:rPr>
              <w:t>No</w:t>
            </w:r>
          </w:p>
        </w:tc>
        <w:tc>
          <w:tcPr>
            <w:tcW w:w="647" w:type="pct"/>
            <w:tcBorders>
              <w:top w:val="single" w:sz="4" w:space="0" w:color="BDD6EE"/>
              <w:left w:val="single" w:sz="4" w:space="0" w:color="BDD6EE"/>
              <w:bottom w:val="single" w:sz="4" w:space="0" w:color="BDD6EE"/>
              <w:right w:val="single" w:sz="4" w:space="0" w:color="BDD6EE"/>
            </w:tcBorders>
            <w:shd w:val="clear" w:color="auto" w:fill="BFBFBF" w:themeFill="background1" w:themeFillShade="BF"/>
            <w:vAlign w:val="center"/>
          </w:tcPr>
          <w:p w:rsidR="00055F31" w:rsidRPr="00756A24" w:rsidRDefault="00055F31" w:rsidP="00055F31">
            <w:pPr>
              <w:widowControl w:val="0"/>
              <w:autoSpaceDE w:val="0"/>
              <w:autoSpaceDN w:val="0"/>
              <w:adjustRightInd w:val="0"/>
              <w:spacing w:line="240" w:lineRule="auto"/>
              <w:rPr>
                <w:sz w:val="18"/>
                <w:szCs w:val="18"/>
              </w:rPr>
            </w:pPr>
            <w:r>
              <w:rPr>
                <w:sz w:val="18"/>
                <w:szCs w:val="18"/>
              </w:rPr>
              <w:t>List</w:t>
            </w:r>
          </w:p>
        </w:tc>
      </w:tr>
      <w:tr w:rsidR="00055F31" w:rsidRPr="009E5FBF" w:rsidTr="00605ACB">
        <w:trPr>
          <w:trHeight w:val="165"/>
        </w:trPr>
        <w:tc>
          <w:tcPr>
            <w:tcW w:w="1969"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055F31" w:rsidRPr="00CD4EC9" w:rsidRDefault="000C4C14" w:rsidP="000C4C14">
            <w:pPr>
              <w:widowControl w:val="0"/>
              <w:autoSpaceDE w:val="0"/>
              <w:autoSpaceDN w:val="0"/>
              <w:adjustRightInd w:val="0"/>
              <w:spacing w:before="166" w:line="240" w:lineRule="auto"/>
              <w:ind w:left="450"/>
              <w:rPr>
                <w:sz w:val="18"/>
                <w:szCs w:val="18"/>
              </w:rPr>
            </w:pPr>
            <w:r>
              <w:rPr>
                <w:sz w:val="18"/>
                <w:szCs w:val="18"/>
              </w:rPr>
              <w:t>…….</w:t>
            </w:r>
          </w:p>
        </w:tc>
        <w:tc>
          <w:tcPr>
            <w:tcW w:w="1941"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055F31" w:rsidRPr="00CD4EC9" w:rsidRDefault="00055F31" w:rsidP="00055F31">
            <w:pPr>
              <w:pStyle w:val="Body"/>
              <w:rPr>
                <w:rFonts w:cs="Arial"/>
                <w:color w:val="auto"/>
                <w:sz w:val="18"/>
                <w:szCs w:val="18"/>
                <w:lang w:val="en-US" w:eastAsia="en-US"/>
              </w:rPr>
            </w:pPr>
            <w:r>
              <w:rPr>
                <w:rFonts w:cs="Arial"/>
                <w:color w:val="auto"/>
                <w:sz w:val="18"/>
                <w:szCs w:val="18"/>
                <w:lang w:val="en-US" w:eastAsia="en-US"/>
              </w:rPr>
              <w:t xml:space="preserve">See detailed description of adjustment parameters in documents for </w:t>
            </w:r>
            <w:hyperlink w:anchor="RiskModification" w:history="1">
              <w:r w:rsidRPr="00CD4EC9">
                <w:rPr>
                  <w:rStyle w:val="Hyperlink"/>
                  <w:rFonts w:cs="Arial"/>
                  <w:sz w:val="18"/>
                  <w:szCs w:val="18"/>
                  <w:lang w:val="en-US" w:eastAsia="en-US"/>
                </w:rPr>
                <w:t>Secondary activity</w:t>
              </w:r>
            </w:hyperlink>
            <w:r>
              <w:rPr>
                <w:rFonts w:cs="Arial"/>
                <w:color w:val="auto"/>
                <w:sz w:val="18"/>
                <w:szCs w:val="18"/>
                <w:lang w:val="en-US" w:eastAsia="en-US"/>
              </w:rPr>
              <w:t xml:space="preserve"> (section in each document </w:t>
            </w:r>
            <w:r w:rsidRPr="00CD4EC9">
              <w:rPr>
                <w:rFonts w:cs="Arial"/>
                <w:b/>
                <w:color w:val="0070C0"/>
                <w:sz w:val="18"/>
                <w:szCs w:val="18"/>
                <w:lang w:val="en-US" w:eastAsia="en-US"/>
              </w:rPr>
              <w:t xml:space="preserve">Step « </w:t>
            </w:r>
            <w:r>
              <w:rPr>
                <w:rFonts w:cs="Arial"/>
                <w:b/>
                <w:color w:val="0070C0"/>
                <w:sz w:val="18"/>
                <w:szCs w:val="18"/>
                <w:lang w:val="en-US" w:eastAsia="en-US"/>
              </w:rPr>
              <w:t>Premium Adjustments</w:t>
            </w:r>
            <w:r w:rsidRPr="00CD4EC9">
              <w:rPr>
                <w:rFonts w:cs="Arial"/>
                <w:b/>
                <w:color w:val="0070C0"/>
                <w:sz w:val="18"/>
                <w:szCs w:val="18"/>
                <w:lang w:val="en-US" w:eastAsia="en-US"/>
              </w:rPr>
              <w:t xml:space="preserve"> »</w:t>
            </w:r>
            <w:r w:rsidRPr="005567E4">
              <w:rPr>
                <w:rFonts w:cs="Arial"/>
                <w:color w:val="auto"/>
                <w:sz w:val="18"/>
                <w:szCs w:val="18"/>
                <w:lang w:val="en-US" w:eastAsia="en-US"/>
              </w:rPr>
              <w:t>)</w:t>
            </w:r>
          </w:p>
        </w:tc>
        <w:tc>
          <w:tcPr>
            <w:tcW w:w="443"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055F31" w:rsidRDefault="00055F31" w:rsidP="00055F31">
            <w:pPr>
              <w:rPr>
                <w:sz w:val="18"/>
                <w:szCs w:val="18"/>
              </w:rPr>
            </w:pPr>
          </w:p>
        </w:tc>
        <w:tc>
          <w:tcPr>
            <w:tcW w:w="647"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055F31" w:rsidRPr="00756A24" w:rsidRDefault="00055F31" w:rsidP="00055F31">
            <w:pPr>
              <w:widowControl w:val="0"/>
              <w:autoSpaceDE w:val="0"/>
              <w:autoSpaceDN w:val="0"/>
              <w:adjustRightInd w:val="0"/>
              <w:spacing w:line="240" w:lineRule="auto"/>
              <w:rPr>
                <w:sz w:val="18"/>
                <w:szCs w:val="18"/>
              </w:rPr>
            </w:pPr>
          </w:p>
        </w:tc>
      </w:tr>
      <w:tr w:rsidR="00F56026" w:rsidRPr="009E5FBF" w:rsidTr="00605ACB">
        <w:trPr>
          <w:trHeight w:val="165"/>
        </w:trPr>
        <w:tc>
          <w:tcPr>
            <w:tcW w:w="1969"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8B2DBC" w:rsidRPr="009E5FBF" w:rsidRDefault="008253B5" w:rsidP="00AA4556">
            <w:pPr>
              <w:widowControl w:val="0"/>
              <w:autoSpaceDE w:val="0"/>
              <w:autoSpaceDN w:val="0"/>
              <w:adjustRightInd w:val="0"/>
              <w:spacing w:before="166" w:line="240" w:lineRule="auto"/>
              <w:ind w:left="360" w:firstLine="14"/>
              <w:rPr>
                <w:sz w:val="18"/>
                <w:szCs w:val="18"/>
              </w:rPr>
            </w:pPr>
            <w:r w:rsidRPr="009E5FBF">
              <w:rPr>
                <w:sz w:val="18"/>
                <w:szCs w:val="18"/>
                <w:lang w:eastAsia="en-US"/>
              </w:rPr>
              <w:lastRenderedPageBreak/>
              <w:t>/</w:t>
            </w:r>
            <w:r w:rsidR="008B2DBC" w:rsidRPr="009E5FBF">
              <w:rPr>
                <w:sz w:val="18"/>
                <w:szCs w:val="18"/>
                <w:lang w:eastAsia="en-US"/>
              </w:rPr>
              <w:t>DriverList</w:t>
            </w:r>
          </w:p>
        </w:tc>
        <w:tc>
          <w:tcPr>
            <w:tcW w:w="1941"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8B2DBC" w:rsidRPr="009E5FBF" w:rsidRDefault="00433F18" w:rsidP="000759AB">
            <w:pPr>
              <w:pStyle w:val="Body"/>
              <w:tabs>
                <w:tab w:val="clear" w:pos="780"/>
                <w:tab w:val="decimal" w:pos="0"/>
              </w:tabs>
              <w:rPr>
                <w:rFonts w:cs="Arial"/>
                <w:color w:val="auto"/>
                <w:sz w:val="18"/>
                <w:szCs w:val="18"/>
                <w:lang w:eastAsia="en-US"/>
              </w:rPr>
            </w:pPr>
            <w:r w:rsidRPr="009E5FBF">
              <w:rPr>
                <w:rFonts w:cs="Arial"/>
                <w:color w:val="auto"/>
                <w:sz w:val="18"/>
                <w:szCs w:val="18"/>
                <w:lang w:eastAsia="en-US"/>
              </w:rPr>
              <w:t>List of drivers</w:t>
            </w:r>
          </w:p>
        </w:tc>
        <w:tc>
          <w:tcPr>
            <w:tcW w:w="443"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8B2DBC" w:rsidRPr="009E5FBF" w:rsidRDefault="00520B2A" w:rsidP="000759AB">
            <w:pPr>
              <w:rPr>
                <w:sz w:val="18"/>
                <w:szCs w:val="18"/>
              </w:rPr>
            </w:pPr>
            <w:r w:rsidRPr="009E5FBF">
              <w:rPr>
                <w:sz w:val="18"/>
                <w:szCs w:val="18"/>
              </w:rPr>
              <w:t>No</w:t>
            </w:r>
          </w:p>
        </w:tc>
        <w:tc>
          <w:tcPr>
            <w:tcW w:w="647"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8B2DBC" w:rsidRPr="009E5FBF" w:rsidRDefault="008B2DBC" w:rsidP="000759AB">
            <w:pPr>
              <w:widowControl w:val="0"/>
              <w:autoSpaceDE w:val="0"/>
              <w:autoSpaceDN w:val="0"/>
              <w:adjustRightInd w:val="0"/>
              <w:spacing w:line="240" w:lineRule="auto"/>
              <w:rPr>
                <w:sz w:val="18"/>
                <w:szCs w:val="18"/>
              </w:rPr>
            </w:pPr>
          </w:p>
        </w:tc>
      </w:tr>
      <w:tr w:rsidR="000C4C14" w:rsidRPr="009E5FBF" w:rsidTr="00605ACB">
        <w:trPr>
          <w:trHeight w:val="165"/>
        </w:trPr>
        <w:tc>
          <w:tcPr>
            <w:tcW w:w="1969"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0C4C14" w:rsidRPr="008253B5" w:rsidRDefault="000C4C14" w:rsidP="000C4C14">
            <w:pPr>
              <w:widowControl w:val="0"/>
              <w:autoSpaceDE w:val="0"/>
              <w:autoSpaceDN w:val="0"/>
              <w:adjustRightInd w:val="0"/>
              <w:spacing w:before="166" w:line="240" w:lineRule="auto"/>
              <w:ind w:left="450" w:firstLine="14"/>
              <w:rPr>
                <w:sz w:val="18"/>
                <w:szCs w:val="18"/>
                <w:lang w:val="en-US" w:eastAsia="en-US"/>
              </w:rPr>
            </w:pPr>
            <w:r>
              <w:rPr>
                <w:sz w:val="18"/>
                <w:szCs w:val="18"/>
              </w:rPr>
              <w:t>…….</w:t>
            </w:r>
          </w:p>
        </w:tc>
        <w:tc>
          <w:tcPr>
            <w:tcW w:w="1941"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0C4C14" w:rsidRPr="005130F5" w:rsidRDefault="000C4C14" w:rsidP="000C4C14">
            <w:pPr>
              <w:pStyle w:val="Body"/>
              <w:tabs>
                <w:tab w:val="clear" w:pos="780"/>
                <w:tab w:val="decimal" w:pos="0"/>
              </w:tabs>
              <w:rPr>
                <w:rFonts w:cs="Arial"/>
                <w:color w:val="auto"/>
                <w:sz w:val="18"/>
                <w:szCs w:val="18"/>
                <w:lang w:val="en-US" w:eastAsia="en-US"/>
              </w:rPr>
            </w:pPr>
            <w:r>
              <w:rPr>
                <w:rFonts w:cs="Arial"/>
                <w:color w:val="auto"/>
                <w:sz w:val="18"/>
                <w:szCs w:val="18"/>
                <w:lang w:val="en-US" w:eastAsia="en-US"/>
              </w:rPr>
              <w:t xml:space="preserve">For more details see </w:t>
            </w:r>
            <w:hyperlink w:anchor="RiskModification" w:history="1">
              <w:r w:rsidRPr="008015D8">
                <w:rPr>
                  <w:rStyle w:val="Hyperlink"/>
                  <w:rFonts w:cs="Arial"/>
                  <w:sz w:val="18"/>
                  <w:szCs w:val="18"/>
                  <w:lang w:val="en-US" w:eastAsia="en-US"/>
                </w:rPr>
                <w:t>Secondary activity</w:t>
              </w:r>
            </w:hyperlink>
            <w:r>
              <w:rPr>
                <w:rFonts w:cs="Arial"/>
                <w:color w:val="auto"/>
                <w:sz w:val="18"/>
                <w:szCs w:val="18"/>
                <w:lang w:val="en-US" w:eastAsia="en-US"/>
              </w:rPr>
              <w:t xml:space="preserve"> documents for </w:t>
            </w:r>
            <w:r w:rsidR="008015D8">
              <w:rPr>
                <w:rFonts w:cs="Arial"/>
                <w:color w:val="auto"/>
                <w:sz w:val="18"/>
                <w:szCs w:val="18"/>
                <w:lang w:val="en-US" w:eastAsia="en-US"/>
              </w:rPr>
              <w:t>Vehicle</w:t>
            </w:r>
            <w:r>
              <w:rPr>
                <w:rFonts w:cs="Arial"/>
                <w:color w:val="auto"/>
                <w:sz w:val="18"/>
                <w:szCs w:val="18"/>
                <w:lang w:val="en-US" w:eastAsia="en-US"/>
              </w:rPr>
              <w:t xml:space="preserve"> risks</w:t>
            </w:r>
          </w:p>
        </w:tc>
        <w:tc>
          <w:tcPr>
            <w:tcW w:w="443"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0C4C14" w:rsidRPr="003E2027" w:rsidRDefault="000C4C14" w:rsidP="000C4C14">
            <w:pPr>
              <w:rPr>
                <w:sz w:val="18"/>
                <w:szCs w:val="18"/>
              </w:rPr>
            </w:pPr>
          </w:p>
        </w:tc>
        <w:tc>
          <w:tcPr>
            <w:tcW w:w="647"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0C4C14" w:rsidRPr="003E2027" w:rsidRDefault="000C4C14" w:rsidP="000C4C14">
            <w:pPr>
              <w:widowControl w:val="0"/>
              <w:autoSpaceDE w:val="0"/>
              <w:autoSpaceDN w:val="0"/>
              <w:adjustRightInd w:val="0"/>
              <w:spacing w:line="240" w:lineRule="auto"/>
              <w:rPr>
                <w:sz w:val="18"/>
                <w:szCs w:val="18"/>
                <w:lang w:val="en-US"/>
              </w:rPr>
            </w:pPr>
          </w:p>
        </w:tc>
      </w:tr>
      <w:tr w:rsidR="008015D8" w:rsidRPr="009E5FBF" w:rsidTr="00605ACB">
        <w:trPr>
          <w:trHeight w:val="165"/>
        </w:trPr>
        <w:tc>
          <w:tcPr>
            <w:tcW w:w="1969"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8015D8" w:rsidRDefault="008015D8" w:rsidP="003F4C73">
            <w:pPr>
              <w:widowControl w:val="0"/>
              <w:autoSpaceDE w:val="0"/>
              <w:autoSpaceDN w:val="0"/>
              <w:adjustRightInd w:val="0"/>
              <w:spacing w:before="166" w:line="240" w:lineRule="auto"/>
              <w:ind w:left="454" w:firstLine="14"/>
              <w:rPr>
                <w:sz w:val="18"/>
                <w:szCs w:val="18"/>
              </w:rPr>
            </w:pPr>
            <w:r>
              <w:rPr>
                <w:sz w:val="18"/>
                <w:szCs w:val="18"/>
              </w:rPr>
              <w:t>/ExtGreenCard</w:t>
            </w:r>
          </w:p>
        </w:tc>
        <w:tc>
          <w:tcPr>
            <w:tcW w:w="1941"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8015D8" w:rsidRDefault="008015D8" w:rsidP="008015D8">
            <w:pPr>
              <w:pStyle w:val="Body"/>
              <w:tabs>
                <w:tab w:val="clear" w:pos="780"/>
                <w:tab w:val="decimal" w:pos="0"/>
              </w:tabs>
              <w:rPr>
                <w:rFonts w:cs="Arial"/>
                <w:color w:val="auto"/>
                <w:sz w:val="18"/>
                <w:szCs w:val="18"/>
                <w:lang w:val="en-US" w:eastAsia="en-US"/>
              </w:rPr>
            </w:pPr>
            <w:r>
              <w:rPr>
                <w:rFonts w:cs="Arial"/>
                <w:color w:val="auto"/>
                <w:sz w:val="18"/>
                <w:szCs w:val="18"/>
                <w:lang w:val="en-US" w:eastAsia="en-US"/>
              </w:rPr>
              <w:t>Green card details</w:t>
            </w:r>
          </w:p>
        </w:tc>
        <w:tc>
          <w:tcPr>
            <w:tcW w:w="443"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8015D8" w:rsidRDefault="008015D8" w:rsidP="008015D8">
            <w:pPr>
              <w:rPr>
                <w:sz w:val="18"/>
                <w:szCs w:val="18"/>
              </w:rPr>
            </w:pPr>
            <w:r>
              <w:rPr>
                <w:sz w:val="18"/>
                <w:szCs w:val="18"/>
              </w:rPr>
              <w:t>No</w:t>
            </w:r>
          </w:p>
        </w:tc>
        <w:tc>
          <w:tcPr>
            <w:tcW w:w="647"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8015D8" w:rsidRDefault="008015D8" w:rsidP="008015D8">
            <w:pPr>
              <w:widowControl w:val="0"/>
              <w:autoSpaceDE w:val="0"/>
              <w:autoSpaceDN w:val="0"/>
              <w:adjustRightInd w:val="0"/>
              <w:spacing w:line="240" w:lineRule="auto"/>
              <w:rPr>
                <w:sz w:val="18"/>
                <w:szCs w:val="18"/>
              </w:rPr>
            </w:pPr>
          </w:p>
        </w:tc>
      </w:tr>
      <w:tr w:rsidR="008015D8" w:rsidRPr="009E5FBF" w:rsidTr="00605ACB">
        <w:trPr>
          <w:trHeight w:val="165"/>
        </w:trPr>
        <w:tc>
          <w:tcPr>
            <w:tcW w:w="1969"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8015D8" w:rsidRDefault="008015D8" w:rsidP="008015D8">
            <w:pPr>
              <w:widowControl w:val="0"/>
              <w:autoSpaceDE w:val="0"/>
              <w:autoSpaceDN w:val="0"/>
              <w:adjustRightInd w:val="0"/>
              <w:spacing w:before="166" w:line="240" w:lineRule="auto"/>
              <w:ind w:left="697" w:firstLine="14"/>
              <w:rPr>
                <w:sz w:val="18"/>
                <w:szCs w:val="18"/>
              </w:rPr>
            </w:pPr>
            <w:r>
              <w:rPr>
                <w:sz w:val="18"/>
                <w:szCs w:val="18"/>
              </w:rPr>
              <w:t>…….</w:t>
            </w:r>
          </w:p>
        </w:tc>
        <w:tc>
          <w:tcPr>
            <w:tcW w:w="1941"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8015D8" w:rsidRDefault="008015D8" w:rsidP="008015D8">
            <w:pPr>
              <w:pStyle w:val="Body"/>
              <w:tabs>
                <w:tab w:val="clear" w:pos="780"/>
                <w:tab w:val="decimal" w:pos="0"/>
              </w:tabs>
              <w:rPr>
                <w:rFonts w:cs="Arial"/>
                <w:color w:val="auto"/>
                <w:sz w:val="18"/>
                <w:szCs w:val="18"/>
                <w:lang w:val="en-US" w:eastAsia="en-US"/>
              </w:rPr>
            </w:pPr>
            <w:r>
              <w:rPr>
                <w:rFonts w:cs="Arial"/>
                <w:color w:val="auto"/>
                <w:sz w:val="18"/>
                <w:szCs w:val="18"/>
                <w:lang w:val="en-US" w:eastAsia="en-US"/>
              </w:rPr>
              <w:t xml:space="preserve">For more details see </w:t>
            </w:r>
            <w:hyperlink w:anchor="RiskModification" w:history="1">
              <w:r w:rsidRPr="005130F5">
                <w:rPr>
                  <w:rStyle w:val="Hyperlink"/>
                  <w:rFonts w:cs="Arial"/>
                  <w:sz w:val="18"/>
                  <w:szCs w:val="18"/>
                  <w:lang w:val="en-US" w:eastAsia="en-US"/>
                </w:rPr>
                <w:t>Secondary activity</w:t>
              </w:r>
            </w:hyperlink>
            <w:r>
              <w:rPr>
                <w:rFonts w:cs="Arial"/>
                <w:color w:val="auto"/>
                <w:sz w:val="18"/>
                <w:szCs w:val="18"/>
                <w:lang w:val="en-US" w:eastAsia="en-US"/>
              </w:rPr>
              <w:t xml:space="preserve"> documents for Vehicle risks</w:t>
            </w:r>
          </w:p>
        </w:tc>
        <w:tc>
          <w:tcPr>
            <w:tcW w:w="443"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8015D8" w:rsidRDefault="008015D8" w:rsidP="008015D8">
            <w:pPr>
              <w:rPr>
                <w:sz w:val="18"/>
                <w:szCs w:val="18"/>
              </w:rPr>
            </w:pPr>
          </w:p>
        </w:tc>
        <w:tc>
          <w:tcPr>
            <w:tcW w:w="647"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8015D8" w:rsidRDefault="008015D8" w:rsidP="008015D8">
            <w:pPr>
              <w:widowControl w:val="0"/>
              <w:autoSpaceDE w:val="0"/>
              <w:autoSpaceDN w:val="0"/>
              <w:adjustRightInd w:val="0"/>
              <w:spacing w:line="240" w:lineRule="auto"/>
              <w:rPr>
                <w:sz w:val="18"/>
                <w:szCs w:val="18"/>
              </w:rPr>
            </w:pPr>
          </w:p>
        </w:tc>
      </w:tr>
      <w:tr w:rsidR="00F56026"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3556B6" w:rsidRPr="009E5FBF" w:rsidRDefault="001B3528" w:rsidP="00AA4556">
            <w:pPr>
              <w:widowControl w:val="0"/>
              <w:autoSpaceDE w:val="0"/>
              <w:autoSpaceDN w:val="0"/>
              <w:adjustRightInd w:val="0"/>
              <w:spacing w:before="166" w:line="240" w:lineRule="auto"/>
              <w:ind w:left="360" w:firstLine="14"/>
              <w:rPr>
                <w:sz w:val="18"/>
                <w:szCs w:val="18"/>
              </w:rPr>
            </w:pPr>
            <w:r w:rsidRPr="009E5FBF">
              <w:rPr>
                <w:sz w:val="18"/>
                <w:szCs w:val="18"/>
                <w:lang w:eastAsia="en-US"/>
              </w:rPr>
              <w:t>/InsuredRisk</w:t>
            </w:r>
          </w:p>
        </w:tc>
        <w:tc>
          <w:tcPr>
            <w:tcW w:w="1941"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3556B6" w:rsidRPr="009E5FBF" w:rsidRDefault="001B3528" w:rsidP="000759AB">
            <w:pPr>
              <w:widowControl w:val="0"/>
              <w:autoSpaceDE w:val="0"/>
              <w:autoSpaceDN w:val="0"/>
              <w:adjustRightInd w:val="0"/>
              <w:spacing w:line="240" w:lineRule="auto"/>
              <w:rPr>
                <w:sz w:val="18"/>
                <w:szCs w:val="18"/>
              </w:rPr>
            </w:pPr>
            <w:r w:rsidRPr="009E5FBF">
              <w:rPr>
                <w:sz w:val="18"/>
                <w:szCs w:val="18"/>
                <w:lang w:eastAsia="en-US"/>
              </w:rPr>
              <w:t>Insured risk: asset, building/property, vehicle, etc.</w:t>
            </w:r>
          </w:p>
        </w:tc>
        <w:tc>
          <w:tcPr>
            <w:tcW w:w="443"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3556B6" w:rsidRPr="009E5FBF" w:rsidRDefault="00BB00ED" w:rsidP="000759AB">
            <w:pPr>
              <w:rPr>
                <w:sz w:val="18"/>
                <w:szCs w:val="18"/>
              </w:rPr>
            </w:pPr>
            <w:r w:rsidRPr="009E5FBF">
              <w:rPr>
                <w:sz w:val="18"/>
                <w:szCs w:val="18"/>
              </w:rPr>
              <w:t>Yes</w:t>
            </w:r>
          </w:p>
        </w:tc>
        <w:tc>
          <w:tcPr>
            <w:tcW w:w="647"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3556B6" w:rsidRPr="009E5FBF" w:rsidRDefault="00520B2A" w:rsidP="000759AB">
            <w:pPr>
              <w:widowControl w:val="0"/>
              <w:autoSpaceDE w:val="0"/>
              <w:autoSpaceDN w:val="0"/>
              <w:adjustRightInd w:val="0"/>
              <w:spacing w:line="240" w:lineRule="auto"/>
              <w:rPr>
                <w:sz w:val="18"/>
                <w:szCs w:val="18"/>
              </w:rPr>
            </w:pPr>
            <w:r w:rsidRPr="009E5FBF">
              <w:rPr>
                <w:sz w:val="18"/>
                <w:szCs w:val="18"/>
              </w:rPr>
              <w:t>InsuredRisk</w:t>
            </w:r>
          </w:p>
        </w:tc>
      </w:tr>
      <w:tr w:rsidR="007F30B0"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auto"/>
            <w:vAlign w:val="center"/>
          </w:tcPr>
          <w:p w:rsidR="007F30B0" w:rsidRPr="009E5FBF" w:rsidRDefault="007F30B0" w:rsidP="007F30B0">
            <w:pPr>
              <w:widowControl w:val="0"/>
              <w:autoSpaceDE w:val="0"/>
              <w:autoSpaceDN w:val="0"/>
              <w:adjustRightInd w:val="0"/>
              <w:spacing w:before="166" w:line="240" w:lineRule="auto"/>
              <w:ind w:left="454" w:firstLine="14"/>
              <w:rPr>
                <w:sz w:val="18"/>
                <w:szCs w:val="18"/>
              </w:rPr>
            </w:pPr>
            <w:r w:rsidRPr="009E5FBF">
              <w:rPr>
                <w:sz w:val="18"/>
                <w:szCs w:val="18"/>
              </w:rPr>
              <w:t>/EndDate</w:t>
            </w:r>
          </w:p>
        </w:tc>
        <w:tc>
          <w:tcPr>
            <w:tcW w:w="1941" w:type="pct"/>
            <w:tcBorders>
              <w:top w:val="single" w:sz="4" w:space="0" w:color="BDD6EE"/>
              <w:left w:val="single" w:sz="4" w:space="0" w:color="BDD6EE"/>
              <w:bottom w:val="single" w:sz="4" w:space="0" w:color="BDD6EE"/>
              <w:right w:val="single" w:sz="4" w:space="0" w:color="BDD6EE"/>
            </w:tcBorders>
            <w:shd w:val="clear" w:color="auto" w:fill="auto"/>
            <w:vAlign w:val="center"/>
          </w:tcPr>
          <w:p w:rsidR="007F30B0" w:rsidRPr="009E5FBF" w:rsidRDefault="007F30B0" w:rsidP="007F30B0">
            <w:pPr>
              <w:pStyle w:val="Body"/>
              <w:tabs>
                <w:tab w:val="clear" w:pos="780"/>
                <w:tab w:val="decimal" w:pos="0"/>
              </w:tabs>
              <w:rPr>
                <w:rFonts w:cs="Arial"/>
                <w:color w:val="auto"/>
                <w:sz w:val="18"/>
                <w:szCs w:val="18"/>
                <w:lang w:eastAsia="en-US"/>
              </w:rPr>
            </w:pPr>
            <w:r w:rsidRPr="009E5FBF">
              <w:rPr>
                <w:rFonts w:cs="Arial"/>
                <w:color w:val="auto"/>
                <w:sz w:val="18"/>
                <w:szCs w:val="18"/>
                <w:lang w:eastAsia="en-US"/>
              </w:rPr>
              <w:t>End date of insured risk</w:t>
            </w:r>
          </w:p>
        </w:tc>
        <w:tc>
          <w:tcPr>
            <w:tcW w:w="443" w:type="pct"/>
            <w:tcBorders>
              <w:top w:val="single" w:sz="4" w:space="0" w:color="BDD6EE"/>
              <w:left w:val="single" w:sz="4" w:space="0" w:color="BDD6EE"/>
              <w:bottom w:val="single" w:sz="4" w:space="0" w:color="BDD6EE"/>
              <w:right w:val="single" w:sz="4" w:space="0" w:color="BDD6EE"/>
            </w:tcBorders>
            <w:shd w:val="clear" w:color="auto" w:fill="auto"/>
            <w:vAlign w:val="center"/>
          </w:tcPr>
          <w:p w:rsidR="007F30B0" w:rsidRPr="009E5FBF" w:rsidRDefault="007F30B0" w:rsidP="007F30B0">
            <w:pPr>
              <w:rPr>
                <w:sz w:val="18"/>
                <w:szCs w:val="18"/>
              </w:rPr>
            </w:pPr>
            <w:r w:rsidRPr="009E5FBF">
              <w:rPr>
                <w:sz w:val="18"/>
                <w:szCs w:val="18"/>
              </w:rPr>
              <w:t>No</w:t>
            </w:r>
          </w:p>
        </w:tc>
        <w:tc>
          <w:tcPr>
            <w:tcW w:w="647" w:type="pct"/>
            <w:tcBorders>
              <w:top w:val="single" w:sz="4" w:space="0" w:color="BDD6EE"/>
              <w:left w:val="single" w:sz="4" w:space="0" w:color="BDD6EE"/>
              <w:bottom w:val="single" w:sz="4" w:space="0" w:color="BDD6EE"/>
              <w:right w:val="single" w:sz="4" w:space="0" w:color="BDD6EE"/>
            </w:tcBorders>
            <w:shd w:val="clear" w:color="auto" w:fill="auto"/>
            <w:vAlign w:val="center"/>
          </w:tcPr>
          <w:p w:rsidR="007F30B0" w:rsidRPr="009E5FBF" w:rsidRDefault="007F30B0" w:rsidP="007F30B0">
            <w:pPr>
              <w:widowControl w:val="0"/>
              <w:autoSpaceDE w:val="0"/>
              <w:autoSpaceDN w:val="0"/>
              <w:adjustRightInd w:val="0"/>
              <w:spacing w:line="240" w:lineRule="auto"/>
              <w:rPr>
                <w:sz w:val="18"/>
                <w:szCs w:val="18"/>
              </w:rPr>
            </w:pPr>
            <w:r w:rsidRPr="009E5FBF">
              <w:rPr>
                <w:sz w:val="18"/>
                <w:szCs w:val="18"/>
              </w:rPr>
              <w:t>Date</w:t>
            </w:r>
          </w:p>
        </w:tc>
      </w:tr>
      <w:tr w:rsidR="007F30B0"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auto"/>
            <w:vAlign w:val="center"/>
          </w:tcPr>
          <w:p w:rsidR="007F30B0" w:rsidRPr="009E5FBF" w:rsidRDefault="007F30B0" w:rsidP="007F30B0">
            <w:pPr>
              <w:widowControl w:val="0"/>
              <w:autoSpaceDE w:val="0"/>
              <w:autoSpaceDN w:val="0"/>
              <w:adjustRightInd w:val="0"/>
              <w:spacing w:before="166" w:line="240" w:lineRule="auto"/>
              <w:ind w:left="454" w:firstLine="14"/>
              <w:rPr>
                <w:sz w:val="18"/>
                <w:szCs w:val="18"/>
              </w:rPr>
            </w:pPr>
            <w:r w:rsidRPr="009E5FBF">
              <w:rPr>
                <w:sz w:val="18"/>
                <w:szCs w:val="18"/>
              </w:rPr>
              <w:t>/EffectiveDate</w:t>
            </w:r>
          </w:p>
        </w:tc>
        <w:tc>
          <w:tcPr>
            <w:tcW w:w="1941" w:type="pct"/>
            <w:tcBorders>
              <w:top w:val="single" w:sz="4" w:space="0" w:color="BDD6EE"/>
              <w:left w:val="single" w:sz="4" w:space="0" w:color="BDD6EE"/>
              <w:bottom w:val="single" w:sz="4" w:space="0" w:color="BDD6EE"/>
              <w:right w:val="single" w:sz="4" w:space="0" w:color="BDD6EE"/>
            </w:tcBorders>
            <w:shd w:val="clear" w:color="auto" w:fill="auto"/>
            <w:vAlign w:val="center"/>
          </w:tcPr>
          <w:p w:rsidR="007F30B0" w:rsidRPr="009E5FBF" w:rsidRDefault="007F30B0" w:rsidP="007F30B0">
            <w:pPr>
              <w:pStyle w:val="Body"/>
              <w:tabs>
                <w:tab w:val="clear" w:pos="780"/>
                <w:tab w:val="decimal" w:pos="0"/>
              </w:tabs>
              <w:rPr>
                <w:rFonts w:cs="Arial"/>
                <w:color w:val="auto"/>
                <w:sz w:val="18"/>
                <w:szCs w:val="18"/>
                <w:lang w:eastAsia="en-US"/>
              </w:rPr>
            </w:pPr>
            <w:r w:rsidRPr="009E5FBF">
              <w:rPr>
                <w:rFonts w:cs="Arial"/>
                <w:color w:val="auto"/>
                <w:sz w:val="18"/>
                <w:szCs w:val="18"/>
                <w:lang w:eastAsia="en-US"/>
              </w:rPr>
              <w:t>Start date of insured risk</w:t>
            </w:r>
          </w:p>
        </w:tc>
        <w:tc>
          <w:tcPr>
            <w:tcW w:w="443" w:type="pct"/>
            <w:tcBorders>
              <w:top w:val="single" w:sz="4" w:space="0" w:color="BDD6EE"/>
              <w:left w:val="single" w:sz="4" w:space="0" w:color="BDD6EE"/>
              <w:bottom w:val="single" w:sz="4" w:space="0" w:color="BDD6EE"/>
              <w:right w:val="single" w:sz="4" w:space="0" w:color="BDD6EE"/>
            </w:tcBorders>
            <w:shd w:val="clear" w:color="auto" w:fill="auto"/>
            <w:vAlign w:val="center"/>
          </w:tcPr>
          <w:p w:rsidR="007F30B0" w:rsidRPr="009E5FBF" w:rsidRDefault="007F30B0" w:rsidP="007F30B0">
            <w:pPr>
              <w:rPr>
                <w:sz w:val="18"/>
                <w:szCs w:val="18"/>
              </w:rPr>
            </w:pPr>
            <w:r w:rsidRPr="009E5FBF">
              <w:rPr>
                <w:sz w:val="18"/>
                <w:szCs w:val="18"/>
              </w:rPr>
              <w:t>No</w:t>
            </w:r>
          </w:p>
        </w:tc>
        <w:tc>
          <w:tcPr>
            <w:tcW w:w="647" w:type="pct"/>
            <w:tcBorders>
              <w:top w:val="single" w:sz="4" w:space="0" w:color="BDD6EE"/>
              <w:left w:val="single" w:sz="4" w:space="0" w:color="BDD6EE"/>
              <w:bottom w:val="single" w:sz="4" w:space="0" w:color="BDD6EE"/>
              <w:right w:val="single" w:sz="4" w:space="0" w:color="BDD6EE"/>
            </w:tcBorders>
            <w:shd w:val="clear" w:color="auto" w:fill="auto"/>
            <w:vAlign w:val="center"/>
          </w:tcPr>
          <w:p w:rsidR="007F30B0" w:rsidRPr="009E5FBF" w:rsidRDefault="007F30B0" w:rsidP="007F30B0">
            <w:pPr>
              <w:widowControl w:val="0"/>
              <w:autoSpaceDE w:val="0"/>
              <w:autoSpaceDN w:val="0"/>
              <w:adjustRightInd w:val="0"/>
              <w:spacing w:line="240" w:lineRule="auto"/>
              <w:rPr>
                <w:sz w:val="18"/>
                <w:szCs w:val="18"/>
              </w:rPr>
            </w:pPr>
            <w:r w:rsidRPr="009E5FBF">
              <w:rPr>
                <w:sz w:val="18"/>
                <w:szCs w:val="18"/>
              </w:rPr>
              <w:t>Date</w:t>
            </w:r>
          </w:p>
        </w:tc>
      </w:tr>
      <w:tr w:rsidR="00F56026"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3556B6" w:rsidRPr="009E5FBF" w:rsidRDefault="001B3528" w:rsidP="003E5BAC">
            <w:pPr>
              <w:widowControl w:val="0"/>
              <w:autoSpaceDE w:val="0"/>
              <w:autoSpaceDN w:val="0"/>
              <w:adjustRightInd w:val="0"/>
              <w:spacing w:before="166" w:line="240" w:lineRule="auto"/>
              <w:ind w:left="880"/>
              <w:rPr>
                <w:sz w:val="18"/>
                <w:szCs w:val="18"/>
              </w:rPr>
            </w:pPr>
            <w:r w:rsidRPr="009E5FBF">
              <w:rPr>
                <w:sz w:val="18"/>
                <w:szCs w:val="18"/>
                <w:lang w:eastAsia="en-US"/>
              </w:rPr>
              <w:t>/Automobile</w:t>
            </w:r>
          </w:p>
        </w:tc>
        <w:tc>
          <w:tcPr>
            <w:tcW w:w="1941"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3556B6" w:rsidRPr="009E5FBF" w:rsidRDefault="001B3528" w:rsidP="000759AB">
            <w:pPr>
              <w:pStyle w:val="Body"/>
              <w:rPr>
                <w:rFonts w:cs="Arial"/>
                <w:color w:val="auto"/>
                <w:sz w:val="18"/>
                <w:szCs w:val="18"/>
              </w:rPr>
            </w:pPr>
            <w:r w:rsidRPr="009E5FBF">
              <w:rPr>
                <w:rFonts w:cs="Arial"/>
                <w:color w:val="auto"/>
                <w:sz w:val="18"/>
                <w:szCs w:val="18"/>
                <w:lang w:eastAsia="en-US"/>
              </w:rPr>
              <w:t>An insured automobile</w:t>
            </w:r>
          </w:p>
        </w:tc>
        <w:tc>
          <w:tcPr>
            <w:tcW w:w="443"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3556B6" w:rsidRPr="009E5FBF" w:rsidRDefault="00BB00ED" w:rsidP="000759AB">
            <w:pPr>
              <w:rPr>
                <w:sz w:val="18"/>
                <w:szCs w:val="18"/>
              </w:rPr>
            </w:pPr>
            <w:r w:rsidRPr="009E5FBF">
              <w:rPr>
                <w:sz w:val="18"/>
                <w:szCs w:val="18"/>
              </w:rPr>
              <w:t>Yes</w:t>
            </w:r>
          </w:p>
        </w:tc>
        <w:tc>
          <w:tcPr>
            <w:tcW w:w="647"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3556B6" w:rsidRPr="009E5FBF" w:rsidRDefault="00520B2A" w:rsidP="000759AB">
            <w:pPr>
              <w:widowControl w:val="0"/>
              <w:autoSpaceDE w:val="0"/>
              <w:autoSpaceDN w:val="0"/>
              <w:adjustRightInd w:val="0"/>
              <w:spacing w:line="240" w:lineRule="auto"/>
              <w:rPr>
                <w:sz w:val="18"/>
                <w:szCs w:val="18"/>
              </w:rPr>
            </w:pPr>
            <w:r w:rsidRPr="009E5FBF">
              <w:rPr>
                <w:sz w:val="18"/>
                <w:szCs w:val="18"/>
              </w:rPr>
              <w:t>Automobile</w:t>
            </w:r>
          </w:p>
        </w:tc>
      </w:tr>
      <w:tr w:rsidR="00AC0790"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AC0790" w:rsidRDefault="00AC0790" w:rsidP="00AC0790">
            <w:pPr>
              <w:widowControl w:val="0"/>
              <w:autoSpaceDE w:val="0"/>
              <w:autoSpaceDN w:val="0"/>
              <w:adjustRightInd w:val="0"/>
              <w:spacing w:before="166" w:line="240" w:lineRule="auto"/>
              <w:ind w:left="1057" w:firstLine="14"/>
              <w:rPr>
                <w:sz w:val="18"/>
                <w:szCs w:val="18"/>
                <w:lang w:val="en-US" w:eastAsia="en-US"/>
              </w:rPr>
            </w:pPr>
            <w:r>
              <w:rPr>
                <w:sz w:val="18"/>
                <w:szCs w:val="18"/>
              </w:rPr>
              <w:t>…….</w:t>
            </w:r>
          </w:p>
        </w:tc>
        <w:tc>
          <w:tcPr>
            <w:tcW w:w="1941"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AC0790" w:rsidRPr="008A08A9" w:rsidRDefault="00AC0790" w:rsidP="00AC0790">
            <w:pPr>
              <w:widowControl w:val="0"/>
              <w:autoSpaceDE w:val="0"/>
              <w:autoSpaceDN w:val="0"/>
              <w:adjustRightInd w:val="0"/>
              <w:spacing w:line="240" w:lineRule="auto"/>
              <w:rPr>
                <w:sz w:val="18"/>
                <w:szCs w:val="18"/>
                <w:lang w:val="en-US" w:eastAsia="en-US"/>
              </w:rPr>
            </w:pPr>
            <w:r>
              <w:rPr>
                <w:sz w:val="18"/>
                <w:szCs w:val="18"/>
                <w:lang w:val="en-US" w:eastAsia="en-US"/>
              </w:rPr>
              <w:t xml:space="preserve">For details see </w:t>
            </w:r>
            <w:hyperlink w:anchor="Automobile" w:history="1">
              <w:r w:rsidRPr="002C2E73">
                <w:rPr>
                  <w:rStyle w:val="Hyperlink"/>
                  <w:sz w:val="18"/>
                  <w:szCs w:val="18"/>
                  <w:lang w:val="en-US" w:eastAsia="en-US"/>
                </w:rPr>
                <w:t>Secondary activity documents for risk Automobi</w:t>
              </w:r>
              <w:r>
                <w:rPr>
                  <w:rStyle w:val="Hyperlink"/>
                  <w:sz w:val="18"/>
                  <w:szCs w:val="18"/>
                  <w:lang w:val="en-US" w:eastAsia="en-US"/>
                </w:rPr>
                <w:t>le</w:t>
              </w:r>
            </w:hyperlink>
            <w:r>
              <w:rPr>
                <w:sz w:val="18"/>
                <w:szCs w:val="18"/>
                <w:lang w:val="en-US" w:eastAsia="en-US"/>
              </w:rPr>
              <w:t xml:space="preserve">, ( section </w:t>
            </w:r>
            <w:r w:rsidRPr="000B75F1">
              <w:rPr>
                <w:b/>
                <w:color w:val="0070C0"/>
                <w:sz w:val="18"/>
                <w:szCs w:val="18"/>
                <w:lang w:val="en-US" w:eastAsia="en-US"/>
              </w:rPr>
              <w:t>Step « Risk Definition »)</w:t>
            </w:r>
          </w:p>
        </w:tc>
        <w:tc>
          <w:tcPr>
            <w:tcW w:w="443"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AC0790" w:rsidRPr="003E2027" w:rsidRDefault="00AC0790" w:rsidP="00AC0790">
            <w:pPr>
              <w:rPr>
                <w:sz w:val="18"/>
                <w:szCs w:val="18"/>
              </w:rPr>
            </w:pPr>
          </w:p>
        </w:tc>
        <w:tc>
          <w:tcPr>
            <w:tcW w:w="647"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AC0790" w:rsidRPr="003E2027" w:rsidRDefault="00AC0790" w:rsidP="00AC0790">
            <w:pPr>
              <w:widowControl w:val="0"/>
              <w:autoSpaceDE w:val="0"/>
              <w:autoSpaceDN w:val="0"/>
              <w:adjustRightInd w:val="0"/>
              <w:spacing w:line="240" w:lineRule="auto"/>
              <w:rPr>
                <w:sz w:val="18"/>
                <w:szCs w:val="18"/>
              </w:rPr>
            </w:pPr>
          </w:p>
        </w:tc>
      </w:tr>
      <w:tr w:rsidR="00AC0790"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AC0790" w:rsidRPr="008859E5" w:rsidRDefault="00AC0790" w:rsidP="003E5BAC">
            <w:pPr>
              <w:widowControl w:val="0"/>
              <w:autoSpaceDE w:val="0"/>
              <w:autoSpaceDN w:val="0"/>
              <w:adjustRightInd w:val="0"/>
              <w:spacing w:before="166" w:line="240" w:lineRule="auto"/>
              <w:ind w:left="880" w:firstLine="14"/>
              <w:rPr>
                <w:sz w:val="18"/>
                <w:szCs w:val="18"/>
                <w:lang w:val="bg-BG"/>
              </w:rPr>
            </w:pPr>
            <w:r>
              <w:rPr>
                <w:sz w:val="18"/>
                <w:szCs w:val="18"/>
              </w:rPr>
              <w:t>/Building</w:t>
            </w:r>
          </w:p>
        </w:tc>
        <w:tc>
          <w:tcPr>
            <w:tcW w:w="1941"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AC0790" w:rsidRPr="003E2027" w:rsidRDefault="00AC0790" w:rsidP="00AC0790">
            <w:pPr>
              <w:pStyle w:val="Body"/>
              <w:tabs>
                <w:tab w:val="clear" w:pos="780"/>
                <w:tab w:val="decimal" w:pos="0"/>
              </w:tabs>
              <w:rPr>
                <w:rFonts w:cs="Arial"/>
                <w:color w:val="auto"/>
                <w:sz w:val="18"/>
                <w:szCs w:val="18"/>
              </w:rPr>
            </w:pPr>
            <w:r>
              <w:rPr>
                <w:rFonts w:cs="Arial"/>
                <w:color w:val="auto"/>
                <w:sz w:val="18"/>
                <w:szCs w:val="18"/>
              </w:rPr>
              <w:t>An insured building (Immeuble)</w:t>
            </w:r>
          </w:p>
        </w:tc>
        <w:tc>
          <w:tcPr>
            <w:tcW w:w="443"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AC0790" w:rsidRPr="003E2027" w:rsidRDefault="00AC0790" w:rsidP="00AC0790">
            <w:pPr>
              <w:rPr>
                <w:sz w:val="18"/>
                <w:szCs w:val="18"/>
              </w:rPr>
            </w:pPr>
            <w:r>
              <w:rPr>
                <w:sz w:val="18"/>
                <w:szCs w:val="18"/>
              </w:rPr>
              <w:t>Yes</w:t>
            </w:r>
          </w:p>
        </w:tc>
        <w:tc>
          <w:tcPr>
            <w:tcW w:w="647"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AC0790" w:rsidRPr="003E2027" w:rsidRDefault="00AC0790" w:rsidP="00AC0790">
            <w:pPr>
              <w:widowControl w:val="0"/>
              <w:autoSpaceDE w:val="0"/>
              <w:autoSpaceDN w:val="0"/>
              <w:adjustRightInd w:val="0"/>
              <w:spacing w:line="240" w:lineRule="auto"/>
              <w:rPr>
                <w:sz w:val="18"/>
                <w:szCs w:val="18"/>
              </w:rPr>
            </w:pPr>
            <w:r>
              <w:rPr>
                <w:sz w:val="18"/>
                <w:szCs w:val="18"/>
              </w:rPr>
              <w:t>Building</w:t>
            </w:r>
          </w:p>
        </w:tc>
      </w:tr>
      <w:tr w:rsidR="00AC0790"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AC0790" w:rsidRPr="008253B5" w:rsidRDefault="00AC0790" w:rsidP="00AC0790">
            <w:pPr>
              <w:widowControl w:val="0"/>
              <w:autoSpaceDE w:val="0"/>
              <w:autoSpaceDN w:val="0"/>
              <w:adjustRightInd w:val="0"/>
              <w:spacing w:before="166" w:line="240" w:lineRule="auto"/>
              <w:ind w:left="1057" w:firstLine="14"/>
              <w:rPr>
                <w:sz w:val="18"/>
                <w:szCs w:val="18"/>
                <w:lang w:val="bg-BG" w:eastAsia="en-US"/>
              </w:rPr>
            </w:pPr>
            <w:r>
              <w:rPr>
                <w:sz w:val="18"/>
                <w:szCs w:val="18"/>
              </w:rPr>
              <w:t>…….</w:t>
            </w:r>
          </w:p>
        </w:tc>
        <w:tc>
          <w:tcPr>
            <w:tcW w:w="1941"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AC0790" w:rsidRPr="008A08A9" w:rsidRDefault="00AC0790" w:rsidP="00AC0790">
            <w:pPr>
              <w:pStyle w:val="Body"/>
              <w:rPr>
                <w:rFonts w:cs="Arial"/>
                <w:color w:val="auto"/>
                <w:sz w:val="18"/>
                <w:szCs w:val="18"/>
                <w:lang w:val="bg-BG"/>
              </w:rPr>
            </w:pPr>
            <w:r w:rsidRPr="00EC4998">
              <w:rPr>
                <w:rFonts w:cs="Arial"/>
                <w:color w:val="auto"/>
                <w:sz w:val="18"/>
                <w:szCs w:val="18"/>
                <w:lang w:val="en-US"/>
              </w:rPr>
              <w:t xml:space="preserve">For details see </w:t>
            </w:r>
            <w:hyperlink w:anchor="Immeuble" w:history="1">
              <w:r w:rsidRPr="00EC4998">
                <w:rPr>
                  <w:rStyle w:val="Hyperlink"/>
                  <w:rFonts w:cs="Arial"/>
                  <w:sz w:val="18"/>
                  <w:szCs w:val="18"/>
                  <w:lang w:val="en-US"/>
                </w:rPr>
                <w:t>Secondary activity documents for risk Immeuble</w:t>
              </w:r>
            </w:hyperlink>
            <w:r>
              <w:rPr>
                <w:sz w:val="18"/>
                <w:szCs w:val="18"/>
                <w:lang w:val="en-US" w:eastAsia="en-US"/>
              </w:rPr>
              <w:t xml:space="preserve">, ( section </w:t>
            </w:r>
            <w:r w:rsidRPr="000B75F1">
              <w:rPr>
                <w:b/>
                <w:color w:val="0070C0"/>
                <w:sz w:val="18"/>
                <w:szCs w:val="18"/>
                <w:lang w:val="en-US" w:eastAsia="en-US"/>
              </w:rPr>
              <w:t>Step « Risk Definition »)</w:t>
            </w:r>
          </w:p>
        </w:tc>
        <w:tc>
          <w:tcPr>
            <w:tcW w:w="443"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AC0790" w:rsidRPr="003E2027" w:rsidRDefault="00AC0790" w:rsidP="00AC0790">
            <w:pPr>
              <w:rPr>
                <w:sz w:val="18"/>
                <w:szCs w:val="18"/>
              </w:rPr>
            </w:pPr>
          </w:p>
        </w:tc>
        <w:tc>
          <w:tcPr>
            <w:tcW w:w="647"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AC0790" w:rsidRPr="003E2027" w:rsidRDefault="00AC0790" w:rsidP="00AC0790">
            <w:pPr>
              <w:widowControl w:val="0"/>
              <w:autoSpaceDE w:val="0"/>
              <w:autoSpaceDN w:val="0"/>
              <w:adjustRightInd w:val="0"/>
              <w:spacing w:line="240" w:lineRule="auto"/>
              <w:rPr>
                <w:sz w:val="18"/>
                <w:szCs w:val="18"/>
              </w:rPr>
            </w:pPr>
          </w:p>
        </w:tc>
      </w:tr>
      <w:tr w:rsidR="00AC0790"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AC0790" w:rsidRDefault="00AC0790" w:rsidP="00AC0790">
            <w:pPr>
              <w:widowControl w:val="0"/>
              <w:autoSpaceDE w:val="0"/>
              <w:autoSpaceDN w:val="0"/>
              <w:adjustRightInd w:val="0"/>
              <w:spacing w:before="166" w:line="240" w:lineRule="auto"/>
              <w:ind w:left="810" w:firstLine="14"/>
              <w:rPr>
                <w:sz w:val="18"/>
                <w:szCs w:val="18"/>
              </w:rPr>
            </w:pPr>
            <w:r w:rsidRPr="00312AF4">
              <w:rPr>
                <w:sz w:val="18"/>
                <w:szCs w:val="18"/>
              </w:rPr>
              <w:t>/</w:t>
            </w:r>
            <w:r w:rsidRPr="00CB5EB9">
              <w:rPr>
                <w:sz w:val="18"/>
                <w:szCs w:val="18"/>
              </w:rPr>
              <w:t>Caravan</w:t>
            </w:r>
          </w:p>
        </w:tc>
        <w:tc>
          <w:tcPr>
            <w:tcW w:w="1941"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AC0790" w:rsidRPr="00312AF4" w:rsidRDefault="00AC0790" w:rsidP="00AC0790">
            <w:pPr>
              <w:pStyle w:val="Body"/>
              <w:tabs>
                <w:tab w:val="clear" w:pos="780"/>
                <w:tab w:val="decimal" w:pos="0"/>
              </w:tabs>
              <w:rPr>
                <w:rFonts w:cs="Arial"/>
                <w:snapToGrid/>
                <w:color w:val="auto"/>
                <w:sz w:val="18"/>
                <w:szCs w:val="18"/>
              </w:rPr>
            </w:pPr>
            <w:r>
              <w:rPr>
                <w:rFonts w:cs="Arial"/>
                <w:snapToGrid/>
                <w:color w:val="auto"/>
                <w:sz w:val="18"/>
                <w:szCs w:val="18"/>
              </w:rPr>
              <w:t>An insured Caravan</w:t>
            </w:r>
          </w:p>
        </w:tc>
        <w:tc>
          <w:tcPr>
            <w:tcW w:w="443"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AC0790" w:rsidRPr="003E2027" w:rsidRDefault="00AC0790" w:rsidP="00AC0790">
            <w:pPr>
              <w:rPr>
                <w:sz w:val="18"/>
                <w:szCs w:val="18"/>
              </w:rPr>
            </w:pPr>
            <w:r>
              <w:rPr>
                <w:sz w:val="18"/>
                <w:szCs w:val="18"/>
              </w:rPr>
              <w:t>Yes</w:t>
            </w:r>
          </w:p>
        </w:tc>
        <w:tc>
          <w:tcPr>
            <w:tcW w:w="647"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AC0790" w:rsidRPr="003E2027" w:rsidRDefault="00AC0790" w:rsidP="00AC0790">
            <w:pPr>
              <w:widowControl w:val="0"/>
              <w:autoSpaceDE w:val="0"/>
              <w:autoSpaceDN w:val="0"/>
              <w:adjustRightInd w:val="0"/>
              <w:spacing w:line="240" w:lineRule="auto"/>
              <w:rPr>
                <w:sz w:val="18"/>
                <w:szCs w:val="18"/>
              </w:rPr>
            </w:pPr>
            <w:r>
              <w:rPr>
                <w:sz w:val="18"/>
                <w:szCs w:val="18"/>
              </w:rPr>
              <w:t>Caravan</w:t>
            </w:r>
          </w:p>
        </w:tc>
      </w:tr>
      <w:tr w:rsidR="00AC0790"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AC0790" w:rsidRDefault="00AC0790" w:rsidP="00AC0790">
            <w:pPr>
              <w:widowControl w:val="0"/>
              <w:autoSpaceDE w:val="0"/>
              <w:autoSpaceDN w:val="0"/>
              <w:adjustRightInd w:val="0"/>
              <w:spacing w:before="166" w:line="240" w:lineRule="auto"/>
              <w:ind w:left="1057" w:firstLine="14"/>
              <w:rPr>
                <w:sz w:val="18"/>
                <w:szCs w:val="18"/>
              </w:rPr>
            </w:pPr>
            <w:r>
              <w:rPr>
                <w:sz w:val="18"/>
                <w:szCs w:val="18"/>
              </w:rPr>
              <w:t>…….</w:t>
            </w:r>
          </w:p>
        </w:tc>
        <w:tc>
          <w:tcPr>
            <w:tcW w:w="1941"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AC0790" w:rsidRPr="003E2027" w:rsidRDefault="00AC0790" w:rsidP="00AC0790">
            <w:pPr>
              <w:pStyle w:val="Body"/>
              <w:rPr>
                <w:rFonts w:cs="Arial"/>
                <w:color w:val="auto"/>
                <w:sz w:val="18"/>
                <w:szCs w:val="18"/>
                <w:lang w:val="en-US"/>
              </w:rPr>
            </w:pPr>
            <w:r w:rsidRPr="008A08A9">
              <w:rPr>
                <w:rFonts w:cs="Arial"/>
                <w:color w:val="auto"/>
                <w:sz w:val="18"/>
                <w:szCs w:val="18"/>
                <w:lang w:val="en-US"/>
              </w:rPr>
              <w:t xml:space="preserve">For details </w:t>
            </w:r>
            <w:hyperlink w:anchor="Caravane" w:history="1">
              <w:r w:rsidRPr="00AC0790">
                <w:rPr>
                  <w:rStyle w:val="Hyperlink"/>
                  <w:rFonts w:cs="Arial"/>
                  <w:sz w:val="18"/>
                  <w:szCs w:val="18"/>
                  <w:lang w:val="en-US"/>
                </w:rPr>
                <w:t>see Secondary activity documents for risk Caravan</w:t>
              </w:r>
              <w:r w:rsidRPr="00AC0790">
                <w:rPr>
                  <w:rStyle w:val="Hyperlink"/>
                  <w:sz w:val="18"/>
                  <w:szCs w:val="18"/>
                  <w:lang w:val="en-US" w:eastAsia="en-US"/>
                </w:rPr>
                <w:t>,</w:t>
              </w:r>
            </w:hyperlink>
            <w:r>
              <w:rPr>
                <w:sz w:val="18"/>
                <w:szCs w:val="18"/>
                <w:lang w:val="en-US" w:eastAsia="en-US"/>
              </w:rPr>
              <w:t xml:space="preserve"> ( section </w:t>
            </w:r>
            <w:r w:rsidRPr="000B75F1">
              <w:rPr>
                <w:b/>
                <w:color w:val="0070C0"/>
                <w:sz w:val="18"/>
                <w:szCs w:val="18"/>
                <w:lang w:val="en-US" w:eastAsia="en-US"/>
              </w:rPr>
              <w:t>Step « Risk Definition »)</w:t>
            </w:r>
          </w:p>
        </w:tc>
        <w:tc>
          <w:tcPr>
            <w:tcW w:w="443"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AC0790" w:rsidRPr="003E2027" w:rsidRDefault="00AC0790" w:rsidP="00AC0790">
            <w:pPr>
              <w:rPr>
                <w:sz w:val="18"/>
                <w:szCs w:val="18"/>
              </w:rPr>
            </w:pPr>
          </w:p>
        </w:tc>
        <w:tc>
          <w:tcPr>
            <w:tcW w:w="647"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AC0790" w:rsidRPr="003E2027" w:rsidRDefault="00AC0790" w:rsidP="00AC0790">
            <w:pPr>
              <w:widowControl w:val="0"/>
              <w:autoSpaceDE w:val="0"/>
              <w:autoSpaceDN w:val="0"/>
              <w:adjustRightInd w:val="0"/>
              <w:spacing w:line="240" w:lineRule="auto"/>
              <w:rPr>
                <w:sz w:val="18"/>
                <w:szCs w:val="18"/>
              </w:rPr>
            </w:pPr>
          </w:p>
        </w:tc>
      </w:tr>
      <w:tr w:rsidR="00CD54A3"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CD54A3" w:rsidRDefault="00CD54A3" w:rsidP="00CD54A3">
            <w:pPr>
              <w:widowControl w:val="0"/>
              <w:autoSpaceDE w:val="0"/>
              <w:autoSpaceDN w:val="0"/>
              <w:adjustRightInd w:val="0"/>
              <w:spacing w:before="166" w:line="240" w:lineRule="auto"/>
              <w:ind w:left="810" w:firstLine="14"/>
              <w:rPr>
                <w:sz w:val="18"/>
                <w:szCs w:val="18"/>
              </w:rPr>
            </w:pPr>
            <w:r w:rsidRPr="00312AF4">
              <w:rPr>
                <w:sz w:val="18"/>
                <w:szCs w:val="18"/>
              </w:rPr>
              <w:t>/</w:t>
            </w:r>
            <w:r>
              <w:rPr>
                <w:sz w:val="18"/>
                <w:szCs w:val="18"/>
              </w:rPr>
              <w:t>Dwelling</w:t>
            </w:r>
          </w:p>
        </w:tc>
        <w:tc>
          <w:tcPr>
            <w:tcW w:w="1941"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CD54A3" w:rsidRPr="00312AF4" w:rsidRDefault="00CD54A3" w:rsidP="00CD54A3">
            <w:pPr>
              <w:pStyle w:val="Body"/>
              <w:tabs>
                <w:tab w:val="clear" w:pos="780"/>
                <w:tab w:val="decimal" w:pos="0"/>
              </w:tabs>
              <w:rPr>
                <w:rFonts w:cs="Arial"/>
                <w:snapToGrid/>
                <w:color w:val="auto"/>
                <w:sz w:val="18"/>
                <w:szCs w:val="18"/>
              </w:rPr>
            </w:pPr>
            <w:r>
              <w:rPr>
                <w:rFonts w:cs="Arial"/>
                <w:snapToGrid/>
                <w:color w:val="auto"/>
                <w:sz w:val="18"/>
                <w:szCs w:val="18"/>
              </w:rPr>
              <w:t>An insured Home</w:t>
            </w:r>
          </w:p>
        </w:tc>
        <w:tc>
          <w:tcPr>
            <w:tcW w:w="443"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CD54A3" w:rsidRPr="003E2027" w:rsidRDefault="00CD54A3" w:rsidP="00CD54A3">
            <w:pPr>
              <w:rPr>
                <w:sz w:val="18"/>
                <w:szCs w:val="18"/>
              </w:rPr>
            </w:pPr>
            <w:r>
              <w:rPr>
                <w:sz w:val="18"/>
                <w:szCs w:val="18"/>
              </w:rPr>
              <w:t>Yes</w:t>
            </w:r>
          </w:p>
        </w:tc>
        <w:tc>
          <w:tcPr>
            <w:tcW w:w="647"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CD54A3" w:rsidRPr="003E2027" w:rsidRDefault="00CD54A3" w:rsidP="00CD54A3">
            <w:pPr>
              <w:widowControl w:val="0"/>
              <w:autoSpaceDE w:val="0"/>
              <w:autoSpaceDN w:val="0"/>
              <w:adjustRightInd w:val="0"/>
              <w:spacing w:line="240" w:lineRule="auto"/>
              <w:rPr>
                <w:sz w:val="18"/>
                <w:szCs w:val="18"/>
              </w:rPr>
            </w:pPr>
            <w:r>
              <w:rPr>
                <w:sz w:val="18"/>
                <w:szCs w:val="18"/>
              </w:rPr>
              <w:t>Dwelling</w:t>
            </w:r>
          </w:p>
        </w:tc>
      </w:tr>
      <w:tr w:rsidR="00CD54A3"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CD54A3" w:rsidRDefault="00CD54A3" w:rsidP="00CD54A3">
            <w:pPr>
              <w:widowControl w:val="0"/>
              <w:autoSpaceDE w:val="0"/>
              <w:autoSpaceDN w:val="0"/>
              <w:adjustRightInd w:val="0"/>
              <w:spacing w:before="166" w:line="240" w:lineRule="auto"/>
              <w:ind w:left="1057" w:firstLine="14"/>
              <w:rPr>
                <w:sz w:val="18"/>
                <w:szCs w:val="18"/>
              </w:rPr>
            </w:pPr>
            <w:r>
              <w:rPr>
                <w:sz w:val="18"/>
                <w:szCs w:val="18"/>
              </w:rPr>
              <w:t>…….</w:t>
            </w:r>
          </w:p>
        </w:tc>
        <w:tc>
          <w:tcPr>
            <w:tcW w:w="1941"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CD54A3" w:rsidRPr="003E2027" w:rsidRDefault="00CD54A3" w:rsidP="00CD54A3">
            <w:pPr>
              <w:pStyle w:val="Body"/>
              <w:rPr>
                <w:rFonts w:cs="Arial"/>
                <w:color w:val="auto"/>
                <w:sz w:val="18"/>
                <w:szCs w:val="18"/>
                <w:lang w:val="en-US"/>
              </w:rPr>
            </w:pPr>
            <w:r w:rsidRPr="008A08A9">
              <w:rPr>
                <w:rFonts w:cs="Arial"/>
                <w:color w:val="auto"/>
                <w:sz w:val="18"/>
                <w:szCs w:val="18"/>
                <w:lang w:val="en-US"/>
              </w:rPr>
              <w:t xml:space="preserve">For details </w:t>
            </w:r>
            <w:hyperlink w:anchor="Habitation" w:history="1">
              <w:r w:rsidRPr="00CD54A3">
                <w:rPr>
                  <w:rStyle w:val="Hyperlink"/>
                  <w:rFonts w:cs="Arial"/>
                  <w:sz w:val="18"/>
                  <w:szCs w:val="18"/>
                  <w:lang w:val="en-US"/>
                </w:rPr>
                <w:t>see Secondary activity documents for risk Home</w:t>
              </w:r>
            </w:hyperlink>
            <w:r>
              <w:rPr>
                <w:sz w:val="18"/>
                <w:szCs w:val="18"/>
                <w:lang w:val="en-US" w:eastAsia="en-US"/>
              </w:rPr>
              <w:t xml:space="preserve">, ( section </w:t>
            </w:r>
            <w:r w:rsidRPr="000B75F1">
              <w:rPr>
                <w:b/>
                <w:color w:val="0070C0"/>
                <w:sz w:val="18"/>
                <w:szCs w:val="18"/>
                <w:lang w:val="en-US" w:eastAsia="en-US"/>
              </w:rPr>
              <w:t>Step « Risk Definition »)</w:t>
            </w:r>
          </w:p>
        </w:tc>
        <w:tc>
          <w:tcPr>
            <w:tcW w:w="443"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CD54A3" w:rsidRPr="003E2027" w:rsidRDefault="00CD54A3" w:rsidP="00CD54A3">
            <w:pPr>
              <w:rPr>
                <w:sz w:val="18"/>
                <w:szCs w:val="18"/>
              </w:rPr>
            </w:pPr>
          </w:p>
        </w:tc>
        <w:tc>
          <w:tcPr>
            <w:tcW w:w="647"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CD54A3" w:rsidRPr="003E2027" w:rsidRDefault="00CD54A3" w:rsidP="00CD54A3">
            <w:pPr>
              <w:widowControl w:val="0"/>
              <w:autoSpaceDE w:val="0"/>
              <w:autoSpaceDN w:val="0"/>
              <w:adjustRightInd w:val="0"/>
              <w:spacing w:line="240" w:lineRule="auto"/>
              <w:rPr>
                <w:sz w:val="18"/>
                <w:szCs w:val="18"/>
              </w:rPr>
            </w:pPr>
          </w:p>
        </w:tc>
      </w:tr>
      <w:tr w:rsidR="00142DF2"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42DF2" w:rsidRPr="00765345" w:rsidRDefault="00142DF2" w:rsidP="00142DF2">
            <w:pPr>
              <w:widowControl w:val="0"/>
              <w:autoSpaceDE w:val="0"/>
              <w:autoSpaceDN w:val="0"/>
              <w:adjustRightInd w:val="0"/>
              <w:spacing w:before="166" w:line="240" w:lineRule="auto"/>
              <w:ind w:left="810" w:firstLine="14"/>
              <w:rPr>
                <w:sz w:val="18"/>
                <w:szCs w:val="18"/>
              </w:rPr>
            </w:pPr>
            <w:r w:rsidRPr="00765345">
              <w:rPr>
                <w:sz w:val="18"/>
                <w:szCs w:val="18"/>
              </w:rPr>
              <w:t>/ExtCivilLiability</w:t>
            </w:r>
          </w:p>
        </w:tc>
        <w:tc>
          <w:tcPr>
            <w:tcW w:w="1941"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42DF2" w:rsidRPr="00765345" w:rsidRDefault="00142DF2" w:rsidP="00142DF2">
            <w:pPr>
              <w:pStyle w:val="Body"/>
              <w:rPr>
                <w:rFonts w:cs="Arial"/>
                <w:color w:val="auto"/>
                <w:sz w:val="18"/>
                <w:szCs w:val="18"/>
                <w:lang w:val="en-US"/>
              </w:rPr>
            </w:pPr>
            <w:r w:rsidRPr="00765345">
              <w:rPr>
                <w:rFonts w:cs="Arial"/>
                <w:color w:val="auto"/>
                <w:sz w:val="18"/>
                <w:szCs w:val="18"/>
                <w:lang w:val="en-US"/>
              </w:rPr>
              <w:t>Civil liability Insured Risk</w:t>
            </w:r>
          </w:p>
        </w:tc>
        <w:tc>
          <w:tcPr>
            <w:tcW w:w="443"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42DF2" w:rsidRPr="003E2027" w:rsidRDefault="00142DF2" w:rsidP="00142DF2">
            <w:pPr>
              <w:rPr>
                <w:sz w:val="18"/>
                <w:szCs w:val="18"/>
              </w:rPr>
            </w:pPr>
            <w:r>
              <w:rPr>
                <w:sz w:val="18"/>
                <w:szCs w:val="18"/>
              </w:rPr>
              <w:t>Yes</w:t>
            </w:r>
          </w:p>
        </w:tc>
        <w:tc>
          <w:tcPr>
            <w:tcW w:w="647"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142DF2" w:rsidRPr="003E2027" w:rsidRDefault="00142DF2" w:rsidP="00142DF2">
            <w:pPr>
              <w:widowControl w:val="0"/>
              <w:autoSpaceDE w:val="0"/>
              <w:autoSpaceDN w:val="0"/>
              <w:adjustRightInd w:val="0"/>
              <w:spacing w:line="240" w:lineRule="auto"/>
              <w:rPr>
                <w:sz w:val="18"/>
                <w:szCs w:val="18"/>
              </w:rPr>
            </w:pPr>
            <w:r>
              <w:rPr>
                <w:sz w:val="18"/>
                <w:szCs w:val="18"/>
              </w:rPr>
              <w:t>ExtCivilLiability</w:t>
            </w:r>
          </w:p>
        </w:tc>
      </w:tr>
      <w:tr w:rsidR="00142DF2"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142DF2" w:rsidRPr="00765345" w:rsidRDefault="00142DF2" w:rsidP="00142DF2">
            <w:pPr>
              <w:widowControl w:val="0"/>
              <w:autoSpaceDE w:val="0"/>
              <w:autoSpaceDN w:val="0"/>
              <w:adjustRightInd w:val="0"/>
              <w:spacing w:before="166" w:line="240" w:lineRule="auto"/>
              <w:ind w:left="1057" w:firstLine="14"/>
              <w:rPr>
                <w:sz w:val="18"/>
                <w:szCs w:val="18"/>
              </w:rPr>
            </w:pPr>
            <w:r>
              <w:rPr>
                <w:sz w:val="18"/>
                <w:szCs w:val="18"/>
              </w:rPr>
              <w:t>…….</w:t>
            </w:r>
          </w:p>
        </w:tc>
        <w:tc>
          <w:tcPr>
            <w:tcW w:w="1941"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142DF2" w:rsidRPr="00BB00ED" w:rsidRDefault="00142DF2" w:rsidP="00142DF2">
            <w:pPr>
              <w:pStyle w:val="Body"/>
              <w:rPr>
                <w:rFonts w:cs="Arial"/>
                <w:color w:val="auto"/>
                <w:sz w:val="18"/>
                <w:szCs w:val="18"/>
                <w:lang w:val="en-US"/>
              </w:rPr>
            </w:pPr>
            <w:r w:rsidRPr="008A08A9">
              <w:rPr>
                <w:rFonts w:cs="Arial"/>
                <w:color w:val="auto"/>
                <w:sz w:val="18"/>
                <w:szCs w:val="18"/>
                <w:lang w:val="en-US"/>
              </w:rPr>
              <w:t xml:space="preserve">For details </w:t>
            </w:r>
            <w:hyperlink w:anchor="Civil" w:history="1">
              <w:r w:rsidRPr="00142DF2">
                <w:rPr>
                  <w:rStyle w:val="Hyperlink"/>
                  <w:rFonts w:cs="Arial"/>
                  <w:sz w:val="18"/>
                  <w:szCs w:val="18"/>
                  <w:lang w:val="en-US"/>
                </w:rPr>
                <w:t>see Secondary activity documents for risk Civil Liability</w:t>
              </w:r>
            </w:hyperlink>
            <w:r>
              <w:rPr>
                <w:sz w:val="18"/>
                <w:szCs w:val="18"/>
                <w:lang w:val="en-US" w:eastAsia="en-US"/>
              </w:rPr>
              <w:t xml:space="preserve">, ( section </w:t>
            </w:r>
            <w:r w:rsidRPr="000B75F1">
              <w:rPr>
                <w:b/>
                <w:color w:val="0070C0"/>
                <w:sz w:val="18"/>
                <w:szCs w:val="18"/>
                <w:lang w:val="en-US" w:eastAsia="en-US"/>
              </w:rPr>
              <w:t>Step « Risk Definition »)</w:t>
            </w:r>
          </w:p>
        </w:tc>
        <w:tc>
          <w:tcPr>
            <w:tcW w:w="443"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142DF2" w:rsidRPr="00BB00ED" w:rsidRDefault="00142DF2" w:rsidP="00142DF2">
            <w:pPr>
              <w:rPr>
                <w:sz w:val="18"/>
                <w:szCs w:val="18"/>
              </w:rPr>
            </w:pPr>
          </w:p>
        </w:tc>
        <w:tc>
          <w:tcPr>
            <w:tcW w:w="647"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142DF2" w:rsidRPr="00BB00ED" w:rsidRDefault="00142DF2" w:rsidP="00142DF2">
            <w:pPr>
              <w:widowControl w:val="0"/>
              <w:autoSpaceDE w:val="0"/>
              <w:autoSpaceDN w:val="0"/>
              <w:adjustRightInd w:val="0"/>
              <w:spacing w:line="240" w:lineRule="auto"/>
              <w:rPr>
                <w:sz w:val="18"/>
                <w:szCs w:val="18"/>
              </w:rPr>
            </w:pPr>
          </w:p>
        </w:tc>
      </w:tr>
      <w:tr w:rsidR="00A35292"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A35292" w:rsidRDefault="00A35292" w:rsidP="00A35292">
            <w:pPr>
              <w:widowControl w:val="0"/>
              <w:autoSpaceDE w:val="0"/>
              <w:autoSpaceDN w:val="0"/>
              <w:adjustRightInd w:val="0"/>
              <w:spacing w:before="166" w:line="240" w:lineRule="auto"/>
              <w:ind w:left="810" w:firstLine="14"/>
              <w:rPr>
                <w:sz w:val="18"/>
                <w:szCs w:val="18"/>
              </w:rPr>
            </w:pPr>
            <w:r>
              <w:rPr>
                <w:sz w:val="18"/>
                <w:szCs w:val="18"/>
              </w:rPr>
              <w:t>/Moped</w:t>
            </w:r>
          </w:p>
        </w:tc>
        <w:tc>
          <w:tcPr>
            <w:tcW w:w="1941"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A35292" w:rsidRPr="003E2027" w:rsidRDefault="00A35292" w:rsidP="00A35292">
            <w:pPr>
              <w:pStyle w:val="Body"/>
              <w:tabs>
                <w:tab w:val="clear" w:pos="780"/>
                <w:tab w:val="decimal" w:pos="0"/>
              </w:tabs>
              <w:rPr>
                <w:rFonts w:cs="Arial"/>
                <w:color w:val="auto"/>
                <w:sz w:val="18"/>
                <w:szCs w:val="18"/>
                <w:lang w:val="en-US"/>
              </w:rPr>
            </w:pPr>
            <w:r>
              <w:rPr>
                <w:rFonts w:cs="Arial"/>
              </w:rPr>
              <w:t xml:space="preserve">Insured Risk </w:t>
            </w:r>
            <w:r w:rsidRPr="00EB5DD8">
              <w:rPr>
                <w:rFonts w:cs="Arial"/>
              </w:rPr>
              <w:t>Cyclomoteur</w:t>
            </w:r>
          </w:p>
        </w:tc>
        <w:tc>
          <w:tcPr>
            <w:tcW w:w="443"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A35292" w:rsidRPr="003E2027" w:rsidRDefault="00A35292" w:rsidP="00A35292">
            <w:pPr>
              <w:rPr>
                <w:sz w:val="18"/>
                <w:szCs w:val="18"/>
              </w:rPr>
            </w:pPr>
            <w:r w:rsidRPr="00BB00ED">
              <w:rPr>
                <w:sz w:val="18"/>
                <w:szCs w:val="18"/>
              </w:rPr>
              <w:t>Yes</w:t>
            </w:r>
          </w:p>
        </w:tc>
        <w:tc>
          <w:tcPr>
            <w:tcW w:w="647"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A35292" w:rsidRPr="003E2027" w:rsidRDefault="00A35292" w:rsidP="00A35292">
            <w:pPr>
              <w:widowControl w:val="0"/>
              <w:autoSpaceDE w:val="0"/>
              <w:autoSpaceDN w:val="0"/>
              <w:adjustRightInd w:val="0"/>
              <w:spacing w:line="240" w:lineRule="auto"/>
              <w:rPr>
                <w:sz w:val="18"/>
                <w:szCs w:val="18"/>
              </w:rPr>
            </w:pPr>
            <w:r>
              <w:rPr>
                <w:sz w:val="18"/>
                <w:szCs w:val="18"/>
              </w:rPr>
              <w:t>Moped</w:t>
            </w:r>
          </w:p>
        </w:tc>
      </w:tr>
      <w:tr w:rsidR="00A35292"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A35292" w:rsidRDefault="00A35292" w:rsidP="00A35292">
            <w:pPr>
              <w:widowControl w:val="0"/>
              <w:autoSpaceDE w:val="0"/>
              <w:autoSpaceDN w:val="0"/>
              <w:adjustRightInd w:val="0"/>
              <w:spacing w:before="166" w:line="240" w:lineRule="auto"/>
              <w:ind w:left="1057" w:firstLine="14"/>
              <w:rPr>
                <w:sz w:val="18"/>
                <w:szCs w:val="18"/>
              </w:rPr>
            </w:pPr>
            <w:r>
              <w:rPr>
                <w:sz w:val="18"/>
                <w:szCs w:val="18"/>
              </w:rPr>
              <w:t>…….</w:t>
            </w:r>
          </w:p>
        </w:tc>
        <w:tc>
          <w:tcPr>
            <w:tcW w:w="1941"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A35292" w:rsidRPr="003E2027" w:rsidRDefault="00A35292" w:rsidP="009611D3">
            <w:pPr>
              <w:pStyle w:val="Body"/>
              <w:rPr>
                <w:rFonts w:cs="Arial"/>
                <w:color w:val="auto"/>
                <w:sz w:val="18"/>
                <w:szCs w:val="18"/>
                <w:lang w:val="en-US"/>
              </w:rPr>
            </w:pPr>
            <w:r w:rsidRPr="008A08A9">
              <w:rPr>
                <w:rFonts w:cs="Arial"/>
                <w:color w:val="auto"/>
                <w:sz w:val="18"/>
                <w:szCs w:val="18"/>
                <w:lang w:val="en-US"/>
              </w:rPr>
              <w:t>For details</w:t>
            </w:r>
            <w:r w:rsidR="009611D3">
              <w:rPr>
                <w:rFonts w:cs="Arial"/>
                <w:color w:val="auto"/>
                <w:sz w:val="18"/>
                <w:szCs w:val="18"/>
                <w:lang w:val="en-US"/>
              </w:rPr>
              <w:t xml:space="preserve"> </w:t>
            </w:r>
            <w:hyperlink w:anchor="Moped" w:history="1">
              <w:r w:rsidR="009611D3" w:rsidRPr="009611D3">
                <w:rPr>
                  <w:rStyle w:val="Hyperlink"/>
                  <w:rFonts w:cs="Arial"/>
                  <w:sz w:val="18"/>
                  <w:szCs w:val="18"/>
                  <w:lang w:val="en-US"/>
                </w:rPr>
                <w:t>see Secondary activity documents for risk</w:t>
              </w:r>
              <w:r w:rsidR="009611D3" w:rsidRPr="009611D3">
                <w:rPr>
                  <w:rStyle w:val="Hyperlink"/>
                </w:rPr>
                <w:t xml:space="preserve"> </w:t>
              </w:r>
              <w:r w:rsidR="009611D3" w:rsidRPr="009611D3">
                <w:rPr>
                  <w:rStyle w:val="Hyperlink"/>
                  <w:sz w:val="18"/>
                </w:rPr>
                <w:t>Cyclomoteur</w:t>
              </w:r>
            </w:hyperlink>
            <w:r>
              <w:rPr>
                <w:sz w:val="18"/>
                <w:szCs w:val="18"/>
                <w:lang w:val="en-US" w:eastAsia="en-US"/>
              </w:rPr>
              <w:t xml:space="preserve">, ( section </w:t>
            </w:r>
            <w:r w:rsidRPr="000B75F1">
              <w:rPr>
                <w:b/>
                <w:color w:val="0070C0"/>
                <w:sz w:val="18"/>
                <w:szCs w:val="18"/>
                <w:lang w:val="en-US" w:eastAsia="en-US"/>
              </w:rPr>
              <w:t>Step « Risk Definition »)</w:t>
            </w:r>
          </w:p>
        </w:tc>
        <w:tc>
          <w:tcPr>
            <w:tcW w:w="443"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A35292" w:rsidRPr="003E2027" w:rsidRDefault="00A35292" w:rsidP="00A35292">
            <w:pPr>
              <w:rPr>
                <w:sz w:val="18"/>
                <w:szCs w:val="18"/>
              </w:rPr>
            </w:pPr>
          </w:p>
        </w:tc>
        <w:tc>
          <w:tcPr>
            <w:tcW w:w="647"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A35292" w:rsidRPr="003E2027" w:rsidRDefault="00A35292" w:rsidP="00A35292">
            <w:pPr>
              <w:widowControl w:val="0"/>
              <w:autoSpaceDE w:val="0"/>
              <w:autoSpaceDN w:val="0"/>
              <w:adjustRightInd w:val="0"/>
              <w:spacing w:line="240" w:lineRule="auto"/>
              <w:rPr>
                <w:sz w:val="18"/>
                <w:szCs w:val="18"/>
              </w:rPr>
            </w:pPr>
          </w:p>
        </w:tc>
      </w:tr>
      <w:tr w:rsidR="008B3A4B"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8B3A4B" w:rsidRDefault="008B3A4B" w:rsidP="008B3A4B">
            <w:pPr>
              <w:widowControl w:val="0"/>
              <w:autoSpaceDE w:val="0"/>
              <w:autoSpaceDN w:val="0"/>
              <w:adjustRightInd w:val="0"/>
              <w:spacing w:before="166" w:line="240" w:lineRule="auto"/>
              <w:ind w:left="810" w:firstLine="14"/>
              <w:rPr>
                <w:sz w:val="18"/>
                <w:szCs w:val="18"/>
              </w:rPr>
            </w:pPr>
            <w:r>
              <w:rPr>
                <w:sz w:val="18"/>
                <w:szCs w:val="18"/>
              </w:rPr>
              <w:t>/Motorcycle</w:t>
            </w:r>
          </w:p>
        </w:tc>
        <w:tc>
          <w:tcPr>
            <w:tcW w:w="1941"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8B3A4B" w:rsidRPr="003E2027" w:rsidRDefault="008B3A4B" w:rsidP="008B3A4B">
            <w:pPr>
              <w:pStyle w:val="Body"/>
              <w:tabs>
                <w:tab w:val="clear" w:pos="780"/>
                <w:tab w:val="decimal" w:pos="0"/>
              </w:tabs>
              <w:rPr>
                <w:rFonts w:cs="Arial"/>
                <w:color w:val="auto"/>
                <w:sz w:val="18"/>
                <w:szCs w:val="18"/>
                <w:lang w:val="en-US"/>
              </w:rPr>
            </w:pPr>
            <w:r>
              <w:rPr>
                <w:rFonts w:cs="Arial"/>
                <w:color w:val="auto"/>
                <w:sz w:val="18"/>
                <w:szCs w:val="18"/>
                <w:lang w:val="en-US"/>
              </w:rPr>
              <w:t>Insured Risk Motorcycle</w:t>
            </w:r>
          </w:p>
        </w:tc>
        <w:tc>
          <w:tcPr>
            <w:tcW w:w="443"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8B3A4B" w:rsidRPr="003E2027" w:rsidRDefault="008B3A4B" w:rsidP="008B3A4B">
            <w:pPr>
              <w:rPr>
                <w:sz w:val="18"/>
                <w:szCs w:val="18"/>
              </w:rPr>
            </w:pPr>
            <w:r w:rsidRPr="00BB00ED">
              <w:rPr>
                <w:sz w:val="18"/>
                <w:szCs w:val="18"/>
              </w:rPr>
              <w:t>Yes</w:t>
            </w:r>
          </w:p>
        </w:tc>
        <w:tc>
          <w:tcPr>
            <w:tcW w:w="647"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8B3A4B" w:rsidRPr="003E2027" w:rsidRDefault="008B3A4B" w:rsidP="008B3A4B">
            <w:pPr>
              <w:widowControl w:val="0"/>
              <w:autoSpaceDE w:val="0"/>
              <w:autoSpaceDN w:val="0"/>
              <w:adjustRightInd w:val="0"/>
              <w:spacing w:line="240" w:lineRule="auto"/>
              <w:rPr>
                <w:sz w:val="18"/>
                <w:szCs w:val="18"/>
              </w:rPr>
            </w:pPr>
            <w:r>
              <w:rPr>
                <w:sz w:val="18"/>
                <w:szCs w:val="18"/>
              </w:rPr>
              <w:t>Motorcycle</w:t>
            </w:r>
          </w:p>
        </w:tc>
      </w:tr>
      <w:tr w:rsidR="008B3A4B"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8B3A4B" w:rsidRDefault="008B3A4B" w:rsidP="008B3A4B">
            <w:pPr>
              <w:widowControl w:val="0"/>
              <w:autoSpaceDE w:val="0"/>
              <w:autoSpaceDN w:val="0"/>
              <w:adjustRightInd w:val="0"/>
              <w:spacing w:before="166" w:line="240" w:lineRule="auto"/>
              <w:ind w:left="1057" w:firstLine="14"/>
              <w:rPr>
                <w:sz w:val="18"/>
                <w:szCs w:val="18"/>
              </w:rPr>
            </w:pPr>
            <w:r>
              <w:rPr>
                <w:sz w:val="18"/>
                <w:szCs w:val="18"/>
              </w:rPr>
              <w:t>…….</w:t>
            </w:r>
          </w:p>
        </w:tc>
        <w:tc>
          <w:tcPr>
            <w:tcW w:w="1941"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8B3A4B" w:rsidRPr="00071E22" w:rsidRDefault="008B3A4B" w:rsidP="008B3A4B">
            <w:pPr>
              <w:pStyle w:val="Body"/>
              <w:rPr>
                <w:rFonts w:cs="Arial"/>
                <w:color w:val="auto"/>
                <w:sz w:val="18"/>
                <w:szCs w:val="18"/>
                <w:lang w:val="en-US"/>
              </w:rPr>
            </w:pPr>
            <w:r w:rsidRPr="008A08A9">
              <w:rPr>
                <w:rFonts w:cs="Arial"/>
                <w:color w:val="auto"/>
                <w:sz w:val="18"/>
                <w:szCs w:val="18"/>
                <w:lang w:val="en-US"/>
              </w:rPr>
              <w:t xml:space="preserve">For details </w:t>
            </w:r>
            <w:hyperlink w:anchor="Motorcycle" w:history="1">
              <w:r w:rsidRPr="008B3A4B">
                <w:rPr>
                  <w:rStyle w:val="Hyperlink"/>
                  <w:rFonts w:cs="Arial"/>
                  <w:sz w:val="18"/>
                  <w:szCs w:val="18"/>
                  <w:lang w:val="en-US"/>
                </w:rPr>
                <w:t>see Secondary activity documents for risk Motorcycle</w:t>
              </w:r>
              <w:r w:rsidRPr="008B3A4B">
                <w:rPr>
                  <w:rStyle w:val="Hyperlink"/>
                  <w:sz w:val="18"/>
                  <w:szCs w:val="18"/>
                  <w:lang w:val="en-US" w:eastAsia="en-US"/>
                </w:rPr>
                <w:t>,</w:t>
              </w:r>
            </w:hyperlink>
            <w:r>
              <w:rPr>
                <w:sz w:val="18"/>
                <w:szCs w:val="18"/>
                <w:lang w:val="en-US" w:eastAsia="en-US"/>
              </w:rPr>
              <w:t xml:space="preserve"> ( section </w:t>
            </w:r>
            <w:r w:rsidRPr="000B75F1">
              <w:rPr>
                <w:b/>
                <w:color w:val="0070C0"/>
                <w:sz w:val="18"/>
                <w:szCs w:val="18"/>
                <w:lang w:val="en-US" w:eastAsia="en-US"/>
              </w:rPr>
              <w:t>Step « Risk Definition »)</w:t>
            </w:r>
          </w:p>
        </w:tc>
        <w:tc>
          <w:tcPr>
            <w:tcW w:w="443"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8B3A4B" w:rsidRPr="003E2027" w:rsidRDefault="008B3A4B" w:rsidP="008B3A4B">
            <w:pPr>
              <w:rPr>
                <w:sz w:val="18"/>
                <w:szCs w:val="18"/>
              </w:rPr>
            </w:pPr>
          </w:p>
        </w:tc>
        <w:tc>
          <w:tcPr>
            <w:tcW w:w="647"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8B3A4B" w:rsidRPr="003E2027" w:rsidRDefault="008B3A4B" w:rsidP="008B3A4B">
            <w:pPr>
              <w:widowControl w:val="0"/>
              <w:autoSpaceDE w:val="0"/>
              <w:autoSpaceDN w:val="0"/>
              <w:adjustRightInd w:val="0"/>
              <w:spacing w:line="240" w:lineRule="auto"/>
              <w:rPr>
                <w:sz w:val="18"/>
                <w:szCs w:val="18"/>
              </w:rPr>
            </w:pPr>
          </w:p>
        </w:tc>
      </w:tr>
      <w:tr w:rsidR="008A789C"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8A789C" w:rsidRDefault="008A789C" w:rsidP="008A789C">
            <w:pPr>
              <w:widowControl w:val="0"/>
              <w:autoSpaceDE w:val="0"/>
              <w:autoSpaceDN w:val="0"/>
              <w:adjustRightInd w:val="0"/>
              <w:spacing w:before="166" w:line="240" w:lineRule="auto"/>
              <w:ind w:left="810" w:firstLine="14"/>
              <w:rPr>
                <w:sz w:val="18"/>
                <w:szCs w:val="18"/>
              </w:rPr>
            </w:pPr>
            <w:r>
              <w:rPr>
                <w:sz w:val="18"/>
                <w:szCs w:val="18"/>
              </w:rPr>
              <w:t>/MotorisedVehicle</w:t>
            </w:r>
          </w:p>
        </w:tc>
        <w:tc>
          <w:tcPr>
            <w:tcW w:w="1941"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8A789C" w:rsidRPr="008A08A9" w:rsidRDefault="008A789C" w:rsidP="008A789C">
            <w:pPr>
              <w:pStyle w:val="Body"/>
              <w:tabs>
                <w:tab w:val="clear" w:pos="780"/>
                <w:tab w:val="decimal" w:pos="0"/>
              </w:tabs>
              <w:rPr>
                <w:rFonts w:cs="Arial"/>
                <w:color w:val="auto"/>
                <w:sz w:val="18"/>
                <w:szCs w:val="18"/>
                <w:lang w:val="en-US"/>
              </w:rPr>
            </w:pPr>
            <w:r>
              <w:rPr>
                <w:rFonts w:cs="Arial"/>
                <w:color w:val="auto"/>
                <w:sz w:val="18"/>
                <w:szCs w:val="18"/>
                <w:lang w:val="en-US"/>
              </w:rPr>
              <w:t>Insured Risk Machine</w:t>
            </w:r>
          </w:p>
        </w:tc>
        <w:tc>
          <w:tcPr>
            <w:tcW w:w="443"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8A789C" w:rsidRPr="003E2027" w:rsidRDefault="008A789C" w:rsidP="008A789C">
            <w:pPr>
              <w:rPr>
                <w:sz w:val="18"/>
                <w:szCs w:val="18"/>
              </w:rPr>
            </w:pPr>
            <w:r>
              <w:rPr>
                <w:sz w:val="18"/>
                <w:szCs w:val="18"/>
              </w:rPr>
              <w:t>Yes</w:t>
            </w:r>
          </w:p>
        </w:tc>
        <w:tc>
          <w:tcPr>
            <w:tcW w:w="647"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8A789C" w:rsidRPr="003E2027" w:rsidRDefault="008A789C" w:rsidP="008A789C">
            <w:pPr>
              <w:widowControl w:val="0"/>
              <w:autoSpaceDE w:val="0"/>
              <w:autoSpaceDN w:val="0"/>
              <w:adjustRightInd w:val="0"/>
              <w:spacing w:line="240" w:lineRule="auto"/>
              <w:rPr>
                <w:sz w:val="18"/>
                <w:szCs w:val="18"/>
              </w:rPr>
            </w:pPr>
            <w:r>
              <w:rPr>
                <w:sz w:val="18"/>
                <w:szCs w:val="18"/>
              </w:rPr>
              <w:t>MotorisedVehicle</w:t>
            </w:r>
          </w:p>
        </w:tc>
      </w:tr>
      <w:tr w:rsidR="008A789C"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8A789C" w:rsidRDefault="008A789C" w:rsidP="008A789C">
            <w:pPr>
              <w:widowControl w:val="0"/>
              <w:autoSpaceDE w:val="0"/>
              <w:autoSpaceDN w:val="0"/>
              <w:adjustRightInd w:val="0"/>
              <w:spacing w:before="166" w:line="240" w:lineRule="auto"/>
              <w:ind w:left="1057" w:firstLine="14"/>
              <w:rPr>
                <w:sz w:val="18"/>
                <w:szCs w:val="18"/>
              </w:rPr>
            </w:pPr>
            <w:r>
              <w:rPr>
                <w:sz w:val="18"/>
                <w:szCs w:val="18"/>
              </w:rPr>
              <w:t>…….</w:t>
            </w:r>
          </w:p>
        </w:tc>
        <w:tc>
          <w:tcPr>
            <w:tcW w:w="1941"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8A789C" w:rsidRPr="008A08A9" w:rsidRDefault="008A789C" w:rsidP="008A789C">
            <w:pPr>
              <w:pStyle w:val="Body"/>
              <w:tabs>
                <w:tab w:val="clear" w:pos="780"/>
                <w:tab w:val="decimal" w:pos="0"/>
              </w:tabs>
              <w:rPr>
                <w:rFonts w:cs="Arial"/>
                <w:color w:val="auto"/>
                <w:sz w:val="18"/>
                <w:szCs w:val="18"/>
                <w:lang w:val="en-US"/>
              </w:rPr>
            </w:pPr>
            <w:r w:rsidRPr="008A08A9">
              <w:rPr>
                <w:rFonts w:cs="Arial"/>
                <w:color w:val="auto"/>
                <w:sz w:val="18"/>
                <w:szCs w:val="18"/>
                <w:lang w:val="en-US"/>
              </w:rPr>
              <w:t xml:space="preserve">For details </w:t>
            </w:r>
            <w:hyperlink w:anchor="Machine" w:history="1">
              <w:r w:rsidRPr="00523239">
                <w:rPr>
                  <w:rStyle w:val="Hyperlink"/>
                  <w:rFonts w:cs="Arial"/>
                  <w:sz w:val="18"/>
                  <w:szCs w:val="18"/>
                  <w:lang w:val="en-US"/>
                </w:rPr>
                <w:t xml:space="preserve">see Secondary activity documents for risk </w:t>
              </w:r>
              <w:r>
                <w:rPr>
                  <w:rStyle w:val="Hyperlink"/>
                  <w:rFonts w:cs="Arial"/>
                  <w:sz w:val="18"/>
                  <w:szCs w:val="18"/>
                  <w:lang w:val="en-US"/>
                </w:rPr>
                <w:t>Machine</w:t>
              </w:r>
            </w:hyperlink>
            <w:r>
              <w:rPr>
                <w:sz w:val="18"/>
                <w:szCs w:val="18"/>
                <w:lang w:val="en-US" w:eastAsia="en-US"/>
              </w:rPr>
              <w:t xml:space="preserve">, ( section </w:t>
            </w:r>
            <w:r w:rsidRPr="000B75F1">
              <w:rPr>
                <w:b/>
                <w:color w:val="0070C0"/>
                <w:sz w:val="18"/>
                <w:szCs w:val="18"/>
                <w:lang w:val="en-US" w:eastAsia="en-US"/>
              </w:rPr>
              <w:t>Step « Risk Definition »)</w:t>
            </w:r>
          </w:p>
        </w:tc>
        <w:tc>
          <w:tcPr>
            <w:tcW w:w="443"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8A789C" w:rsidRPr="003E2027" w:rsidRDefault="008A789C" w:rsidP="008A789C">
            <w:pPr>
              <w:rPr>
                <w:sz w:val="18"/>
                <w:szCs w:val="18"/>
              </w:rPr>
            </w:pPr>
          </w:p>
        </w:tc>
        <w:tc>
          <w:tcPr>
            <w:tcW w:w="647"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8A789C" w:rsidRPr="003E2027" w:rsidRDefault="008A789C" w:rsidP="008A789C">
            <w:pPr>
              <w:widowControl w:val="0"/>
              <w:autoSpaceDE w:val="0"/>
              <w:autoSpaceDN w:val="0"/>
              <w:adjustRightInd w:val="0"/>
              <w:spacing w:line="240" w:lineRule="auto"/>
              <w:rPr>
                <w:sz w:val="18"/>
                <w:szCs w:val="18"/>
              </w:rPr>
            </w:pPr>
          </w:p>
        </w:tc>
      </w:tr>
      <w:tr w:rsidR="00C22E57"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C22E57" w:rsidRDefault="00C22E57" w:rsidP="00C22E57">
            <w:pPr>
              <w:widowControl w:val="0"/>
              <w:autoSpaceDE w:val="0"/>
              <w:autoSpaceDN w:val="0"/>
              <w:adjustRightInd w:val="0"/>
              <w:spacing w:before="166" w:line="240" w:lineRule="auto"/>
              <w:ind w:left="810" w:firstLine="14"/>
              <w:rPr>
                <w:sz w:val="18"/>
                <w:szCs w:val="18"/>
              </w:rPr>
            </w:pPr>
            <w:r>
              <w:rPr>
                <w:sz w:val="18"/>
                <w:szCs w:val="18"/>
              </w:rPr>
              <w:t>/Trailer</w:t>
            </w:r>
          </w:p>
        </w:tc>
        <w:tc>
          <w:tcPr>
            <w:tcW w:w="1941"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C22E57" w:rsidRPr="003E2027" w:rsidRDefault="00C22E57" w:rsidP="00C22E57">
            <w:pPr>
              <w:pStyle w:val="Body"/>
              <w:tabs>
                <w:tab w:val="clear" w:pos="780"/>
                <w:tab w:val="decimal" w:pos="0"/>
              </w:tabs>
              <w:rPr>
                <w:rFonts w:cs="Arial"/>
                <w:color w:val="auto"/>
                <w:sz w:val="18"/>
                <w:szCs w:val="18"/>
                <w:lang w:val="en-US"/>
              </w:rPr>
            </w:pPr>
            <w:r>
              <w:rPr>
                <w:rFonts w:cs="Arial"/>
                <w:color w:val="auto"/>
                <w:sz w:val="18"/>
                <w:szCs w:val="18"/>
                <w:lang w:val="en-US"/>
              </w:rPr>
              <w:t>Insured Risk Remorque</w:t>
            </w:r>
          </w:p>
        </w:tc>
        <w:tc>
          <w:tcPr>
            <w:tcW w:w="443"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C22E57" w:rsidRPr="003E2027" w:rsidRDefault="00C22E57" w:rsidP="00C22E57">
            <w:pPr>
              <w:rPr>
                <w:sz w:val="18"/>
                <w:szCs w:val="18"/>
              </w:rPr>
            </w:pPr>
            <w:r w:rsidRPr="00BB00ED">
              <w:rPr>
                <w:sz w:val="18"/>
                <w:szCs w:val="18"/>
              </w:rPr>
              <w:t>Yes</w:t>
            </w:r>
          </w:p>
        </w:tc>
        <w:tc>
          <w:tcPr>
            <w:tcW w:w="647"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C22E57" w:rsidRPr="003E2027" w:rsidRDefault="00C22E57" w:rsidP="00C22E57">
            <w:pPr>
              <w:widowControl w:val="0"/>
              <w:autoSpaceDE w:val="0"/>
              <w:autoSpaceDN w:val="0"/>
              <w:adjustRightInd w:val="0"/>
              <w:spacing w:line="240" w:lineRule="auto"/>
              <w:rPr>
                <w:sz w:val="18"/>
                <w:szCs w:val="18"/>
              </w:rPr>
            </w:pPr>
            <w:r>
              <w:rPr>
                <w:sz w:val="18"/>
                <w:szCs w:val="18"/>
              </w:rPr>
              <w:t>Trailer</w:t>
            </w:r>
          </w:p>
        </w:tc>
      </w:tr>
      <w:tr w:rsidR="00C22E57"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C22E57" w:rsidRDefault="00C22E57" w:rsidP="00C22E57">
            <w:pPr>
              <w:widowControl w:val="0"/>
              <w:autoSpaceDE w:val="0"/>
              <w:autoSpaceDN w:val="0"/>
              <w:adjustRightInd w:val="0"/>
              <w:spacing w:before="166" w:line="240" w:lineRule="auto"/>
              <w:ind w:left="1057" w:firstLine="14"/>
              <w:rPr>
                <w:sz w:val="18"/>
                <w:szCs w:val="18"/>
              </w:rPr>
            </w:pPr>
            <w:r>
              <w:rPr>
                <w:sz w:val="18"/>
                <w:szCs w:val="18"/>
              </w:rPr>
              <w:lastRenderedPageBreak/>
              <w:t>…….</w:t>
            </w:r>
          </w:p>
        </w:tc>
        <w:tc>
          <w:tcPr>
            <w:tcW w:w="1941"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C22E57" w:rsidRPr="003E2027" w:rsidRDefault="00C22E57" w:rsidP="00C22E57">
            <w:pPr>
              <w:pStyle w:val="Body"/>
              <w:rPr>
                <w:rFonts w:cs="Arial"/>
                <w:color w:val="auto"/>
                <w:sz w:val="18"/>
                <w:szCs w:val="18"/>
                <w:lang w:val="en-US"/>
              </w:rPr>
            </w:pPr>
            <w:r w:rsidRPr="008A08A9">
              <w:rPr>
                <w:rFonts w:cs="Arial"/>
                <w:color w:val="auto"/>
                <w:sz w:val="18"/>
                <w:szCs w:val="18"/>
                <w:lang w:val="en-US"/>
              </w:rPr>
              <w:t xml:space="preserve">For details </w:t>
            </w:r>
            <w:hyperlink w:anchor="Trailer" w:history="1">
              <w:r w:rsidRPr="00C22E57">
                <w:rPr>
                  <w:rStyle w:val="Hyperlink"/>
                  <w:rFonts w:cs="Arial"/>
                  <w:sz w:val="18"/>
                  <w:szCs w:val="18"/>
                  <w:lang w:val="en-US"/>
                </w:rPr>
                <w:t>see Secondary activity documents for risk Remorque</w:t>
              </w:r>
              <w:r w:rsidRPr="00C22E57">
                <w:rPr>
                  <w:rStyle w:val="Hyperlink"/>
                  <w:sz w:val="18"/>
                  <w:szCs w:val="18"/>
                  <w:lang w:val="en-US" w:eastAsia="en-US"/>
                </w:rPr>
                <w:t>,</w:t>
              </w:r>
            </w:hyperlink>
            <w:r>
              <w:rPr>
                <w:sz w:val="18"/>
                <w:szCs w:val="18"/>
                <w:lang w:val="en-US" w:eastAsia="en-US"/>
              </w:rPr>
              <w:t xml:space="preserve"> ( section </w:t>
            </w:r>
            <w:r w:rsidRPr="000B75F1">
              <w:rPr>
                <w:b/>
                <w:color w:val="0070C0"/>
                <w:sz w:val="18"/>
                <w:szCs w:val="18"/>
                <w:lang w:val="en-US" w:eastAsia="en-US"/>
              </w:rPr>
              <w:t>Step « Risk Definition »)</w:t>
            </w:r>
          </w:p>
        </w:tc>
        <w:tc>
          <w:tcPr>
            <w:tcW w:w="443"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C22E57" w:rsidRPr="003E2027" w:rsidRDefault="00C22E57" w:rsidP="00C22E57">
            <w:pPr>
              <w:rPr>
                <w:sz w:val="18"/>
                <w:szCs w:val="18"/>
              </w:rPr>
            </w:pPr>
          </w:p>
        </w:tc>
        <w:tc>
          <w:tcPr>
            <w:tcW w:w="647"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C22E57" w:rsidRPr="003E2027" w:rsidRDefault="00C22E57" w:rsidP="00C22E57">
            <w:pPr>
              <w:widowControl w:val="0"/>
              <w:autoSpaceDE w:val="0"/>
              <w:autoSpaceDN w:val="0"/>
              <w:adjustRightInd w:val="0"/>
              <w:spacing w:line="240" w:lineRule="auto"/>
              <w:rPr>
                <w:sz w:val="18"/>
                <w:szCs w:val="18"/>
              </w:rPr>
            </w:pPr>
          </w:p>
        </w:tc>
      </w:tr>
      <w:tr w:rsidR="00905306"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905306" w:rsidRPr="008253B5" w:rsidRDefault="00905306" w:rsidP="00905306">
            <w:pPr>
              <w:widowControl w:val="0"/>
              <w:autoSpaceDE w:val="0"/>
              <w:autoSpaceDN w:val="0"/>
              <w:adjustRightInd w:val="0"/>
              <w:spacing w:before="166" w:line="240" w:lineRule="auto"/>
              <w:ind w:left="810" w:firstLine="14"/>
              <w:rPr>
                <w:sz w:val="18"/>
                <w:szCs w:val="18"/>
              </w:rPr>
            </w:pPr>
            <w:r w:rsidRPr="008253B5">
              <w:rPr>
                <w:sz w:val="18"/>
                <w:szCs w:val="18"/>
                <w:lang w:val="bg-BG" w:eastAsia="en-US"/>
              </w:rPr>
              <w:t>/</w:t>
            </w:r>
            <w:r w:rsidRPr="009E56EF">
              <w:rPr>
                <w:sz w:val="18"/>
                <w:szCs w:val="18"/>
              </w:rPr>
              <w:t>TruckCamper</w:t>
            </w:r>
          </w:p>
        </w:tc>
        <w:tc>
          <w:tcPr>
            <w:tcW w:w="1941"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905306" w:rsidRPr="00BB00ED" w:rsidRDefault="00905306" w:rsidP="00905306">
            <w:pPr>
              <w:pStyle w:val="Body"/>
              <w:tabs>
                <w:tab w:val="clear" w:pos="780"/>
                <w:tab w:val="decimal" w:pos="0"/>
              </w:tabs>
              <w:rPr>
                <w:rFonts w:cs="Arial"/>
                <w:color w:val="auto"/>
                <w:sz w:val="18"/>
                <w:szCs w:val="18"/>
              </w:rPr>
            </w:pPr>
            <w:r w:rsidRPr="00BB00ED">
              <w:rPr>
                <w:rFonts w:cs="Arial"/>
                <w:color w:val="auto"/>
                <w:sz w:val="18"/>
                <w:szCs w:val="18"/>
                <w:lang w:val="en-US" w:eastAsia="en-US"/>
              </w:rPr>
              <w:t xml:space="preserve">An insured </w:t>
            </w:r>
            <w:r>
              <w:rPr>
                <w:rFonts w:cs="Arial"/>
                <w:color w:val="auto"/>
                <w:sz w:val="18"/>
                <w:szCs w:val="18"/>
                <w:lang w:val="en-US" w:eastAsia="en-US"/>
              </w:rPr>
              <w:t>Camping car</w:t>
            </w:r>
          </w:p>
        </w:tc>
        <w:tc>
          <w:tcPr>
            <w:tcW w:w="443"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905306" w:rsidRPr="00BB00ED" w:rsidRDefault="00905306" w:rsidP="00905306">
            <w:pPr>
              <w:rPr>
                <w:sz w:val="18"/>
                <w:szCs w:val="18"/>
              </w:rPr>
            </w:pPr>
            <w:r w:rsidRPr="00BB00ED">
              <w:rPr>
                <w:sz w:val="18"/>
                <w:szCs w:val="18"/>
              </w:rPr>
              <w:t>Yes</w:t>
            </w:r>
          </w:p>
        </w:tc>
        <w:tc>
          <w:tcPr>
            <w:tcW w:w="647"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905306" w:rsidRPr="00BB00ED" w:rsidRDefault="00905306" w:rsidP="00905306">
            <w:pPr>
              <w:widowControl w:val="0"/>
              <w:autoSpaceDE w:val="0"/>
              <w:autoSpaceDN w:val="0"/>
              <w:adjustRightInd w:val="0"/>
              <w:spacing w:line="240" w:lineRule="auto"/>
              <w:rPr>
                <w:sz w:val="18"/>
                <w:szCs w:val="18"/>
              </w:rPr>
            </w:pPr>
            <w:r>
              <w:rPr>
                <w:sz w:val="18"/>
                <w:szCs w:val="18"/>
                <w:lang w:val="en-US" w:eastAsia="en-US"/>
              </w:rPr>
              <w:t>TruckCamper</w:t>
            </w:r>
          </w:p>
        </w:tc>
      </w:tr>
      <w:tr w:rsidR="00905306"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905306" w:rsidRPr="008253B5" w:rsidRDefault="00905306" w:rsidP="00905306">
            <w:pPr>
              <w:widowControl w:val="0"/>
              <w:autoSpaceDE w:val="0"/>
              <w:autoSpaceDN w:val="0"/>
              <w:adjustRightInd w:val="0"/>
              <w:spacing w:before="166" w:line="240" w:lineRule="auto"/>
              <w:ind w:left="1057" w:firstLine="14"/>
              <w:rPr>
                <w:sz w:val="18"/>
                <w:szCs w:val="18"/>
                <w:lang w:val="bg-BG" w:eastAsia="en-US"/>
              </w:rPr>
            </w:pPr>
            <w:r>
              <w:rPr>
                <w:sz w:val="18"/>
                <w:szCs w:val="18"/>
              </w:rPr>
              <w:t>…….</w:t>
            </w:r>
          </w:p>
        </w:tc>
        <w:tc>
          <w:tcPr>
            <w:tcW w:w="1941"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905306" w:rsidRPr="00BB00ED" w:rsidRDefault="00905306" w:rsidP="00905306">
            <w:pPr>
              <w:pStyle w:val="Body"/>
              <w:rPr>
                <w:rFonts w:cs="Arial"/>
                <w:color w:val="auto"/>
                <w:sz w:val="18"/>
                <w:szCs w:val="18"/>
                <w:lang w:val="en-US"/>
              </w:rPr>
            </w:pPr>
            <w:r w:rsidRPr="008A08A9">
              <w:rPr>
                <w:rFonts w:cs="Arial"/>
                <w:color w:val="auto"/>
                <w:sz w:val="18"/>
                <w:szCs w:val="18"/>
                <w:lang w:val="en-US"/>
              </w:rPr>
              <w:t xml:space="preserve">For details </w:t>
            </w:r>
            <w:hyperlink w:anchor="TruckCamper" w:history="1">
              <w:r w:rsidRPr="00905306">
                <w:rPr>
                  <w:rStyle w:val="Hyperlink"/>
                  <w:rFonts w:cs="Arial"/>
                  <w:sz w:val="18"/>
                  <w:szCs w:val="18"/>
                  <w:lang w:val="en-US"/>
                </w:rPr>
                <w:t>see Secondary activity documents for risk Camper</w:t>
              </w:r>
              <w:r w:rsidRPr="00905306">
                <w:rPr>
                  <w:rStyle w:val="Hyperlink"/>
                  <w:sz w:val="18"/>
                  <w:szCs w:val="18"/>
                  <w:lang w:val="en-US" w:eastAsia="en-US"/>
                </w:rPr>
                <w:t>,</w:t>
              </w:r>
            </w:hyperlink>
            <w:r>
              <w:rPr>
                <w:sz w:val="18"/>
                <w:szCs w:val="18"/>
                <w:lang w:val="en-US" w:eastAsia="en-US"/>
              </w:rPr>
              <w:t xml:space="preserve"> ( section </w:t>
            </w:r>
            <w:r w:rsidRPr="000B75F1">
              <w:rPr>
                <w:b/>
                <w:color w:val="0070C0"/>
                <w:sz w:val="18"/>
                <w:szCs w:val="18"/>
                <w:lang w:val="en-US" w:eastAsia="en-US"/>
              </w:rPr>
              <w:t>Step « Risk Definition »)</w:t>
            </w:r>
          </w:p>
        </w:tc>
        <w:tc>
          <w:tcPr>
            <w:tcW w:w="443"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905306" w:rsidRPr="00BB00ED" w:rsidRDefault="00905306" w:rsidP="00905306">
            <w:pPr>
              <w:rPr>
                <w:sz w:val="18"/>
                <w:szCs w:val="18"/>
              </w:rPr>
            </w:pPr>
          </w:p>
        </w:tc>
        <w:tc>
          <w:tcPr>
            <w:tcW w:w="647"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905306" w:rsidRPr="00BB00ED" w:rsidRDefault="00905306" w:rsidP="00905306">
            <w:pPr>
              <w:widowControl w:val="0"/>
              <w:autoSpaceDE w:val="0"/>
              <w:autoSpaceDN w:val="0"/>
              <w:adjustRightInd w:val="0"/>
              <w:spacing w:line="240" w:lineRule="auto"/>
              <w:rPr>
                <w:sz w:val="18"/>
                <w:szCs w:val="18"/>
              </w:rPr>
            </w:pPr>
          </w:p>
        </w:tc>
      </w:tr>
      <w:tr w:rsidR="00905306"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905306" w:rsidRPr="000A03B8" w:rsidRDefault="00905306" w:rsidP="00905306">
            <w:pPr>
              <w:widowControl w:val="0"/>
              <w:autoSpaceDE w:val="0"/>
              <w:autoSpaceDN w:val="0"/>
              <w:adjustRightInd w:val="0"/>
              <w:spacing w:before="166" w:line="240" w:lineRule="auto"/>
              <w:ind w:left="810" w:firstLine="14"/>
              <w:rPr>
                <w:sz w:val="18"/>
                <w:szCs w:val="18"/>
                <w:lang w:val="en-US" w:eastAsia="en-US"/>
              </w:rPr>
            </w:pPr>
            <w:r>
              <w:rPr>
                <w:sz w:val="18"/>
                <w:szCs w:val="18"/>
                <w:lang w:val="en-US" w:eastAsia="en-US"/>
              </w:rPr>
              <w:t>/</w:t>
            </w:r>
            <w:r w:rsidRPr="002C352B">
              <w:rPr>
                <w:sz w:val="18"/>
                <w:szCs w:val="18"/>
              </w:rPr>
              <w:t>Van</w:t>
            </w:r>
          </w:p>
        </w:tc>
        <w:tc>
          <w:tcPr>
            <w:tcW w:w="1941"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905306" w:rsidRPr="00BB00ED" w:rsidRDefault="00905306" w:rsidP="00905306">
            <w:pPr>
              <w:pStyle w:val="Body"/>
              <w:tabs>
                <w:tab w:val="clear" w:pos="780"/>
                <w:tab w:val="decimal" w:pos="0"/>
              </w:tabs>
              <w:rPr>
                <w:rFonts w:cs="Arial"/>
                <w:color w:val="auto"/>
                <w:sz w:val="18"/>
                <w:szCs w:val="18"/>
                <w:lang w:val="en-US"/>
              </w:rPr>
            </w:pPr>
            <w:r>
              <w:rPr>
                <w:rFonts w:cs="Arial"/>
                <w:color w:val="auto"/>
                <w:sz w:val="18"/>
                <w:szCs w:val="18"/>
                <w:lang w:val="en-US"/>
              </w:rPr>
              <w:t>An insured Van</w:t>
            </w:r>
          </w:p>
        </w:tc>
        <w:tc>
          <w:tcPr>
            <w:tcW w:w="443"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905306" w:rsidRPr="00BB00ED" w:rsidRDefault="00905306" w:rsidP="00905306">
            <w:pPr>
              <w:rPr>
                <w:sz w:val="18"/>
                <w:szCs w:val="18"/>
              </w:rPr>
            </w:pPr>
            <w:r>
              <w:rPr>
                <w:sz w:val="18"/>
                <w:szCs w:val="18"/>
              </w:rPr>
              <w:t>Yes</w:t>
            </w:r>
          </w:p>
        </w:tc>
        <w:tc>
          <w:tcPr>
            <w:tcW w:w="647"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905306" w:rsidRPr="00BB00ED" w:rsidRDefault="00905306" w:rsidP="00905306">
            <w:pPr>
              <w:widowControl w:val="0"/>
              <w:autoSpaceDE w:val="0"/>
              <w:autoSpaceDN w:val="0"/>
              <w:adjustRightInd w:val="0"/>
              <w:spacing w:line="240" w:lineRule="auto"/>
              <w:rPr>
                <w:sz w:val="18"/>
                <w:szCs w:val="18"/>
              </w:rPr>
            </w:pPr>
            <w:r>
              <w:rPr>
                <w:sz w:val="18"/>
                <w:szCs w:val="18"/>
              </w:rPr>
              <w:t>Van</w:t>
            </w:r>
          </w:p>
        </w:tc>
      </w:tr>
      <w:tr w:rsidR="00905306"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905306" w:rsidRPr="008253B5" w:rsidRDefault="00905306" w:rsidP="00905306">
            <w:pPr>
              <w:widowControl w:val="0"/>
              <w:autoSpaceDE w:val="0"/>
              <w:autoSpaceDN w:val="0"/>
              <w:adjustRightInd w:val="0"/>
              <w:spacing w:before="166" w:line="240" w:lineRule="auto"/>
              <w:ind w:left="1057" w:firstLine="14"/>
              <w:rPr>
                <w:sz w:val="18"/>
                <w:szCs w:val="18"/>
                <w:lang w:val="bg-BG" w:eastAsia="en-US"/>
              </w:rPr>
            </w:pPr>
            <w:r>
              <w:rPr>
                <w:sz w:val="18"/>
                <w:szCs w:val="18"/>
              </w:rPr>
              <w:t>…….</w:t>
            </w:r>
          </w:p>
        </w:tc>
        <w:tc>
          <w:tcPr>
            <w:tcW w:w="1941"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905306" w:rsidRPr="00BB00ED" w:rsidRDefault="00905306" w:rsidP="00905306">
            <w:pPr>
              <w:pStyle w:val="Body"/>
              <w:rPr>
                <w:rFonts w:cs="Arial"/>
                <w:color w:val="auto"/>
                <w:sz w:val="18"/>
                <w:szCs w:val="18"/>
                <w:lang w:val="en-US"/>
              </w:rPr>
            </w:pPr>
            <w:r w:rsidRPr="008A08A9">
              <w:rPr>
                <w:rFonts w:cs="Arial"/>
                <w:color w:val="auto"/>
                <w:sz w:val="18"/>
                <w:szCs w:val="18"/>
                <w:lang w:val="en-US"/>
              </w:rPr>
              <w:t xml:space="preserve">For details </w:t>
            </w:r>
            <w:hyperlink w:anchor="Van" w:history="1">
              <w:r w:rsidRPr="00905306">
                <w:rPr>
                  <w:rStyle w:val="Hyperlink"/>
                  <w:rFonts w:cs="Arial"/>
                  <w:sz w:val="18"/>
                  <w:szCs w:val="18"/>
                  <w:lang w:val="en-US"/>
                </w:rPr>
                <w:t>see Secondary activity documents for risk Van</w:t>
              </w:r>
            </w:hyperlink>
            <w:r>
              <w:rPr>
                <w:sz w:val="18"/>
                <w:szCs w:val="18"/>
                <w:lang w:val="en-US" w:eastAsia="en-US"/>
              </w:rPr>
              <w:t xml:space="preserve">, ( section </w:t>
            </w:r>
            <w:r w:rsidRPr="000B75F1">
              <w:rPr>
                <w:b/>
                <w:color w:val="0070C0"/>
                <w:sz w:val="18"/>
                <w:szCs w:val="18"/>
                <w:lang w:val="en-US" w:eastAsia="en-US"/>
              </w:rPr>
              <w:t>Step « Risk Definition »)</w:t>
            </w:r>
          </w:p>
        </w:tc>
        <w:tc>
          <w:tcPr>
            <w:tcW w:w="443"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905306" w:rsidRPr="00BB00ED" w:rsidRDefault="00905306" w:rsidP="00905306">
            <w:pPr>
              <w:rPr>
                <w:sz w:val="18"/>
                <w:szCs w:val="18"/>
              </w:rPr>
            </w:pPr>
          </w:p>
        </w:tc>
        <w:tc>
          <w:tcPr>
            <w:tcW w:w="647"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905306" w:rsidRPr="00BB00ED" w:rsidRDefault="00905306" w:rsidP="00905306">
            <w:pPr>
              <w:widowControl w:val="0"/>
              <w:autoSpaceDE w:val="0"/>
              <w:autoSpaceDN w:val="0"/>
              <w:adjustRightInd w:val="0"/>
              <w:spacing w:line="240" w:lineRule="auto"/>
              <w:rPr>
                <w:sz w:val="18"/>
                <w:szCs w:val="18"/>
              </w:rPr>
            </w:pPr>
          </w:p>
        </w:tc>
      </w:tr>
      <w:tr w:rsidR="001032BB" w:rsidRPr="009E5FBF" w:rsidTr="001032BB">
        <w:tblPrEx>
          <w:tblW w:w="5161" w:type="pct"/>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Layout w:type="fixed"/>
          <w:tblPrExChange w:id="1316" w:author="Krasen Karagyozov" w:date="2017-11-08T15:48:00Z">
            <w:tblPrEx>
              <w:tblW w:w="5161" w:type="pct"/>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Layout w:type="fixed"/>
            </w:tblPrEx>
          </w:tblPrExChange>
        </w:tblPrEx>
        <w:trPr>
          <w:ins w:id="1317" w:author="Krasen Karagyozov" w:date="2017-11-08T15:47:00Z"/>
        </w:trPr>
        <w:tc>
          <w:tcPr>
            <w:tcW w:w="1969" w:type="pct"/>
            <w:tcBorders>
              <w:top w:val="single" w:sz="4" w:space="0" w:color="BDD6EE"/>
              <w:left w:val="single" w:sz="4" w:space="0" w:color="BDD6EE"/>
              <w:bottom w:val="single" w:sz="4" w:space="0" w:color="BDD6EE"/>
              <w:right w:val="single" w:sz="4" w:space="0" w:color="BDD6EE"/>
            </w:tcBorders>
            <w:shd w:val="clear" w:color="auto" w:fill="D9D9D9" w:themeFill="background1" w:themeFillShade="D9"/>
            <w:vAlign w:val="center"/>
            <w:tcPrChange w:id="1318" w:author="Krasen Karagyozov" w:date="2017-11-08T15:48:00Z">
              <w:tcPr>
                <w:tcW w:w="1969"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tcPrChange>
          </w:tcPr>
          <w:p w:rsidR="001032BB" w:rsidRDefault="001032BB" w:rsidP="001032BB">
            <w:pPr>
              <w:widowControl w:val="0"/>
              <w:autoSpaceDE w:val="0"/>
              <w:autoSpaceDN w:val="0"/>
              <w:adjustRightInd w:val="0"/>
              <w:spacing w:before="166" w:line="240" w:lineRule="auto"/>
              <w:ind w:left="738" w:firstLine="14"/>
              <w:rPr>
                <w:ins w:id="1319" w:author="Krasen Karagyozov" w:date="2017-11-08T15:47:00Z"/>
                <w:sz w:val="18"/>
                <w:szCs w:val="18"/>
              </w:rPr>
            </w:pPr>
            <w:ins w:id="1320" w:author="Krasen Karagyozov" w:date="2017-11-08T15:48:00Z">
              <w:r>
                <w:rPr>
                  <w:sz w:val="18"/>
                  <w:szCs w:val="18"/>
                </w:rPr>
                <w:t>/</w:t>
              </w:r>
            </w:ins>
            <w:ins w:id="1321" w:author="Krasen Karagyozov" w:date="2017-11-08T15:51:00Z">
              <w:r>
                <w:rPr>
                  <w:sz w:val="18"/>
                  <w:szCs w:val="18"/>
                </w:rPr>
                <w:t>Ext</w:t>
              </w:r>
            </w:ins>
            <w:ins w:id="1322" w:author="Krasen Karagyozov" w:date="2017-11-08T15:48:00Z">
              <w:r>
                <w:rPr>
                  <w:sz w:val="18"/>
                  <w:szCs w:val="18"/>
                </w:rPr>
                <w:t>Accident</w:t>
              </w:r>
            </w:ins>
          </w:p>
        </w:tc>
        <w:tc>
          <w:tcPr>
            <w:tcW w:w="1941" w:type="pct"/>
            <w:tcBorders>
              <w:top w:val="single" w:sz="4" w:space="0" w:color="BDD6EE"/>
              <w:left w:val="single" w:sz="4" w:space="0" w:color="BDD6EE"/>
              <w:bottom w:val="single" w:sz="4" w:space="0" w:color="BDD6EE"/>
              <w:right w:val="single" w:sz="4" w:space="0" w:color="BDD6EE"/>
            </w:tcBorders>
            <w:shd w:val="clear" w:color="auto" w:fill="D9D9D9" w:themeFill="background1" w:themeFillShade="D9"/>
            <w:vAlign w:val="center"/>
            <w:tcPrChange w:id="1323" w:author="Krasen Karagyozov" w:date="2017-11-08T15:48:00Z">
              <w:tcPr>
                <w:tcW w:w="1941"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tcPrChange>
          </w:tcPr>
          <w:p w:rsidR="001032BB" w:rsidRPr="008A08A9" w:rsidRDefault="001032BB" w:rsidP="00335660">
            <w:pPr>
              <w:pStyle w:val="Body"/>
              <w:rPr>
                <w:ins w:id="1324" w:author="Krasen Karagyozov" w:date="2017-11-08T15:47:00Z"/>
                <w:rFonts w:cs="Arial"/>
                <w:color w:val="auto"/>
                <w:sz w:val="18"/>
                <w:szCs w:val="18"/>
                <w:lang w:val="en-US"/>
              </w:rPr>
            </w:pPr>
            <w:ins w:id="1325" w:author="Krasen Karagyozov" w:date="2017-11-08T15:49:00Z">
              <w:r>
                <w:rPr>
                  <w:rFonts w:cs="Arial"/>
                  <w:color w:val="auto"/>
                  <w:sz w:val="18"/>
                  <w:szCs w:val="18"/>
                  <w:lang w:val="en-US"/>
                </w:rPr>
                <w:t>Insured Risk Accident</w:t>
              </w:r>
            </w:ins>
            <w:ins w:id="1326" w:author="Krasen Karagyozov" w:date="2017-12-01T13:07:00Z">
              <w:r w:rsidR="00335660">
                <w:rPr>
                  <w:rFonts w:cs="Arial"/>
                  <w:color w:val="auto"/>
                  <w:sz w:val="18"/>
                  <w:szCs w:val="18"/>
                  <w:lang w:val="en-US"/>
                </w:rPr>
                <w:t xml:space="preserve"> </w:t>
              </w:r>
              <w:r w:rsidR="00335660">
                <w:fldChar w:fldCharType="begin"/>
              </w:r>
              <w:r w:rsidR="00335660">
                <w:instrText>HYPERLINK  \l "Accident"</w:instrText>
              </w:r>
              <w:r w:rsidR="00335660">
                <w:fldChar w:fldCharType="separate"/>
              </w:r>
              <w:r w:rsidR="00335660" w:rsidRPr="00905306">
                <w:rPr>
                  <w:rStyle w:val="Hyperlink"/>
                  <w:rFonts w:cs="Arial"/>
                  <w:sz w:val="18"/>
                  <w:szCs w:val="18"/>
                  <w:lang w:val="en-US"/>
                </w:rPr>
                <w:t xml:space="preserve">see Secondary activity documents for risk </w:t>
              </w:r>
              <w:r w:rsidR="00335660">
                <w:rPr>
                  <w:rStyle w:val="Hyperlink"/>
                  <w:rFonts w:cs="Arial"/>
                  <w:sz w:val="18"/>
                  <w:szCs w:val="18"/>
                  <w:lang w:val="en-US"/>
                </w:rPr>
                <w:t>Accident</w:t>
              </w:r>
              <w:r w:rsidR="00335660">
                <w:rPr>
                  <w:rStyle w:val="Hyperlink"/>
                  <w:rFonts w:cs="Arial"/>
                  <w:sz w:val="18"/>
                  <w:szCs w:val="18"/>
                  <w:lang w:val="en-US"/>
                </w:rPr>
                <w:fldChar w:fldCharType="end"/>
              </w:r>
              <w:r w:rsidR="00335660">
                <w:rPr>
                  <w:sz w:val="18"/>
                  <w:szCs w:val="18"/>
                  <w:lang w:val="en-US" w:eastAsia="en-US"/>
                </w:rPr>
                <w:t xml:space="preserve">, ( section </w:t>
              </w:r>
              <w:r w:rsidR="00335660" w:rsidRPr="000B75F1">
                <w:rPr>
                  <w:b/>
                  <w:color w:val="0070C0"/>
                  <w:sz w:val="18"/>
                  <w:szCs w:val="18"/>
                  <w:lang w:val="en-US" w:eastAsia="en-US"/>
                </w:rPr>
                <w:t>Step « Risk Definition »)</w:t>
              </w:r>
            </w:ins>
          </w:p>
        </w:tc>
        <w:tc>
          <w:tcPr>
            <w:tcW w:w="443" w:type="pct"/>
            <w:tcBorders>
              <w:top w:val="single" w:sz="4" w:space="0" w:color="BDD6EE"/>
              <w:left w:val="single" w:sz="4" w:space="0" w:color="BDD6EE"/>
              <w:bottom w:val="single" w:sz="4" w:space="0" w:color="BDD6EE"/>
              <w:right w:val="single" w:sz="4" w:space="0" w:color="BDD6EE"/>
            </w:tcBorders>
            <w:shd w:val="clear" w:color="auto" w:fill="D9D9D9" w:themeFill="background1" w:themeFillShade="D9"/>
            <w:vAlign w:val="center"/>
            <w:tcPrChange w:id="1327" w:author="Krasen Karagyozov" w:date="2017-11-08T15:48:00Z">
              <w:tcPr>
                <w:tcW w:w="443"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tcPrChange>
          </w:tcPr>
          <w:p w:rsidR="001032BB" w:rsidRPr="00BB00ED" w:rsidRDefault="001032BB" w:rsidP="00905306">
            <w:pPr>
              <w:rPr>
                <w:ins w:id="1328" w:author="Krasen Karagyozov" w:date="2017-11-08T15:47:00Z"/>
                <w:sz w:val="18"/>
                <w:szCs w:val="18"/>
              </w:rPr>
            </w:pPr>
            <w:ins w:id="1329" w:author="Krasen Karagyozov" w:date="2017-11-08T15:49:00Z">
              <w:r>
                <w:rPr>
                  <w:sz w:val="18"/>
                  <w:szCs w:val="18"/>
                </w:rPr>
                <w:t>Yes</w:t>
              </w:r>
            </w:ins>
          </w:p>
        </w:tc>
        <w:tc>
          <w:tcPr>
            <w:tcW w:w="647" w:type="pct"/>
            <w:tcBorders>
              <w:top w:val="single" w:sz="4" w:space="0" w:color="BDD6EE"/>
              <w:left w:val="single" w:sz="4" w:space="0" w:color="BDD6EE"/>
              <w:bottom w:val="single" w:sz="4" w:space="0" w:color="BDD6EE"/>
              <w:right w:val="single" w:sz="4" w:space="0" w:color="BDD6EE"/>
            </w:tcBorders>
            <w:shd w:val="clear" w:color="auto" w:fill="D9D9D9" w:themeFill="background1" w:themeFillShade="D9"/>
            <w:vAlign w:val="center"/>
            <w:tcPrChange w:id="1330" w:author="Krasen Karagyozov" w:date="2017-11-08T15:48:00Z">
              <w:tcPr>
                <w:tcW w:w="647"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tcPrChange>
          </w:tcPr>
          <w:p w:rsidR="001032BB" w:rsidRPr="00BB00ED" w:rsidRDefault="001032BB" w:rsidP="00905306">
            <w:pPr>
              <w:widowControl w:val="0"/>
              <w:autoSpaceDE w:val="0"/>
              <w:autoSpaceDN w:val="0"/>
              <w:adjustRightInd w:val="0"/>
              <w:spacing w:line="240" w:lineRule="auto"/>
              <w:rPr>
                <w:ins w:id="1331" w:author="Krasen Karagyozov" w:date="2017-11-08T15:47:00Z"/>
                <w:sz w:val="18"/>
                <w:szCs w:val="18"/>
              </w:rPr>
            </w:pPr>
            <w:ins w:id="1332" w:author="Krasen Karagyozov" w:date="2017-11-08T15:51:00Z">
              <w:r>
                <w:rPr>
                  <w:sz w:val="18"/>
                  <w:szCs w:val="18"/>
                </w:rPr>
                <w:t>Ext</w:t>
              </w:r>
            </w:ins>
            <w:ins w:id="1333" w:author="Krasen Karagyozov" w:date="2017-11-08T15:49:00Z">
              <w:r>
                <w:rPr>
                  <w:sz w:val="18"/>
                  <w:szCs w:val="18"/>
                </w:rPr>
                <w:t>Accident</w:t>
              </w:r>
            </w:ins>
          </w:p>
        </w:tc>
      </w:tr>
      <w:tr w:rsidR="001032BB" w:rsidRPr="009E5FBF" w:rsidTr="001032BB">
        <w:tblPrEx>
          <w:tblW w:w="5161" w:type="pct"/>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Layout w:type="fixed"/>
          <w:tblPrExChange w:id="1334" w:author="Krasen Karagyozov" w:date="2017-11-08T15:49:00Z">
            <w:tblPrEx>
              <w:tblW w:w="5161" w:type="pct"/>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Layout w:type="fixed"/>
            </w:tblPrEx>
          </w:tblPrExChange>
        </w:tblPrEx>
        <w:trPr>
          <w:ins w:id="1335" w:author="Krasen Karagyozov" w:date="2017-11-08T15:49:00Z"/>
        </w:trPr>
        <w:tc>
          <w:tcPr>
            <w:tcW w:w="1969"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Change w:id="1336" w:author="Krasen Karagyozov" w:date="2017-11-08T15:49:00Z">
              <w:tcPr>
                <w:tcW w:w="1969" w:type="pct"/>
                <w:tcBorders>
                  <w:top w:val="single" w:sz="4" w:space="0" w:color="BDD6EE"/>
                  <w:left w:val="single" w:sz="4" w:space="0" w:color="BDD6EE"/>
                  <w:bottom w:val="single" w:sz="4" w:space="0" w:color="BDD6EE"/>
                  <w:right w:val="single" w:sz="4" w:space="0" w:color="BDD6EE"/>
                </w:tcBorders>
                <w:shd w:val="clear" w:color="auto" w:fill="D9D9D9" w:themeFill="background1" w:themeFillShade="D9"/>
                <w:vAlign w:val="center"/>
              </w:tcPr>
            </w:tcPrChange>
          </w:tcPr>
          <w:p w:rsidR="001032BB" w:rsidRDefault="001032BB" w:rsidP="001032BB">
            <w:pPr>
              <w:widowControl w:val="0"/>
              <w:autoSpaceDE w:val="0"/>
              <w:autoSpaceDN w:val="0"/>
              <w:adjustRightInd w:val="0"/>
              <w:spacing w:before="166" w:line="240" w:lineRule="auto"/>
              <w:ind w:left="1021" w:firstLine="14"/>
              <w:rPr>
                <w:ins w:id="1337" w:author="Krasen Karagyozov" w:date="2017-11-08T15:49:00Z"/>
                <w:sz w:val="18"/>
                <w:szCs w:val="18"/>
              </w:rPr>
            </w:pPr>
            <w:ins w:id="1338" w:author="Krasen Karagyozov" w:date="2017-11-08T15:49:00Z">
              <w:r>
                <w:rPr>
                  <w:sz w:val="18"/>
                  <w:szCs w:val="18"/>
                </w:rPr>
                <w:t>…</w:t>
              </w:r>
            </w:ins>
          </w:p>
        </w:tc>
        <w:tc>
          <w:tcPr>
            <w:tcW w:w="1941"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Change w:id="1339" w:author="Krasen Karagyozov" w:date="2017-11-08T15:49:00Z">
              <w:tcPr>
                <w:tcW w:w="1941" w:type="pct"/>
                <w:tcBorders>
                  <w:top w:val="single" w:sz="4" w:space="0" w:color="BDD6EE"/>
                  <w:left w:val="single" w:sz="4" w:space="0" w:color="BDD6EE"/>
                  <w:bottom w:val="single" w:sz="4" w:space="0" w:color="BDD6EE"/>
                  <w:right w:val="single" w:sz="4" w:space="0" w:color="BDD6EE"/>
                </w:tcBorders>
                <w:shd w:val="clear" w:color="auto" w:fill="D9D9D9" w:themeFill="background1" w:themeFillShade="D9"/>
                <w:vAlign w:val="center"/>
              </w:tcPr>
            </w:tcPrChange>
          </w:tcPr>
          <w:p w:rsidR="001032BB" w:rsidRDefault="001032BB" w:rsidP="00905306">
            <w:pPr>
              <w:pStyle w:val="Body"/>
              <w:rPr>
                <w:ins w:id="1340" w:author="Krasen Karagyozov" w:date="2017-11-08T15:49:00Z"/>
                <w:rFonts w:cs="Arial"/>
                <w:color w:val="auto"/>
                <w:sz w:val="18"/>
                <w:szCs w:val="18"/>
                <w:lang w:val="en-US"/>
              </w:rPr>
            </w:pPr>
          </w:p>
        </w:tc>
        <w:tc>
          <w:tcPr>
            <w:tcW w:w="443"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Change w:id="1341" w:author="Krasen Karagyozov" w:date="2017-11-08T15:49:00Z">
              <w:tcPr>
                <w:tcW w:w="443" w:type="pct"/>
                <w:tcBorders>
                  <w:top w:val="single" w:sz="4" w:space="0" w:color="BDD6EE"/>
                  <w:left w:val="single" w:sz="4" w:space="0" w:color="BDD6EE"/>
                  <w:bottom w:val="single" w:sz="4" w:space="0" w:color="BDD6EE"/>
                  <w:right w:val="single" w:sz="4" w:space="0" w:color="BDD6EE"/>
                </w:tcBorders>
                <w:shd w:val="clear" w:color="auto" w:fill="D9D9D9" w:themeFill="background1" w:themeFillShade="D9"/>
                <w:vAlign w:val="center"/>
              </w:tcPr>
            </w:tcPrChange>
          </w:tcPr>
          <w:p w:rsidR="001032BB" w:rsidRDefault="001032BB" w:rsidP="00905306">
            <w:pPr>
              <w:rPr>
                <w:ins w:id="1342" w:author="Krasen Karagyozov" w:date="2017-11-08T15:49:00Z"/>
                <w:sz w:val="18"/>
                <w:szCs w:val="18"/>
              </w:rPr>
            </w:pPr>
          </w:p>
        </w:tc>
        <w:tc>
          <w:tcPr>
            <w:tcW w:w="647"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Change w:id="1343" w:author="Krasen Karagyozov" w:date="2017-11-08T15:49:00Z">
              <w:tcPr>
                <w:tcW w:w="647" w:type="pct"/>
                <w:tcBorders>
                  <w:top w:val="single" w:sz="4" w:space="0" w:color="BDD6EE"/>
                  <w:left w:val="single" w:sz="4" w:space="0" w:color="BDD6EE"/>
                  <w:bottom w:val="single" w:sz="4" w:space="0" w:color="BDD6EE"/>
                  <w:right w:val="single" w:sz="4" w:space="0" w:color="BDD6EE"/>
                </w:tcBorders>
                <w:shd w:val="clear" w:color="auto" w:fill="D9D9D9" w:themeFill="background1" w:themeFillShade="D9"/>
                <w:vAlign w:val="center"/>
              </w:tcPr>
            </w:tcPrChange>
          </w:tcPr>
          <w:p w:rsidR="001032BB" w:rsidRDefault="001032BB" w:rsidP="00905306">
            <w:pPr>
              <w:widowControl w:val="0"/>
              <w:autoSpaceDE w:val="0"/>
              <w:autoSpaceDN w:val="0"/>
              <w:adjustRightInd w:val="0"/>
              <w:spacing w:line="240" w:lineRule="auto"/>
              <w:rPr>
                <w:ins w:id="1344" w:author="Krasen Karagyozov" w:date="2017-11-08T15:49:00Z"/>
                <w:sz w:val="18"/>
                <w:szCs w:val="18"/>
              </w:rPr>
            </w:pPr>
          </w:p>
        </w:tc>
      </w:tr>
      <w:tr w:rsidR="001032BB" w:rsidRPr="009E5FBF" w:rsidTr="001032BB">
        <w:tblPrEx>
          <w:tblW w:w="5161" w:type="pct"/>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Layout w:type="fixed"/>
          <w:tblPrExChange w:id="1345" w:author="Krasen Karagyozov" w:date="2017-11-08T15:50:00Z">
            <w:tblPrEx>
              <w:tblW w:w="5161" w:type="pct"/>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Layout w:type="fixed"/>
            </w:tblPrEx>
          </w:tblPrExChange>
        </w:tblPrEx>
        <w:trPr>
          <w:ins w:id="1346" w:author="Krasen Karagyozov" w:date="2017-11-08T15:49:00Z"/>
        </w:trPr>
        <w:tc>
          <w:tcPr>
            <w:tcW w:w="1969" w:type="pct"/>
            <w:tcBorders>
              <w:top w:val="single" w:sz="4" w:space="0" w:color="BDD6EE"/>
              <w:left w:val="single" w:sz="4" w:space="0" w:color="BDD6EE"/>
              <w:bottom w:val="single" w:sz="4" w:space="0" w:color="BDD6EE"/>
              <w:right w:val="single" w:sz="4" w:space="0" w:color="BDD6EE"/>
            </w:tcBorders>
            <w:shd w:val="clear" w:color="auto" w:fill="BFBFBF" w:themeFill="background1" w:themeFillShade="BF"/>
            <w:vAlign w:val="center"/>
            <w:tcPrChange w:id="1347" w:author="Krasen Karagyozov" w:date="2017-11-08T15:50:00Z">
              <w:tcPr>
                <w:tcW w:w="1969"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tcPrChange>
          </w:tcPr>
          <w:p w:rsidR="001032BB" w:rsidRDefault="001032BB" w:rsidP="001032BB">
            <w:pPr>
              <w:widowControl w:val="0"/>
              <w:autoSpaceDE w:val="0"/>
              <w:autoSpaceDN w:val="0"/>
              <w:adjustRightInd w:val="0"/>
              <w:spacing w:before="166" w:line="240" w:lineRule="auto"/>
              <w:ind w:left="738" w:firstLine="14"/>
              <w:rPr>
                <w:ins w:id="1348" w:author="Krasen Karagyozov" w:date="2017-11-08T15:49:00Z"/>
                <w:sz w:val="18"/>
                <w:szCs w:val="18"/>
              </w:rPr>
            </w:pPr>
            <w:ins w:id="1349" w:author="Krasen Karagyozov" w:date="2017-11-08T15:49:00Z">
              <w:r>
                <w:rPr>
                  <w:sz w:val="18"/>
                  <w:szCs w:val="18"/>
                </w:rPr>
                <w:t>/</w:t>
              </w:r>
            </w:ins>
            <w:ins w:id="1350" w:author="Krasen Karagyozov" w:date="2017-11-08T15:50:00Z">
              <w:r>
                <w:rPr>
                  <w:sz w:val="18"/>
                  <w:szCs w:val="18"/>
                </w:rPr>
                <w:t>ExtAllRisks</w:t>
              </w:r>
            </w:ins>
          </w:p>
        </w:tc>
        <w:tc>
          <w:tcPr>
            <w:tcW w:w="1941" w:type="pct"/>
            <w:tcBorders>
              <w:top w:val="single" w:sz="4" w:space="0" w:color="BDD6EE"/>
              <w:left w:val="single" w:sz="4" w:space="0" w:color="BDD6EE"/>
              <w:bottom w:val="single" w:sz="4" w:space="0" w:color="BDD6EE"/>
              <w:right w:val="single" w:sz="4" w:space="0" w:color="BDD6EE"/>
            </w:tcBorders>
            <w:shd w:val="clear" w:color="auto" w:fill="BFBFBF" w:themeFill="background1" w:themeFillShade="BF"/>
            <w:vAlign w:val="center"/>
            <w:tcPrChange w:id="1351" w:author="Krasen Karagyozov" w:date="2017-11-08T15:50:00Z">
              <w:tcPr>
                <w:tcW w:w="1941"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tcPrChange>
          </w:tcPr>
          <w:p w:rsidR="001032BB" w:rsidRDefault="001032BB" w:rsidP="00335660">
            <w:pPr>
              <w:pStyle w:val="Body"/>
              <w:rPr>
                <w:ins w:id="1352" w:author="Krasen Karagyozov" w:date="2017-11-08T15:49:00Z"/>
                <w:rFonts w:cs="Arial"/>
                <w:color w:val="auto"/>
                <w:sz w:val="18"/>
                <w:szCs w:val="18"/>
                <w:lang w:val="en-US"/>
              </w:rPr>
            </w:pPr>
            <w:ins w:id="1353" w:author="Krasen Karagyozov" w:date="2017-11-08T15:49:00Z">
              <w:r>
                <w:rPr>
                  <w:rFonts w:cs="Arial"/>
                  <w:color w:val="auto"/>
                  <w:sz w:val="18"/>
                  <w:szCs w:val="18"/>
                  <w:lang w:val="en-US"/>
                </w:rPr>
                <w:t xml:space="preserve">Insured Risk </w:t>
              </w:r>
            </w:ins>
            <w:ins w:id="1354" w:author="Krasen Karagyozov" w:date="2017-11-08T15:53:00Z">
              <w:r w:rsidR="00A93694">
                <w:rPr>
                  <w:rFonts w:cs="Arial"/>
                  <w:color w:val="auto"/>
                  <w:sz w:val="18"/>
                  <w:szCs w:val="18"/>
                  <w:lang w:val="en-US"/>
                </w:rPr>
                <w:t>All Risks</w:t>
              </w:r>
            </w:ins>
            <w:ins w:id="1355" w:author="Krasen Karagyozov" w:date="2017-12-01T13:07:00Z">
              <w:r w:rsidR="00335660">
                <w:rPr>
                  <w:rFonts w:cs="Arial"/>
                  <w:color w:val="auto"/>
                  <w:sz w:val="18"/>
                  <w:szCs w:val="18"/>
                  <w:lang w:val="en-US"/>
                </w:rPr>
                <w:t xml:space="preserve"> </w:t>
              </w:r>
            </w:ins>
            <w:ins w:id="1356" w:author="Krasen Karagyozov" w:date="2017-12-01T13:08:00Z">
              <w:r w:rsidR="00335660">
                <w:rPr>
                  <w:rFonts w:cs="Arial"/>
                  <w:sz w:val="18"/>
                  <w:szCs w:val="18"/>
                  <w:lang w:val="en-US"/>
                </w:rPr>
                <w:fldChar w:fldCharType="begin"/>
              </w:r>
              <w:r w:rsidR="00335660">
                <w:rPr>
                  <w:rFonts w:cs="Arial"/>
                  <w:sz w:val="18"/>
                  <w:szCs w:val="18"/>
                  <w:lang w:val="en-US"/>
                </w:rPr>
                <w:instrText xml:space="preserve"> HYPERLINK  \l "AllRisks" </w:instrText>
              </w:r>
              <w:r w:rsidR="00335660">
                <w:rPr>
                  <w:rFonts w:cs="Arial"/>
                  <w:sz w:val="18"/>
                  <w:szCs w:val="18"/>
                  <w:lang w:val="en-US"/>
                </w:rPr>
                <w:fldChar w:fldCharType="separate"/>
              </w:r>
              <w:r w:rsidR="00335660" w:rsidRPr="00335660">
                <w:rPr>
                  <w:rStyle w:val="Hyperlink"/>
                  <w:rFonts w:cs="Arial"/>
                  <w:sz w:val="18"/>
                  <w:szCs w:val="18"/>
                  <w:lang w:val="en-US"/>
                </w:rPr>
                <w:t>see Secondary activity documents for risk All Risks</w:t>
              </w:r>
              <w:r w:rsidR="00335660">
                <w:rPr>
                  <w:rFonts w:cs="Arial"/>
                  <w:sz w:val="18"/>
                  <w:szCs w:val="18"/>
                  <w:lang w:val="en-US"/>
                </w:rPr>
                <w:fldChar w:fldCharType="end"/>
              </w:r>
            </w:ins>
            <w:ins w:id="1357" w:author="Krasen Karagyozov" w:date="2017-12-01T13:07:00Z">
              <w:r w:rsidR="00335660">
                <w:rPr>
                  <w:sz w:val="18"/>
                  <w:szCs w:val="18"/>
                  <w:lang w:val="en-US" w:eastAsia="en-US"/>
                </w:rPr>
                <w:t xml:space="preserve">, ( section </w:t>
              </w:r>
              <w:r w:rsidR="00335660" w:rsidRPr="000B75F1">
                <w:rPr>
                  <w:b/>
                  <w:color w:val="0070C0"/>
                  <w:sz w:val="18"/>
                  <w:szCs w:val="18"/>
                  <w:lang w:val="en-US" w:eastAsia="en-US"/>
                </w:rPr>
                <w:t>Step « Risk Definition »)</w:t>
              </w:r>
            </w:ins>
          </w:p>
        </w:tc>
        <w:tc>
          <w:tcPr>
            <w:tcW w:w="443" w:type="pct"/>
            <w:tcBorders>
              <w:top w:val="single" w:sz="4" w:space="0" w:color="BDD6EE"/>
              <w:left w:val="single" w:sz="4" w:space="0" w:color="BDD6EE"/>
              <w:bottom w:val="single" w:sz="4" w:space="0" w:color="BDD6EE"/>
              <w:right w:val="single" w:sz="4" w:space="0" w:color="BDD6EE"/>
            </w:tcBorders>
            <w:shd w:val="clear" w:color="auto" w:fill="BFBFBF" w:themeFill="background1" w:themeFillShade="BF"/>
            <w:vAlign w:val="center"/>
            <w:tcPrChange w:id="1358" w:author="Krasen Karagyozov" w:date="2017-11-08T15:50:00Z">
              <w:tcPr>
                <w:tcW w:w="443"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tcPrChange>
          </w:tcPr>
          <w:p w:rsidR="001032BB" w:rsidRDefault="001032BB" w:rsidP="001032BB">
            <w:pPr>
              <w:rPr>
                <w:ins w:id="1359" w:author="Krasen Karagyozov" w:date="2017-11-08T15:49:00Z"/>
                <w:sz w:val="18"/>
                <w:szCs w:val="18"/>
              </w:rPr>
            </w:pPr>
            <w:ins w:id="1360" w:author="Krasen Karagyozov" w:date="2017-11-08T15:49:00Z">
              <w:r>
                <w:rPr>
                  <w:sz w:val="18"/>
                  <w:szCs w:val="18"/>
                </w:rPr>
                <w:t>Yes</w:t>
              </w:r>
            </w:ins>
          </w:p>
        </w:tc>
        <w:tc>
          <w:tcPr>
            <w:tcW w:w="647" w:type="pct"/>
            <w:tcBorders>
              <w:top w:val="single" w:sz="4" w:space="0" w:color="BDD6EE"/>
              <w:left w:val="single" w:sz="4" w:space="0" w:color="BDD6EE"/>
              <w:bottom w:val="single" w:sz="4" w:space="0" w:color="BDD6EE"/>
              <w:right w:val="single" w:sz="4" w:space="0" w:color="BDD6EE"/>
            </w:tcBorders>
            <w:shd w:val="clear" w:color="auto" w:fill="BFBFBF" w:themeFill="background1" w:themeFillShade="BF"/>
            <w:vAlign w:val="center"/>
            <w:tcPrChange w:id="1361" w:author="Krasen Karagyozov" w:date="2017-11-08T15:50:00Z">
              <w:tcPr>
                <w:tcW w:w="647"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tcPrChange>
          </w:tcPr>
          <w:p w:rsidR="001032BB" w:rsidRDefault="001032BB" w:rsidP="001032BB">
            <w:pPr>
              <w:widowControl w:val="0"/>
              <w:autoSpaceDE w:val="0"/>
              <w:autoSpaceDN w:val="0"/>
              <w:adjustRightInd w:val="0"/>
              <w:spacing w:line="240" w:lineRule="auto"/>
              <w:rPr>
                <w:ins w:id="1362" w:author="Krasen Karagyozov" w:date="2017-11-08T15:49:00Z"/>
                <w:sz w:val="18"/>
                <w:szCs w:val="18"/>
              </w:rPr>
            </w:pPr>
            <w:ins w:id="1363" w:author="Krasen Karagyozov" w:date="2017-11-08T15:51:00Z">
              <w:r>
                <w:rPr>
                  <w:sz w:val="18"/>
                  <w:szCs w:val="18"/>
                </w:rPr>
                <w:t>ExtAllRisks</w:t>
              </w:r>
            </w:ins>
          </w:p>
        </w:tc>
      </w:tr>
      <w:tr w:rsidR="001032BB" w:rsidRPr="009E5FBF" w:rsidTr="001032BB">
        <w:trPr>
          <w:ins w:id="1364" w:author="Krasen Karagyozov" w:date="2017-11-08T15:49:00Z"/>
        </w:trPr>
        <w:tc>
          <w:tcPr>
            <w:tcW w:w="1969"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1032BB" w:rsidRDefault="001032BB" w:rsidP="001032BB">
            <w:pPr>
              <w:widowControl w:val="0"/>
              <w:autoSpaceDE w:val="0"/>
              <w:autoSpaceDN w:val="0"/>
              <w:adjustRightInd w:val="0"/>
              <w:spacing w:before="166" w:line="240" w:lineRule="auto"/>
              <w:ind w:left="1021" w:firstLine="14"/>
              <w:rPr>
                <w:ins w:id="1365" w:author="Krasen Karagyozov" w:date="2017-11-08T15:49:00Z"/>
                <w:sz w:val="18"/>
                <w:szCs w:val="18"/>
              </w:rPr>
            </w:pPr>
            <w:ins w:id="1366" w:author="Krasen Karagyozov" w:date="2017-11-08T15:49:00Z">
              <w:r>
                <w:rPr>
                  <w:sz w:val="18"/>
                  <w:szCs w:val="18"/>
                </w:rPr>
                <w:t>…</w:t>
              </w:r>
            </w:ins>
          </w:p>
        </w:tc>
        <w:tc>
          <w:tcPr>
            <w:tcW w:w="1941"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1032BB" w:rsidRDefault="001032BB" w:rsidP="001032BB">
            <w:pPr>
              <w:pStyle w:val="Body"/>
              <w:rPr>
                <w:ins w:id="1367" w:author="Krasen Karagyozov" w:date="2017-11-08T15:49:00Z"/>
                <w:rFonts w:cs="Arial"/>
                <w:color w:val="auto"/>
                <w:sz w:val="18"/>
                <w:szCs w:val="18"/>
                <w:lang w:val="en-US"/>
              </w:rPr>
            </w:pPr>
          </w:p>
        </w:tc>
        <w:tc>
          <w:tcPr>
            <w:tcW w:w="443"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1032BB" w:rsidRDefault="001032BB" w:rsidP="001032BB">
            <w:pPr>
              <w:rPr>
                <w:ins w:id="1368" w:author="Krasen Karagyozov" w:date="2017-11-08T15:49:00Z"/>
                <w:sz w:val="18"/>
                <w:szCs w:val="18"/>
              </w:rPr>
            </w:pPr>
          </w:p>
        </w:tc>
        <w:tc>
          <w:tcPr>
            <w:tcW w:w="647"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1032BB" w:rsidRDefault="001032BB" w:rsidP="001032BB">
            <w:pPr>
              <w:widowControl w:val="0"/>
              <w:autoSpaceDE w:val="0"/>
              <w:autoSpaceDN w:val="0"/>
              <w:adjustRightInd w:val="0"/>
              <w:spacing w:line="240" w:lineRule="auto"/>
              <w:rPr>
                <w:ins w:id="1369" w:author="Krasen Karagyozov" w:date="2017-11-08T15:49:00Z"/>
                <w:sz w:val="18"/>
                <w:szCs w:val="18"/>
              </w:rPr>
            </w:pPr>
          </w:p>
        </w:tc>
      </w:tr>
      <w:tr w:rsidR="001032BB" w:rsidRPr="009E5FBF" w:rsidTr="001032BB">
        <w:trPr>
          <w:ins w:id="1370" w:author="Krasen Karagyozov" w:date="2017-11-08T15:52:00Z"/>
        </w:trPr>
        <w:tc>
          <w:tcPr>
            <w:tcW w:w="1969"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1032BB" w:rsidRDefault="001032BB" w:rsidP="001032BB">
            <w:pPr>
              <w:widowControl w:val="0"/>
              <w:autoSpaceDE w:val="0"/>
              <w:autoSpaceDN w:val="0"/>
              <w:adjustRightInd w:val="0"/>
              <w:spacing w:before="166" w:line="240" w:lineRule="auto"/>
              <w:ind w:left="738" w:firstLine="14"/>
              <w:rPr>
                <w:ins w:id="1371" w:author="Krasen Karagyozov" w:date="2017-11-08T15:52:00Z"/>
                <w:sz w:val="18"/>
                <w:szCs w:val="18"/>
              </w:rPr>
            </w:pPr>
            <w:ins w:id="1372" w:author="Krasen Karagyozov" w:date="2017-11-08T15:52:00Z">
              <w:r>
                <w:rPr>
                  <w:sz w:val="18"/>
                  <w:szCs w:val="18"/>
                </w:rPr>
                <w:t>/ExtServices</w:t>
              </w:r>
            </w:ins>
          </w:p>
        </w:tc>
        <w:tc>
          <w:tcPr>
            <w:tcW w:w="1941"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1032BB" w:rsidRDefault="001032BB" w:rsidP="00335660">
            <w:pPr>
              <w:pStyle w:val="Body"/>
              <w:tabs>
                <w:tab w:val="clear" w:pos="780"/>
                <w:tab w:val="decimal" w:pos="32"/>
              </w:tabs>
              <w:rPr>
                <w:ins w:id="1373" w:author="Krasen Karagyozov" w:date="2017-11-08T15:52:00Z"/>
                <w:rFonts w:cs="Arial"/>
                <w:color w:val="auto"/>
                <w:sz w:val="18"/>
                <w:szCs w:val="18"/>
                <w:lang w:val="en-US"/>
              </w:rPr>
            </w:pPr>
            <w:ins w:id="1374" w:author="Krasen Karagyozov" w:date="2017-11-08T15:52:00Z">
              <w:r>
                <w:rPr>
                  <w:rFonts w:cs="Arial"/>
                  <w:color w:val="auto"/>
                  <w:sz w:val="18"/>
                  <w:szCs w:val="18"/>
                  <w:lang w:val="en-US"/>
                </w:rPr>
                <w:t>I</w:t>
              </w:r>
              <w:r w:rsidR="00A93694">
                <w:rPr>
                  <w:rFonts w:cs="Arial"/>
                  <w:color w:val="auto"/>
                  <w:sz w:val="18"/>
                  <w:szCs w:val="18"/>
                  <w:lang w:val="en-US"/>
                </w:rPr>
                <w:t xml:space="preserve">nsured Risk </w:t>
              </w:r>
            </w:ins>
            <w:ins w:id="1375" w:author="Krasen Karagyozov" w:date="2017-11-08T15:53:00Z">
              <w:r w:rsidR="00A93694">
                <w:rPr>
                  <w:rFonts w:cs="Arial"/>
                  <w:color w:val="auto"/>
                  <w:sz w:val="18"/>
                  <w:szCs w:val="18"/>
                  <w:lang w:val="en-US"/>
                </w:rPr>
                <w:t>Services Easy - PROTECT</w:t>
              </w:r>
            </w:ins>
            <w:ins w:id="1376" w:author="Krasen Karagyozov" w:date="2017-12-01T13:08:00Z">
              <w:r w:rsidR="00335660">
                <w:rPr>
                  <w:rFonts w:cs="Arial"/>
                  <w:color w:val="auto"/>
                  <w:sz w:val="18"/>
                  <w:szCs w:val="18"/>
                  <w:lang w:val="en-US"/>
                </w:rPr>
                <w:t xml:space="preserve"> </w:t>
              </w:r>
              <w:r w:rsidR="00335660" w:rsidRPr="00335660">
                <w:rPr>
                  <w:rPrChange w:id="1377" w:author="Krasen Karagyozov" w:date="2017-12-01T13:08:00Z">
                    <w:rPr>
                      <w:rStyle w:val="Hyperlink"/>
                      <w:rFonts w:cs="Arial"/>
                      <w:sz w:val="18"/>
                      <w:szCs w:val="18"/>
                      <w:lang w:val="en-US"/>
                    </w:rPr>
                  </w:rPrChange>
                </w:rPr>
                <w:t xml:space="preserve">see </w:t>
              </w:r>
            </w:ins>
            <w:ins w:id="1378" w:author="Krasen Karagyozov" w:date="2017-12-01T13:09:00Z">
              <w:r w:rsidR="00335660">
                <w:rPr>
                  <w:rFonts w:cs="Arial"/>
                  <w:sz w:val="18"/>
                  <w:szCs w:val="18"/>
                  <w:lang w:val="en-US"/>
                </w:rPr>
                <w:fldChar w:fldCharType="begin"/>
              </w:r>
              <w:r w:rsidR="00335660">
                <w:rPr>
                  <w:rFonts w:cs="Arial"/>
                  <w:sz w:val="18"/>
                  <w:szCs w:val="18"/>
                  <w:lang w:val="en-US"/>
                </w:rPr>
                <w:instrText xml:space="preserve"> HYPERLINK  \l "SrvcEasyProtect" </w:instrText>
              </w:r>
              <w:r w:rsidR="00335660">
                <w:rPr>
                  <w:rFonts w:cs="Arial"/>
                  <w:sz w:val="18"/>
                  <w:szCs w:val="18"/>
                  <w:lang w:val="en-US"/>
                </w:rPr>
                <w:fldChar w:fldCharType="separate"/>
              </w:r>
              <w:r w:rsidR="00335660" w:rsidRPr="00335660">
                <w:rPr>
                  <w:rStyle w:val="Hyperlink"/>
                  <w:rFonts w:cs="Arial"/>
                  <w:sz w:val="18"/>
                  <w:szCs w:val="18"/>
                  <w:lang w:val="en-US"/>
                </w:rPr>
                <w:t xml:space="preserve">Secondary activity documents for risk </w:t>
              </w:r>
              <w:r w:rsidR="00335660" w:rsidRPr="00335660">
                <w:rPr>
                  <w:rStyle w:val="Hyperlink"/>
                  <w:rPrChange w:id="1379" w:author="Krasen Karagyozov" w:date="2017-12-01T13:08:00Z">
                    <w:rPr>
                      <w:rFonts w:cs="Arial"/>
                      <w:sz w:val="18"/>
                      <w:szCs w:val="18"/>
                      <w:lang w:val="en-US"/>
                    </w:rPr>
                  </w:rPrChange>
                </w:rPr>
                <w:t>Service Easy Protect</w:t>
              </w:r>
              <w:r w:rsidR="00335660">
                <w:rPr>
                  <w:rFonts w:cs="Arial"/>
                  <w:sz w:val="18"/>
                  <w:szCs w:val="18"/>
                  <w:lang w:val="en-US"/>
                </w:rPr>
                <w:fldChar w:fldCharType="end"/>
              </w:r>
            </w:ins>
            <w:ins w:id="1380" w:author="Krasen Karagyozov" w:date="2017-12-01T13:08:00Z">
              <w:r w:rsidR="00335660">
                <w:rPr>
                  <w:sz w:val="18"/>
                  <w:szCs w:val="18"/>
                  <w:lang w:val="en-US" w:eastAsia="en-US"/>
                </w:rPr>
                <w:t xml:space="preserve">, ( section </w:t>
              </w:r>
              <w:r w:rsidR="00335660" w:rsidRPr="000B75F1">
                <w:rPr>
                  <w:b/>
                  <w:color w:val="0070C0"/>
                  <w:sz w:val="18"/>
                  <w:szCs w:val="18"/>
                  <w:lang w:val="en-US" w:eastAsia="en-US"/>
                </w:rPr>
                <w:t>Step « Risk Definition »)</w:t>
              </w:r>
            </w:ins>
          </w:p>
        </w:tc>
        <w:tc>
          <w:tcPr>
            <w:tcW w:w="443"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1032BB" w:rsidRDefault="001032BB" w:rsidP="001032BB">
            <w:pPr>
              <w:rPr>
                <w:ins w:id="1381" w:author="Krasen Karagyozov" w:date="2017-11-08T15:52:00Z"/>
                <w:sz w:val="18"/>
                <w:szCs w:val="18"/>
              </w:rPr>
            </w:pPr>
            <w:ins w:id="1382" w:author="Krasen Karagyozov" w:date="2017-11-08T15:52:00Z">
              <w:r>
                <w:rPr>
                  <w:sz w:val="18"/>
                  <w:szCs w:val="18"/>
                </w:rPr>
                <w:t>Yes</w:t>
              </w:r>
            </w:ins>
          </w:p>
        </w:tc>
        <w:tc>
          <w:tcPr>
            <w:tcW w:w="647"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1032BB" w:rsidRDefault="00A93694" w:rsidP="001032BB">
            <w:pPr>
              <w:widowControl w:val="0"/>
              <w:autoSpaceDE w:val="0"/>
              <w:autoSpaceDN w:val="0"/>
              <w:adjustRightInd w:val="0"/>
              <w:spacing w:line="240" w:lineRule="auto"/>
              <w:rPr>
                <w:ins w:id="1383" w:author="Krasen Karagyozov" w:date="2017-11-08T15:52:00Z"/>
                <w:sz w:val="18"/>
                <w:szCs w:val="18"/>
              </w:rPr>
            </w:pPr>
            <w:ins w:id="1384" w:author="Krasen Karagyozov" w:date="2017-11-08T15:52:00Z">
              <w:r>
                <w:rPr>
                  <w:sz w:val="18"/>
                  <w:szCs w:val="18"/>
                </w:rPr>
                <w:t>ExtServices</w:t>
              </w:r>
            </w:ins>
          </w:p>
        </w:tc>
      </w:tr>
      <w:tr w:rsidR="001032BB" w:rsidRPr="009E5FBF" w:rsidTr="001032BB">
        <w:trPr>
          <w:ins w:id="1385" w:author="Krasen Karagyozov" w:date="2017-11-08T15:52:00Z"/>
        </w:trPr>
        <w:tc>
          <w:tcPr>
            <w:tcW w:w="1969"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1032BB" w:rsidRDefault="001032BB" w:rsidP="001032BB">
            <w:pPr>
              <w:widowControl w:val="0"/>
              <w:autoSpaceDE w:val="0"/>
              <w:autoSpaceDN w:val="0"/>
              <w:adjustRightInd w:val="0"/>
              <w:spacing w:before="166" w:line="240" w:lineRule="auto"/>
              <w:ind w:left="1021" w:firstLine="14"/>
              <w:rPr>
                <w:ins w:id="1386" w:author="Krasen Karagyozov" w:date="2017-11-08T15:52:00Z"/>
                <w:sz w:val="18"/>
                <w:szCs w:val="18"/>
              </w:rPr>
            </w:pPr>
            <w:ins w:id="1387" w:author="Krasen Karagyozov" w:date="2017-11-08T15:52:00Z">
              <w:r>
                <w:rPr>
                  <w:sz w:val="18"/>
                  <w:szCs w:val="18"/>
                </w:rPr>
                <w:t>…</w:t>
              </w:r>
            </w:ins>
          </w:p>
        </w:tc>
        <w:tc>
          <w:tcPr>
            <w:tcW w:w="1941"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1032BB" w:rsidRDefault="001032BB" w:rsidP="001032BB">
            <w:pPr>
              <w:pStyle w:val="Body"/>
              <w:rPr>
                <w:ins w:id="1388" w:author="Krasen Karagyozov" w:date="2017-11-08T15:52:00Z"/>
                <w:rFonts w:cs="Arial"/>
                <w:color w:val="auto"/>
                <w:sz w:val="18"/>
                <w:szCs w:val="18"/>
                <w:lang w:val="en-US"/>
              </w:rPr>
            </w:pPr>
          </w:p>
        </w:tc>
        <w:tc>
          <w:tcPr>
            <w:tcW w:w="443"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1032BB" w:rsidRDefault="001032BB" w:rsidP="001032BB">
            <w:pPr>
              <w:rPr>
                <w:ins w:id="1389" w:author="Krasen Karagyozov" w:date="2017-11-08T15:52:00Z"/>
                <w:sz w:val="18"/>
                <w:szCs w:val="18"/>
              </w:rPr>
            </w:pPr>
          </w:p>
        </w:tc>
        <w:tc>
          <w:tcPr>
            <w:tcW w:w="647"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1032BB" w:rsidRDefault="001032BB" w:rsidP="001032BB">
            <w:pPr>
              <w:widowControl w:val="0"/>
              <w:autoSpaceDE w:val="0"/>
              <w:autoSpaceDN w:val="0"/>
              <w:adjustRightInd w:val="0"/>
              <w:spacing w:line="240" w:lineRule="auto"/>
              <w:rPr>
                <w:ins w:id="1390" w:author="Krasen Karagyozov" w:date="2017-11-08T15:52:00Z"/>
                <w:sz w:val="18"/>
                <w:szCs w:val="18"/>
              </w:rPr>
            </w:pPr>
          </w:p>
        </w:tc>
      </w:tr>
      <w:tr w:rsidR="0092793F"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92793F" w:rsidRPr="009E5FBF" w:rsidRDefault="0092793F" w:rsidP="0092793F">
            <w:pPr>
              <w:widowControl w:val="0"/>
              <w:autoSpaceDE w:val="0"/>
              <w:autoSpaceDN w:val="0"/>
              <w:adjustRightInd w:val="0"/>
              <w:spacing w:before="166" w:line="240" w:lineRule="auto"/>
              <w:ind w:left="360"/>
              <w:rPr>
                <w:sz w:val="18"/>
                <w:szCs w:val="18"/>
                <w:lang w:eastAsia="en-US"/>
              </w:rPr>
            </w:pPr>
            <w:r w:rsidRPr="009E5FBF">
              <w:rPr>
                <w:sz w:val="18"/>
                <w:szCs w:val="18"/>
                <w:lang w:eastAsia="en-US"/>
              </w:rPr>
              <w:t>/Usage</w:t>
            </w:r>
          </w:p>
        </w:tc>
        <w:tc>
          <w:tcPr>
            <w:tcW w:w="1941"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92793F" w:rsidRPr="009E5FBF" w:rsidRDefault="0092793F" w:rsidP="0092793F">
            <w:pPr>
              <w:pStyle w:val="Body"/>
              <w:rPr>
                <w:rFonts w:cs="Arial"/>
                <w:color w:val="auto"/>
                <w:sz w:val="18"/>
                <w:szCs w:val="18"/>
              </w:rPr>
            </w:pPr>
            <w:r w:rsidRPr="009E5FBF">
              <w:rPr>
                <w:rFonts w:cs="Arial"/>
                <w:color w:val="auto"/>
                <w:sz w:val="18"/>
                <w:szCs w:val="18"/>
              </w:rPr>
              <w:t>Additional details for usage</w:t>
            </w:r>
          </w:p>
        </w:tc>
        <w:tc>
          <w:tcPr>
            <w:tcW w:w="443"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92793F" w:rsidRPr="009E5FBF" w:rsidRDefault="0092793F" w:rsidP="0092793F">
            <w:pPr>
              <w:rPr>
                <w:sz w:val="18"/>
                <w:szCs w:val="18"/>
              </w:rPr>
            </w:pPr>
            <w:r w:rsidRPr="009E5FBF">
              <w:rPr>
                <w:sz w:val="18"/>
                <w:szCs w:val="18"/>
              </w:rPr>
              <w:t>No</w:t>
            </w:r>
          </w:p>
        </w:tc>
        <w:tc>
          <w:tcPr>
            <w:tcW w:w="647"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92793F" w:rsidRPr="009E5FBF" w:rsidRDefault="0092793F" w:rsidP="0092793F">
            <w:pPr>
              <w:widowControl w:val="0"/>
              <w:autoSpaceDE w:val="0"/>
              <w:autoSpaceDN w:val="0"/>
              <w:adjustRightInd w:val="0"/>
              <w:spacing w:line="240" w:lineRule="auto"/>
              <w:rPr>
                <w:sz w:val="18"/>
                <w:szCs w:val="18"/>
              </w:rPr>
            </w:pPr>
            <w:r w:rsidRPr="009E5FBF">
              <w:rPr>
                <w:sz w:val="18"/>
                <w:szCs w:val="18"/>
              </w:rPr>
              <w:t>Usage</w:t>
            </w:r>
          </w:p>
        </w:tc>
      </w:tr>
      <w:tr w:rsidR="00BB1618"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BB1618" w:rsidRPr="00604B77" w:rsidRDefault="00BB1618" w:rsidP="00BB1618">
            <w:pPr>
              <w:widowControl w:val="0"/>
              <w:autoSpaceDE w:val="0"/>
              <w:autoSpaceDN w:val="0"/>
              <w:adjustRightInd w:val="0"/>
              <w:spacing w:before="166" w:line="240" w:lineRule="auto"/>
              <w:ind w:left="810" w:firstLine="14"/>
              <w:rPr>
                <w:sz w:val="18"/>
                <w:szCs w:val="18"/>
              </w:rPr>
            </w:pPr>
            <w:r w:rsidRPr="00604B77">
              <w:rPr>
                <w:sz w:val="18"/>
                <w:szCs w:val="18"/>
              </w:rPr>
              <w:t>/TaxExemption</w:t>
            </w:r>
          </w:p>
        </w:tc>
        <w:tc>
          <w:tcPr>
            <w:tcW w:w="1941"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BB1618" w:rsidRDefault="00BB1618" w:rsidP="00BB1618">
            <w:pPr>
              <w:pStyle w:val="Body"/>
              <w:rPr>
                <w:rFonts w:cs="Arial"/>
                <w:color w:val="auto"/>
                <w:sz w:val="18"/>
                <w:szCs w:val="18"/>
                <w:lang w:val="en-US"/>
              </w:rPr>
            </w:pPr>
          </w:p>
        </w:tc>
        <w:tc>
          <w:tcPr>
            <w:tcW w:w="443"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BB1618" w:rsidRDefault="00BB1618" w:rsidP="00BB1618">
            <w:pPr>
              <w:rPr>
                <w:sz w:val="18"/>
                <w:szCs w:val="18"/>
              </w:rPr>
            </w:pPr>
            <w:r>
              <w:rPr>
                <w:sz w:val="18"/>
                <w:szCs w:val="18"/>
              </w:rPr>
              <w:t>No</w:t>
            </w:r>
          </w:p>
        </w:tc>
        <w:tc>
          <w:tcPr>
            <w:tcW w:w="647" w:type="pct"/>
            <w:tcBorders>
              <w:top w:val="single" w:sz="4" w:space="0" w:color="BDD6EE"/>
              <w:left w:val="single" w:sz="4" w:space="0" w:color="BDD6EE"/>
              <w:bottom w:val="single" w:sz="4" w:space="0" w:color="BDD6EE"/>
              <w:right w:val="single" w:sz="4" w:space="0" w:color="BDD6EE"/>
            </w:tcBorders>
            <w:shd w:val="clear" w:color="auto" w:fill="FFFFFF" w:themeFill="background1"/>
            <w:vAlign w:val="center"/>
          </w:tcPr>
          <w:p w:rsidR="00BB1618" w:rsidRDefault="00BB1618" w:rsidP="00BB1618">
            <w:pPr>
              <w:widowControl w:val="0"/>
              <w:autoSpaceDE w:val="0"/>
              <w:autoSpaceDN w:val="0"/>
              <w:adjustRightInd w:val="0"/>
              <w:spacing w:line="240" w:lineRule="auto"/>
              <w:rPr>
                <w:sz w:val="18"/>
                <w:szCs w:val="18"/>
              </w:rPr>
            </w:pPr>
          </w:p>
        </w:tc>
      </w:tr>
      <w:tr w:rsidR="0092793F"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92793F" w:rsidRPr="009E5FBF" w:rsidRDefault="0092793F" w:rsidP="00B46904">
            <w:pPr>
              <w:widowControl w:val="0"/>
              <w:autoSpaceDE w:val="0"/>
              <w:autoSpaceDN w:val="0"/>
              <w:adjustRightInd w:val="0"/>
              <w:spacing w:before="166" w:line="240" w:lineRule="auto"/>
              <w:ind w:left="596"/>
              <w:rPr>
                <w:sz w:val="18"/>
                <w:szCs w:val="18"/>
                <w:lang w:eastAsia="en-US"/>
              </w:rPr>
            </w:pPr>
            <w:r w:rsidRPr="009E5FBF">
              <w:rPr>
                <w:sz w:val="18"/>
                <w:szCs w:val="18"/>
                <w:lang w:eastAsia="en-US"/>
              </w:rPr>
              <w:t>/AutomobileUsage</w:t>
            </w:r>
          </w:p>
        </w:tc>
        <w:tc>
          <w:tcPr>
            <w:tcW w:w="1941"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92793F" w:rsidRPr="009E5FBF" w:rsidRDefault="0092793F" w:rsidP="0092793F">
            <w:pPr>
              <w:pStyle w:val="Body"/>
              <w:rPr>
                <w:rFonts w:cs="Arial"/>
                <w:color w:val="auto"/>
                <w:sz w:val="18"/>
                <w:szCs w:val="18"/>
              </w:rPr>
            </w:pPr>
            <w:r w:rsidRPr="009E5FBF">
              <w:rPr>
                <w:rFonts w:cs="Arial"/>
                <w:color w:val="auto"/>
                <w:sz w:val="18"/>
                <w:szCs w:val="18"/>
              </w:rPr>
              <w:t>Additional details for automobile usage</w:t>
            </w:r>
          </w:p>
        </w:tc>
        <w:tc>
          <w:tcPr>
            <w:tcW w:w="443"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92793F" w:rsidRPr="009E5FBF" w:rsidRDefault="0092793F" w:rsidP="0092793F">
            <w:pPr>
              <w:rPr>
                <w:sz w:val="18"/>
                <w:szCs w:val="18"/>
              </w:rPr>
            </w:pPr>
            <w:r w:rsidRPr="009E5FBF">
              <w:rPr>
                <w:sz w:val="18"/>
                <w:szCs w:val="18"/>
              </w:rPr>
              <w:t>Yes</w:t>
            </w:r>
          </w:p>
        </w:tc>
        <w:tc>
          <w:tcPr>
            <w:tcW w:w="647" w:type="pct"/>
            <w:tcBorders>
              <w:top w:val="single" w:sz="4" w:space="0" w:color="BDD6EE"/>
              <w:left w:val="single" w:sz="4" w:space="0" w:color="BDD6EE"/>
              <w:bottom w:val="single" w:sz="4" w:space="0" w:color="BDD6EE"/>
              <w:right w:val="single" w:sz="4" w:space="0" w:color="BDD6EE"/>
            </w:tcBorders>
            <w:shd w:val="clear" w:color="auto" w:fill="E7E6E6"/>
            <w:vAlign w:val="center"/>
          </w:tcPr>
          <w:p w:rsidR="0092793F" w:rsidRPr="009E5FBF" w:rsidRDefault="0092793F" w:rsidP="0092793F">
            <w:pPr>
              <w:widowControl w:val="0"/>
              <w:autoSpaceDE w:val="0"/>
              <w:autoSpaceDN w:val="0"/>
              <w:adjustRightInd w:val="0"/>
              <w:spacing w:line="240" w:lineRule="auto"/>
              <w:rPr>
                <w:sz w:val="18"/>
                <w:szCs w:val="18"/>
              </w:rPr>
            </w:pPr>
            <w:r w:rsidRPr="009E5FBF">
              <w:rPr>
                <w:sz w:val="18"/>
                <w:szCs w:val="18"/>
              </w:rPr>
              <w:t>Automobile Usage</w:t>
            </w:r>
          </w:p>
        </w:tc>
      </w:tr>
      <w:tr w:rsidR="00B46904" w:rsidRPr="009E5FBF" w:rsidTr="00605ACB">
        <w:tc>
          <w:tcPr>
            <w:tcW w:w="1969" w:type="pct"/>
            <w:tcBorders>
              <w:top w:val="single" w:sz="4" w:space="0" w:color="BDD6EE"/>
              <w:left w:val="single" w:sz="4" w:space="0" w:color="BDD6EE"/>
              <w:bottom w:val="single" w:sz="4" w:space="0" w:color="BDD6EE"/>
              <w:right w:val="single" w:sz="4" w:space="0" w:color="BDD6EE"/>
            </w:tcBorders>
            <w:vAlign w:val="center"/>
          </w:tcPr>
          <w:p w:rsidR="00B46904" w:rsidRPr="00634CA8" w:rsidRDefault="00B46904" w:rsidP="00B46904">
            <w:pPr>
              <w:widowControl w:val="0"/>
              <w:autoSpaceDE w:val="0"/>
              <w:autoSpaceDN w:val="0"/>
              <w:adjustRightInd w:val="0"/>
              <w:spacing w:before="166" w:line="240" w:lineRule="auto"/>
              <w:ind w:left="596"/>
              <w:rPr>
                <w:sz w:val="18"/>
                <w:szCs w:val="18"/>
                <w:lang w:val="en-US" w:eastAsia="en-US"/>
              </w:rPr>
            </w:pPr>
            <w:r>
              <w:rPr>
                <w:sz w:val="18"/>
                <w:szCs w:val="18"/>
              </w:rPr>
              <w:t>…….</w:t>
            </w:r>
          </w:p>
        </w:tc>
        <w:tc>
          <w:tcPr>
            <w:tcW w:w="1941" w:type="pct"/>
            <w:tcBorders>
              <w:top w:val="single" w:sz="4" w:space="0" w:color="BDD6EE"/>
              <w:left w:val="single" w:sz="4" w:space="0" w:color="BDD6EE"/>
              <w:bottom w:val="single" w:sz="4" w:space="0" w:color="BDD6EE"/>
              <w:right w:val="single" w:sz="4" w:space="0" w:color="BDD6EE"/>
            </w:tcBorders>
            <w:vAlign w:val="center"/>
          </w:tcPr>
          <w:p w:rsidR="00B46904" w:rsidRPr="00BB00ED" w:rsidRDefault="00B46904" w:rsidP="00B46904">
            <w:pPr>
              <w:pStyle w:val="Body"/>
              <w:tabs>
                <w:tab w:val="clear" w:pos="780"/>
                <w:tab w:val="decimal" w:pos="0"/>
              </w:tabs>
              <w:rPr>
                <w:rFonts w:cs="Arial"/>
                <w:color w:val="auto"/>
                <w:sz w:val="18"/>
                <w:szCs w:val="18"/>
                <w:lang w:val="en-US"/>
              </w:rPr>
            </w:pPr>
            <w:r>
              <w:rPr>
                <w:rFonts w:cs="Arial"/>
                <w:color w:val="auto"/>
                <w:sz w:val="18"/>
                <w:szCs w:val="18"/>
                <w:lang w:val="en-US"/>
              </w:rPr>
              <w:t xml:space="preserve">See </w:t>
            </w:r>
            <w:hyperlink w:anchor="Automobile" w:history="1">
              <w:r w:rsidRPr="00875F1C">
                <w:rPr>
                  <w:rStyle w:val="Hyperlink"/>
                  <w:rFonts w:cs="Arial"/>
                  <w:sz w:val="18"/>
                  <w:szCs w:val="18"/>
                  <w:lang w:val="en-US"/>
                </w:rPr>
                <w:t>Secondary activity documents</w:t>
              </w:r>
            </w:hyperlink>
          </w:p>
        </w:tc>
        <w:tc>
          <w:tcPr>
            <w:tcW w:w="443" w:type="pct"/>
            <w:tcBorders>
              <w:top w:val="single" w:sz="4" w:space="0" w:color="BDD6EE"/>
              <w:left w:val="single" w:sz="4" w:space="0" w:color="BDD6EE"/>
              <w:bottom w:val="single" w:sz="4" w:space="0" w:color="BDD6EE"/>
              <w:right w:val="single" w:sz="4" w:space="0" w:color="BDD6EE"/>
            </w:tcBorders>
            <w:vAlign w:val="center"/>
          </w:tcPr>
          <w:p w:rsidR="00B46904" w:rsidRPr="00BB00ED" w:rsidRDefault="00B46904" w:rsidP="00B46904">
            <w:pPr>
              <w:rPr>
                <w:sz w:val="18"/>
                <w:szCs w:val="18"/>
              </w:rPr>
            </w:pPr>
          </w:p>
        </w:tc>
        <w:tc>
          <w:tcPr>
            <w:tcW w:w="647" w:type="pct"/>
            <w:tcBorders>
              <w:top w:val="single" w:sz="4" w:space="0" w:color="BDD6EE"/>
              <w:left w:val="single" w:sz="4" w:space="0" w:color="BDD6EE"/>
              <w:bottom w:val="single" w:sz="4" w:space="0" w:color="BDD6EE"/>
              <w:right w:val="single" w:sz="4" w:space="0" w:color="BDD6EE"/>
            </w:tcBorders>
            <w:vAlign w:val="center"/>
          </w:tcPr>
          <w:p w:rsidR="00B46904" w:rsidRPr="00BB00ED" w:rsidRDefault="00B46904" w:rsidP="00B46904">
            <w:pPr>
              <w:widowControl w:val="0"/>
              <w:autoSpaceDE w:val="0"/>
              <w:autoSpaceDN w:val="0"/>
              <w:adjustRightInd w:val="0"/>
              <w:spacing w:line="240" w:lineRule="auto"/>
              <w:rPr>
                <w:sz w:val="18"/>
                <w:szCs w:val="18"/>
              </w:rPr>
            </w:pPr>
          </w:p>
        </w:tc>
      </w:tr>
      <w:tr w:rsidR="00B46904"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B46904" w:rsidRPr="00BB1F73" w:rsidRDefault="00B46904" w:rsidP="00B46904">
            <w:pPr>
              <w:widowControl w:val="0"/>
              <w:autoSpaceDE w:val="0"/>
              <w:autoSpaceDN w:val="0"/>
              <w:adjustRightInd w:val="0"/>
              <w:spacing w:before="166" w:line="240" w:lineRule="auto"/>
              <w:ind w:left="596"/>
              <w:rPr>
                <w:sz w:val="18"/>
                <w:szCs w:val="18"/>
                <w:lang w:val="en-US" w:eastAsia="en-US"/>
              </w:rPr>
            </w:pPr>
            <w:r>
              <w:rPr>
                <w:sz w:val="18"/>
                <w:szCs w:val="18"/>
                <w:lang w:val="en-US" w:eastAsia="en-US"/>
              </w:rPr>
              <w:t>/BuildingUsage</w:t>
            </w:r>
          </w:p>
        </w:tc>
        <w:tc>
          <w:tcPr>
            <w:tcW w:w="1941"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B46904" w:rsidRPr="00BB00ED" w:rsidRDefault="00B46904" w:rsidP="00B46904">
            <w:pPr>
              <w:pStyle w:val="Body"/>
              <w:tabs>
                <w:tab w:val="clear" w:pos="780"/>
                <w:tab w:val="decimal" w:pos="0"/>
              </w:tabs>
              <w:rPr>
                <w:rFonts w:cs="Arial"/>
                <w:color w:val="auto"/>
                <w:sz w:val="18"/>
                <w:szCs w:val="18"/>
                <w:lang w:val="en-US"/>
              </w:rPr>
            </w:pPr>
            <w:r>
              <w:rPr>
                <w:rFonts w:cs="Arial"/>
                <w:color w:val="auto"/>
                <w:sz w:val="18"/>
                <w:szCs w:val="18"/>
                <w:lang w:val="en-US"/>
              </w:rPr>
              <w:t>Additional details for Building</w:t>
            </w:r>
          </w:p>
        </w:tc>
        <w:tc>
          <w:tcPr>
            <w:tcW w:w="443"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B46904" w:rsidRPr="00BB00ED" w:rsidRDefault="00B46904" w:rsidP="00B46904">
            <w:pPr>
              <w:rPr>
                <w:sz w:val="18"/>
                <w:szCs w:val="18"/>
              </w:rPr>
            </w:pPr>
            <w:r>
              <w:rPr>
                <w:sz w:val="18"/>
                <w:szCs w:val="18"/>
              </w:rPr>
              <w:t>Yes</w:t>
            </w:r>
          </w:p>
        </w:tc>
        <w:tc>
          <w:tcPr>
            <w:tcW w:w="647"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B46904" w:rsidRPr="00BB00ED" w:rsidRDefault="00B46904" w:rsidP="00B46904">
            <w:pPr>
              <w:widowControl w:val="0"/>
              <w:autoSpaceDE w:val="0"/>
              <w:autoSpaceDN w:val="0"/>
              <w:adjustRightInd w:val="0"/>
              <w:spacing w:line="240" w:lineRule="auto"/>
              <w:rPr>
                <w:sz w:val="18"/>
                <w:szCs w:val="18"/>
              </w:rPr>
            </w:pPr>
            <w:r>
              <w:rPr>
                <w:sz w:val="18"/>
                <w:szCs w:val="18"/>
              </w:rPr>
              <w:t>BuildingUsage</w:t>
            </w:r>
          </w:p>
        </w:tc>
      </w:tr>
      <w:tr w:rsidR="00B46904" w:rsidRPr="009E5FBF" w:rsidTr="00605ACB">
        <w:tc>
          <w:tcPr>
            <w:tcW w:w="1969" w:type="pct"/>
            <w:tcBorders>
              <w:top w:val="single" w:sz="4" w:space="0" w:color="BDD6EE"/>
              <w:left w:val="single" w:sz="4" w:space="0" w:color="BDD6EE"/>
              <w:bottom w:val="single" w:sz="4" w:space="0" w:color="BDD6EE"/>
              <w:right w:val="single" w:sz="4" w:space="0" w:color="BDD6EE"/>
            </w:tcBorders>
            <w:vAlign w:val="center"/>
          </w:tcPr>
          <w:p w:rsidR="00B46904" w:rsidRPr="00634CA8" w:rsidRDefault="00B46904" w:rsidP="00B46904">
            <w:pPr>
              <w:widowControl w:val="0"/>
              <w:autoSpaceDE w:val="0"/>
              <w:autoSpaceDN w:val="0"/>
              <w:adjustRightInd w:val="0"/>
              <w:spacing w:before="166" w:line="240" w:lineRule="auto"/>
              <w:ind w:left="596"/>
              <w:rPr>
                <w:sz w:val="18"/>
                <w:szCs w:val="18"/>
                <w:lang w:val="en-US" w:eastAsia="en-US"/>
              </w:rPr>
            </w:pPr>
            <w:r>
              <w:rPr>
                <w:sz w:val="18"/>
                <w:szCs w:val="18"/>
              </w:rPr>
              <w:t>…….</w:t>
            </w:r>
          </w:p>
        </w:tc>
        <w:tc>
          <w:tcPr>
            <w:tcW w:w="1941" w:type="pct"/>
            <w:tcBorders>
              <w:top w:val="single" w:sz="4" w:space="0" w:color="BDD6EE"/>
              <w:left w:val="single" w:sz="4" w:space="0" w:color="BDD6EE"/>
              <w:bottom w:val="single" w:sz="4" w:space="0" w:color="BDD6EE"/>
              <w:right w:val="single" w:sz="4" w:space="0" w:color="BDD6EE"/>
            </w:tcBorders>
            <w:vAlign w:val="center"/>
          </w:tcPr>
          <w:p w:rsidR="00B46904" w:rsidRPr="00BB00ED" w:rsidRDefault="00B46904" w:rsidP="00B46904">
            <w:pPr>
              <w:pStyle w:val="Body"/>
              <w:tabs>
                <w:tab w:val="clear" w:pos="780"/>
                <w:tab w:val="decimal" w:pos="0"/>
              </w:tabs>
              <w:rPr>
                <w:rFonts w:cs="Arial"/>
                <w:color w:val="auto"/>
                <w:sz w:val="18"/>
                <w:szCs w:val="18"/>
                <w:lang w:val="en-US"/>
              </w:rPr>
            </w:pPr>
            <w:r>
              <w:rPr>
                <w:rFonts w:cs="Arial"/>
                <w:color w:val="auto"/>
                <w:sz w:val="18"/>
                <w:szCs w:val="18"/>
                <w:lang w:val="en-US"/>
              </w:rPr>
              <w:t xml:space="preserve">See </w:t>
            </w:r>
            <w:hyperlink w:anchor="Immeuble" w:history="1">
              <w:r w:rsidRPr="00875F1C">
                <w:rPr>
                  <w:rStyle w:val="Hyperlink"/>
                  <w:rFonts w:cs="Arial"/>
                  <w:sz w:val="18"/>
                  <w:szCs w:val="18"/>
                  <w:lang w:val="en-US"/>
                </w:rPr>
                <w:t>Secondary activity documents</w:t>
              </w:r>
            </w:hyperlink>
          </w:p>
        </w:tc>
        <w:tc>
          <w:tcPr>
            <w:tcW w:w="443" w:type="pct"/>
            <w:tcBorders>
              <w:top w:val="single" w:sz="4" w:space="0" w:color="BDD6EE"/>
              <w:left w:val="single" w:sz="4" w:space="0" w:color="BDD6EE"/>
              <w:bottom w:val="single" w:sz="4" w:space="0" w:color="BDD6EE"/>
              <w:right w:val="single" w:sz="4" w:space="0" w:color="BDD6EE"/>
            </w:tcBorders>
            <w:vAlign w:val="center"/>
          </w:tcPr>
          <w:p w:rsidR="00B46904" w:rsidRPr="00BB00ED" w:rsidRDefault="00B46904" w:rsidP="00B46904">
            <w:pPr>
              <w:rPr>
                <w:sz w:val="18"/>
                <w:szCs w:val="18"/>
              </w:rPr>
            </w:pPr>
          </w:p>
        </w:tc>
        <w:tc>
          <w:tcPr>
            <w:tcW w:w="647" w:type="pct"/>
            <w:tcBorders>
              <w:top w:val="single" w:sz="4" w:space="0" w:color="BDD6EE"/>
              <w:left w:val="single" w:sz="4" w:space="0" w:color="BDD6EE"/>
              <w:bottom w:val="single" w:sz="4" w:space="0" w:color="BDD6EE"/>
              <w:right w:val="single" w:sz="4" w:space="0" w:color="BDD6EE"/>
            </w:tcBorders>
            <w:vAlign w:val="center"/>
          </w:tcPr>
          <w:p w:rsidR="00B46904" w:rsidRPr="00BB00ED" w:rsidRDefault="00B46904" w:rsidP="00B46904">
            <w:pPr>
              <w:widowControl w:val="0"/>
              <w:autoSpaceDE w:val="0"/>
              <w:autoSpaceDN w:val="0"/>
              <w:adjustRightInd w:val="0"/>
              <w:spacing w:line="240" w:lineRule="auto"/>
              <w:rPr>
                <w:sz w:val="18"/>
                <w:szCs w:val="18"/>
              </w:rPr>
            </w:pPr>
          </w:p>
        </w:tc>
      </w:tr>
      <w:tr w:rsidR="00B46904"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B46904" w:rsidRPr="00634CA8" w:rsidRDefault="00B46904" w:rsidP="00C92ED7">
            <w:pPr>
              <w:widowControl w:val="0"/>
              <w:autoSpaceDE w:val="0"/>
              <w:autoSpaceDN w:val="0"/>
              <w:adjustRightInd w:val="0"/>
              <w:spacing w:before="166" w:line="240" w:lineRule="auto"/>
              <w:ind w:left="596" w:firstLine="14"/>
              <w:rPr>
                <w:sz w:val="18"/>
                <w:szCs w:val="18"/>
                <w:lang w:val="en-US" w:eastAsia="en-US"/>
              </w:rPr>
            </w:pPr>
            <w:r w:rsidRPr="00BC31C0">
              <w:rPr>
                <w:sz w:val="18"/>
                <w:szCs w:val="18"/>
                <w:lang w:val="en-US" w:eastAsia="en-US"/>
              </w:rPr>
              <w:t>/</w:t>
            </w:r>
            <w:r w:rsidRPr="00071E22">
              <w:rPr>
                <w:sz w:val="18"/>
                <w:szCs w:val="18"/>
              </w:rPr>
              <w:t>CampingCarUsage</w:t>
            </w:r>
          </w:p>
        </w:tc>
        <w:tc>
          <w:tcPr>
            <w:tcW w:w="1941"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B46904" w:rsidRPr="00BB00ED" w:rsidRDefault="00B46904" w:rsidP="00B46904">
            <w:pPr>
              <w:pStyle w:val="Body"/>
              <w:rPr>
                <w:rFonts w:cs="Arial"/>
                <w:color w:val="auto"/>
                <w:sz w:val="18"/>
                <w:szCs w:val="18"/>
                <w:lang w:val="en-US"/>
              </w:rPr>
            </w:pPr>
            <w:r>
              <w:rPr>
                <w:rFonts w:cs="Arial"/>
                <w:color w:val="auto"/>
                <w:sz w:val="18"/>
                <w:szCs w:val="18"/>
                <w:lang w:val="en-US"/>
              </w:rPr>
              <w:t>Additional details for camper usage</w:t>
            </w:r>
          </w:p>
        </w:tc>
        <w:tc>
          <w:tcPr>
            <w:tcW w:w="443"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B46904" w:rsidRPr="00BB00ED" w:rsidRDefault="00B46904" w:rsidP="00B46904">
            <w:pPr>
              <w:rPr>
                <w:sz w:val="18"/>
                <w:szCs w:val="18"/>
              </w:rPr>
            </w:pPr>
            <w:r>
              <w:rPr>
                <w:sz w:val="18"/>
                <w:szCs w:val="18"/>
              </w:rPr>
              <w:t>Yes</w:t>
            </w:r>
          </w:p>
        </w:tc>
        <w:tc>
          <w:tcPr>
            <w:tcW w:w="647"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B46904" w:rsidRPr="00BB00ED" w:rsidRDefault="00B46904" w:rsidP="00B46904">
            <w:pPr>
              <w:widowControl w:val="0"/>
              <w:autoSpaceDE w:val="0"/>
              <w:autoSpaceDN w:val="0"/>
              <w:adjustRightInd w:val="0"/>
              <w:spacing w:line="240" w:lineRule="auto"/>
              <w:rPr>
                <w:sz w:val="18"/>
                <w:szCs w:val="18"/>
              </w:rPr>
            </w:pPr>
            <w:r>
              <w:rPr>
                <w:sz w:val="18"/>
                <w:szCs w:val="18"/>
                <w:lang w:val="en-US" w:eastAsia="en-US"/>
              </w:rPr>
              <w:t>Camping car</w:t>
            </w:r>
            <w:r>
              <w:rPr>
                <w:sz w:val="18"/>
                <w:szCs w:val="18"/>
              </w:rPr>
              <w:t xml:space="preserve"> Usage</w:t>
            </w:r>
          </w:p>
        </w:tc>
      </w:tr>
      <w:tr w:rsidR="00B46904" w:rsidRPr="009E5FBF" w:rsidTr="00605ACB">
        <w:tc>
          <w:tcPr>
            <w:tcW w:w="1969" w:type="pct"/>
            <w:tcBorders>
              <w:top w:val="single" w:sz="4" w:space="0" w:color="BDD6EE"/>
              <w:left w:val="single" w:sz="4" w:space="0" w:color="BDD6EE"/>
              <w:bottom w:val="single" w:sz="4" w:space="0" w:color="BDD6EE"/>
              <w:right w:val="single" w:sz="4" w:space="0" w:color="BDD6EE"/>
            </w:tcBorders>
            <w:vAlign w:val="center"/>
          </w:tcPr>
          <w:p w:rsidR="00B46904" w:rsidRPr="00634CA8" w:rsidRDefault="00B46904" w:rsidP="00C92ED7">
            <w:pPr>
              <w:widowControl w:val="0"/>
              <w:autoSpaceDE w:val="0"/>
              <w:autoSpaceDN w:val="0"/>
              <w:adjustRightInd w:val="0"/>
              <w:spacing w:before="166" w:line="240" w:lineRule="auto"/>
              <w:ind w:left="596"/>
              <w:rPr>
                <w:sz w:val="18"/>
                <w:szCs w:val="18"/>
                <w:lang w:val="en-US" w:eastAsia="en-US"/>
              </w:rPr>
            </w:pPr>
            <w:r>
              <w:rPr>
                <w:sz w:val="18"/>
                <w:szCs w:val="18"/>
              </w:rPr>
              <w:t>…….</w:t>
            </w:r>
          </w:p>
        </w:tc>
        <w:tc>
          <w:tcPr>
            <w:tcW w:w="1941" w:type="pct"/>
            <w:tcBorders>
              <w:top w:val="single" w:sz="4" w:space="0" w:color="BDD6EE"/>
              <w:left w:val="single" w:sz="4" w:space="0" w:color="BDD6EE"/>
              <w:bottom w:val="single" w:sz="4" w:space="0" w:color="BDD6EE"/>
              <w:right w:val="single" w:sz="4" w:space="0" w:color="BDD6EE"/>
            </w:tcBorders>
            <w:vAlign w:val="center"/>
          </w:tcPr>
          <w:p w:rsidR="00B46904" w:rsidRPr="00BB00ED" w:rsidRDefault="00B46904" w:rsidP="00B46904">
            <w:pPr>
              <w:pStyle w:val="Body"/>
              <w:tabs>
                <w:tab w:val="clear" w:pos="780"/>
                <w:tab w:val="decimal" w:pos="0"/>
              </w:tabs>
              <w:rPr>
                <w:rFonts w:cs="Arial"/>
                <w:color w:val="auto"/>
                <w:sz w:val="18"/>
                <w:szCs w:val="18"/>
                <w:lang w:val="en-US"/>
              </w:rPr>
            </w:pPr>
            <w:r>
              <w:rPr>
                <w:rFonts w:cs="Arial"/>
                <w:color w:val="auto"/>
                <w:sz w:val="18"/>
                <w:szCs w:val="18"/>
                <w:lang w:val="en-US"/>
              </w:rPr>
              <w:t>See</w:t>
            </w:r>
            <w:hyperlink w:anchor="TruckCamper" w:history="1">
              <w:r w:rsidRPr="00B46904">
                <w:rPr>
                  <w:rStyle w:val="Hyperlink"/>
                  <w:rFonts w:cs="Arial"/>
                  <w:sz w:val="18"/>
                  <w:szCs w:val="18"/>
                  <w:lang w:val="en-US"/>
                </w:rPr>
                <w:t xml:space="preserve"> Secondary activity documents</w:t>
              </w:r>
            </w:hyperlink>
          </w:p>
        </w:tc>
        <w:tc>
          <w:tcPr>
            <w:tcW w:w="443" w:type="pct"/>
            <w:tcBorders>
              <w:top w:val="single" w:sz="4" w:space="0" w:color="BDD6EE"/>
              <w:left w:val="single" w:sz="4" w:space="0" w:color="BDD6EE"/>
              <w:bottom w:val="single" w:sz="4" w:space="0" w:color="BDD6EE"/>
              <w:right w:val="single" w:sz="4" w:space="0" w:color="BDD6EE"/>
            </w:tcBorders>
            <w:vAlign w:val="center"/>
          </w:tcPr>
          <w:p w:rsidR="00B46904" w:rsidRPr="00BB00ED" w:rsidRDefault="00B46904" w:rsidP="00B46904">
            <w:pPr>
              <w:rPr>
                <w:sz w:val="18"/>
                <w:szCs w:val="18"/>
              </w:rPr>
            </w:pPr>
          </w:p>
        </w:tc>
        <w:tc>
          <w:tcPr>
            <w:tcW w:w="647" w:type="pct"/>
            <w:tcBorders>
              <w:top w:val="single" w:sz="4" w:space="0" w:color="BDD6EE"/>
              <w:left w:val="single" w:sz="4" w:space="0" w:color="BDD6EE"/>
              <w:bottom w:val="single" w:sz="4" w:space="0" w:color="BDD6EE"/>
              <w:right w:val="single" w:sz="4" w:space="0" w:color="BDD6EE"/>
            </w:tcBorders>
            <w:vAlign w:val="center"/>
          </w:tcPr>
          <w:p w:rsidR="00B46904" w:rsidRPr="00BB00ED" w:rsidRDefault="00B46904" w:rsidP="00B46904">
            <w:pPr>
              <w:widowControl w:val="0"/>
              <w:autoSpaceDE w:val="0"/>
              <w:autoSpaceDN w:val="0"/>
              <w:adjustRightInd w:val="0"/>
              <w:spacing w:line="240" w:lineRule="auto"/>
              <w:rPr>
                <w:sz w:val="18"/>
                <w:szCs w:val="18"/>
              </w:rPr>
            </w:pPr>
          </w:p>
        </w:tc>
      </w:tr>
      <w:tr w:rsidR="00B46904"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B46904" w:rsidRPr="00634CA8" w:rsidRDefault="00B46904" w:rsidP="00C92ED7">
            <w:pPr>
              <w:widowControl w:val="0"/>
              <w:autoSpaceDE w:val="0"/>
              <w:autoSpaceDN w:val="0"/>
              <w:adjustRightInd w:val="0"/>
              <w:spacing w:before="166" w:line="240" w:lineRule="auto"/>
              <w:ind w:left="596"/>
              <w:rPr>
                <w:sz w:val="18"/>
                <w:szCs w:val="18"/>
                <w:lang w:val="en-US" w:eastAsia="en-US"/>
              </w:rPr>
            </w:pPr>
            <w:r>
              <w:rPr>
                <w:sz w:val="18"/>
                <w:szCs w:val="18"/>
                <w:lang w:val="en-US" w:eastAsia="en-US"/>
              </w:rPr>
              <w:t>/CaravanUsage</w:t>
            </w:r>
          </w:p>
        </w:tc>
        <w:tc>
          <w:tcPr>
            <w:tcW w:w="1941"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B46904" w:rsidRPr="00BB00ED" w:rsidRDefault="00B46904" w:rsidP="00B46904">
            <w:pPr>
              <w:pStyle w:val="Body"/>
              <w:tabs>
                <w:tab w:val="clear" w:pos="780"/>
                <w:tab w:val="decimal" w:pos="0"/>
              </w:tabs>
              <w:rPr>
                <w:rFonts w:cs="Arial"/>
                <w:color w:val="auto"/>
                <w:sz w:val="18"/>
                <w:szCs w:val="18"/>
                <w:lang w:val="en-US"/>
              </w:rPr>
            </w:pPr>
            <w:r>
              <w:rPr>
                <w:rFonts w:cs="Arial"/>
                <w:color w:val="auto"/>
                <w:sz w:val="18"/>
                <w:szCs w:val="18"/>
                <w:lang w:val="en-US"/>
              </w:rPr>
              <w:t>Additional Details for Caravan</w:t>
            </w:r>
          </w:p>
        </w:tc>
        <w:tc>
          <w:tcPr>
            <w:tcW w:w="443" w:type="pct"/>
            <w:tcBorders>
              <w:top w:val="single" w:sz="4" w:space="0" w:color="BDD6EE"/>
              <w:left w:val="single" w:sz="4" w:space="0" w:color="BDD6EE"/>
              <w:bottom w:val="single" w:sz="4" w:space="0" w:color="BDD6EE"/>
              <w:right w:val="single" w:sz="4" w:space="0" w:color="BDD6EE"/>
            </w:tcBorders>
            <w:shd w:val="clear" w:color="auto" w:fill="E7E6E6" w:themeFill="background2"/>
          </w:tcPr>
          <w:p w:rsidR="00B46904" w:rsidRDefault="00B46904" w:rsidP="00B46904">
            <w:r>
              <w:rPr>
                <w:sz w:val="18"/>
                <w:szCs w:val="18"/>
              </w:rPr>
              <w:t>Yes</w:t>
            </w:r>
          </w:p>
        </w:tc>
        <w:tc>
          <w:tcPr>
            <w:tcW w:w="647"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B46904" w:rsidRPr="00BB00ED" w:rsidRDefault="00B46904" w:rsidP="00B46904">
            <w:pPr>
              <w:widowControl w:val="0"/>
              <w:autoSpaceDE w:val="0"/>
              <w:autoSpaceDN w:val="0"/>
              <w:adjustRightInd w:val="0"/>
              <w:spacing w:line="240" w:lineRule="auto"/>
              <w:rPr>
                <w:sz w:val="18"/>
                <w:szCs w:val="18"/>
              </w:rPr>
            </w:pPr>
            <w:r>
              <w:rPr>
                <w:sz w:val="18"/>
                <w:szCs w:val="18"/>
                <w:lang w:val="en-US" w:eastAsia="en-US"/>
              </w:rPr>
              <w:t>CaravanUsage</w:t>
            </w:r>
          </w:p>
        </w:tc>
      </w:tr>
      <w:tr w:rsidR="00B46904" w:rsidRPr="009E5FBF" w:rsidTr="00605ACB">
        <w:tc>
          <w:tcPr>
            <w:tcW w:w="1969" w:type="pct"/>
            <w:tcBorders>
              <w:top w:val="single" w:sz="4" w:space="0" w:color="BDD6EE"/>
              <w:left w:val="single" w:sz="4" w:space="0" w:color="BDD6EE"/>
              <w:bottom w:val="single" w:sz="4" w:space="0" w:color="BDD6EE"/>
              <w:right w:val="single" w:sz="4" w:space="0" w:color="BDD6EE"/>
            </w:tcBorders>
            <w:vAlign w:val="center"/>
          </w:tcPr>
          <w:p w:rsidR="00B46904" w:rsidRPr="00634CA8" w:rsidRDefault="00B46904" w:rsidP="00C92ED7">
            <w:pPr>
              <w:widowControl w:val="0"/>
              <w:autoSpaceDE w:val="0"/>
              <w:autoSpaceDN w:val="0"/>
              <w:adjustRightInd w:val="0"/>
              <w:spacing w:before="166" w:line="240" w:lineRule="auto"/>
              <w:ind w:left="596"/>
              <w:rPr>
                <w:sz w:val="18"/>
                <w:szCs w:val="18"/>
                <w:lang w:val="en-US" w:eastAsia="en-US"/>
              </w:rPr>
            </w:pPr>
            <w:r>
              <w:rPr>
                <w:sz w:val="18"/>
                <w:szCs w:val="18"/>
              </w:rPr>
              <w:t>…….</w:t>
            </w:r>
          </w:p>
        </w:tc>
        <w:tc>
          <w:tcPr>
            <w:tcW w:w="1941" w:type="pct"/>
            <w:tcBorders>
              <w:top w:val="single" w:sz="4" w:space="0" w:color="BDD6EE"/>
              <w:left w:val="single" w:sz="4" w:space="0" w:color="BDD6EE"/>
              <w:bottom w:val="single" w:sz="4" w:space="0" w:color="BDD6EE"/>
              <w:right w:val="single" w:sz="4" w:space="0" w:color="BDD6EE"/>
            </w:tcBorders>
            <w:vAlign w:val="center"/>
          </w:tcPr>
          <w:p w:rsidR="00B46904" w:rsidRPr="00BB00ED" w:rsidRDefault="00B46904" w:rsidP="00B46904">
            <w:pPr>
              <w:pStyle w:val="Body"/>
              <w:rPr>
                <w:rFonts w:cs="Arial"/>
                <w:color w:val="auto"/>
                <w:sz w:val="18"/>
                <w:szCs w:val="18"/>
                <w:lang w:val="en-US"/>
              </w:rPr>
            </w:pPr>
            <w:r>
              <w:rPr>
                <w:rFonts w:cs="Arial"/>
                <w:color w:val="auto"/>
                <w:sz w:val="18"/>
                <w:szCs w:val="18"/>
                <w:lang w:val="en-US"/>
              </w:rPr>
              <w:t xml:space="preserve">See </w:t>
            </w:r>
            <w:hyperlink w:anchor="Caravane" w:history="1">
              <w:r w:rsidRPr="006A6B33">
                <w:rPr>
                  <w:rStyle w:val="Hyperlink"/>
                  <w:rFonts w:cs="Arial"/>
                  <w:sz w:val="18"/>
                  <w:szCs w:val="18"/>
                  <w:lang w:val="en-US"/>
                </w:rPr>
                <w:t>Secondary activity documents</w:t>
              </w:r>
            </w:hyperlink>
          </w:p>
        </w:tc>
        <w:tc>
          <w:tcPr>
            <w:tcW w:w="443" w:type="pct"/>
            <w:tcBorders>
              <w:top w:val="single" w:sz="4" w:space="0" w:color="BDD6EE"/>
              <w:left w:val="single" w:sz="4" w:space="0" w:color="BDD6EE"/>
              <w:bottom w:val="single" w:sz="4" w:space="0" w:color="BDD6EE"/>
              <w:right w:val="single" w:sz="4" w:space="0" w:color="BDD6EE"/>
            </w:tcBorders>
          </w:tcPr>
          <w:p w:rsidR="00B46904" w:rsidRDefault="00B46904" w:rsidP="00B46904"/>
        </w:tc>
        <w:tc>
          <w:tcPr>
            <w:tcW w:w="647" w:type="pct"/>
            <w:tcBorders>
              <w:top w:val="single" w:sz="4" w:space="0" w:color="BDD6EE"/>
              <w:left w:val="single" w:sz="4" w:space="0" w:color="BDD6EE"/>
              <w:bottom w:val="single" w:sz="4" w:space="0" w:color="BDD6EE"/>
              <w:right w:val="single" w:sz="4" w:space="0" w:color="BDD6EE"/>
            </w:tcBorders>
            <w:vAlign w:val="center"/>
          </w:tcPr>
          <w:p w:rsidR="00B46904" w:rsidRPr="00BB00ED" w:rsidRDefault="00B46904" w:rsidP="00B46904">
            <w:pPr>
              <w:widowControl w:val="0"/>
              <w:autoSpaceDE w:val="0"/>
              <w:autoSpaceDN w:val="0"/>
              <w:adjustRightInd w:val="0"/>
              <w:spacing w:line="240" w:lineRule="auto"/>
              <w:rPr>
                <w:sz w:val="18"/>
                <w:szCs w:val="18"/>
              </w:rPr>
            </w:pPr>
          </w:p>
        </w:tc>
      </w:tr>
      <w:tr w:rsidR="00B46904"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B46904" w:rsidRPr="00634CA8" w:rsidRDefault="00B46904" w:rsidP="00C92ED7">
            <w:pPr>
              <w:widowControl w:val="0"/>
              <w:autoSpaceDE w:val="0"/>
              <w:autoSpaceDN w:val="0"/>
              <w:adjustRightInd w:val="0"/>
              <w:spacing w:before="166" w:line="240" w:lineRule="auto"/>
              <w:ind w:left="596"/>
              <w:rPr>
                <w:sz w:val="18"/>
                <w:szCs w:val="18"/>
                <w:lang w:val="en-US" w:eastAsia="en-US"/>
              </w:rPr>
            </w:pPr>
            <w:r>
              <w:rPr>
                <w:sz w:val="18"/>
                <w:szCs w:val="18"/>
                <w:lang w:val="en-US" w:eastAsia="en-US"/>
              </w:rPr>
              <w:t>/DwellingUsage</w:t>
            </w:r>
          </w:p>
        </w:tc>
        <w:tc>
          <w:tcPr>
            <w:tcW w:w="1941"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B46904" w:rsidRPr="00BB00ED" w:rsidRDefault="00B46904" w:rsidP="00B46904">
            <w:pPr>
              <w:pStyle w:val="Body"/>
              <w:tabs>
                <w:tab w:val="clear" w:pos="780"/>
                <w:tab w:val="decimal" w:pos="0"/>
              </w:tabs>
              <w:rPr>
                <w:rFonts w:cs="Arial"/>
                <w:color w:val="auto"/>
                <w:sz w:val="18"/>
                <w:szCs w:val="18"/>
                <w:lang w:val="en-US"/>
              </w:rPr>
            </w:pPr>
            <w:r>
              <w:rPr>
                <w:rFonts w:cs="Arial"/>
                <w:color w:val="auto"/>
                <w:sz w:val="18"/>
                <w:szCs w:val="18"/>
                <w:lang w:val="en-US"/>
              </w:rPr>
              <w:t>Additional Details for Home</w:t>
            </w:r>
          </w:p>
        </w:tc>
        <w:tc>
          <w:tcPr>
            <w:tcW w:w="443" w:type="pct"/>
            <w:tcBorders>
              <w:top w:val="single" w:sz="4" w:space="0" w:color="BDD6EE"/>
              <w:left w:val="single" w:sz="4" w:space="0" w:color="BDD6EE"/>
              <w:bottom w:val="single" w:sz="4" w:space="0" w:color="BDD6EE"/>
              <w:right w:val="single" w:sz="4" w:space="0" w:color="BDD6EE"/>
            </w:tcBorders>
            <w:shd w:val="clear" w:color="auto" w:fill="E7E6E6" w:themeFill="background2"/>
          </w:tcPr>
          <w:p w:rsidR="00B46904" w:rsidRDefault="00B46904" w:rsidP="00B46904">
            <w:r>
              <w:rPr>
                <w:sz w:val="18"/>
                <w:szCs w:val="18"/>
              </w:rPr>
              <w:t>Yes</w:t>
            </w:r>
          </w:p>
        </w:tc>
        <w:tc>
          <w:tcPr>
            <w:tcW w:w="647"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B46904" w:rsidRPr="00BB00ED" w:rsidRDefault="00B46904" w:rsidP="00B46904">
            <w:pPr>
              <w:widowControl w:val="0"/>
              <w:autoSpaceDE w:val="0"/>
              <w:autoSpaceDN w:val="0"/>
              <w:adjustRightInd w:val="0"/>
              <w:spacing w:line="240" w:lineRule="auto"/>
              <w:rPr>
                <w:sz w:val="18"/>
                <w:szCs w:val="18"/>
              </w:rPr>
            </w:pPr>
            <w:r>
              <w:rPr>
                <w:sz w:val="18"/>
                <w:szCs w:val="18"/>
                <w:lang w:val="en-US" w:eastAsia="en-US"/>
              </w:rPr>
              <w:t>DwellingUsage</w:t>
            </w:r>
          </w:p>
        </w:tc>
      </w:tr>
      <w:tr w:rsidR="00B46904" w:rsidRPr="009E5FBF" w:rsidTr="00605ACB">
        <w:tc>
          <w:tcPr>
            <w:tcW w:w="1969" w:type="pct"/>
            <w:tcBorders>
              <w:top w:val="single" w:sz="4" w:space="0" w:color="BDD6EE"/>
              <w:left w:val="single" w:sz="4" w:space="0" w:color="BDD6EE"/>
              <w:bottom w:val="single" w:sz="4" w:space="0" w:color="BDD6EE"/>
              <w:right w:val="single" w:sz="4" w:space="0" w:color="BDD6EE"/>
            </w:tcBorders>
            <w:vAlign w:val="center"/>
          </w:tcPr>
          <w:p w:rsidR="00B46904" w:rsidRPr="00634CA8" w:rsidRDefault="00B46904" w:rsidP="00C92ED7">
            <w:pPr>
              <w:widowControl w:val="0"/>
              <w:autoSpaceDE w:val="0"/>
              <w:autoSpaceDN w:val="0"/>
              <w:adjustRightInd w:val="0"/>
              <w:spacing w:before="166" w:line="240" w:lineRule="auto"/>
              <w:ind w:left="596"/>
              <w:rPr>
                <w:sz w:val="18"/>
                <w:szCs w:val="18"/>
                <w:lang w:val="en-US" w:eastAsia="en-US"/>
              </w:rPr>
            </w:pPr>
            <w:r>
              <w:rPr>
                <w:sz w:val="18"/>
                <w:szCs w:val="18"/>
              </w:rPr>
              <w:t>…….</w:t>
            </w:r>
          </w:p>
        </w:tc>
        <w:tc>
          <w:tcPr>
            <w:tcW w:w="1941" w:type="pct"/>
            <w:tcBorders>
              <w:top w:val="single" w:sz="4" w:space="0" w:color="BDD6EE"/>
              <w:left w:val="single" w:sz="4" w:space="0" w:color="BDD6EE"/>
              <w:bottom w:val="single" w:sz="4" w:space="0" w:color="BDD6EE"/>
              <w:right w:val="single" w:sz="4" w:space="0" w:color="BDD6EE"/>
            </w:tcBorders>
            <w:vAlign w:val="center"/>
          </w:tcPr>
          <w:p w:rsidR="00B46904" w:rsidRPr="00BB00ED" w:rsidRDefault="00B46904" w:rsidP="00B46904">
            <w:pPr>
              <w:pStyle w:val="Body"/>
              <w:rPr>
                <w:rFonts w:cs="Arial"/>
                <w:color w:val="auto"/>
                <w:sz w:val="18"/>
                <w:szCs w:val="18"/>
                <w:lang w:val="en-US"/>
              </w:rPr>
            </w:pPr>
            <w:r>
              <w:rPr>
                <w:rFonts w:cs="Arial"/>
                <w:color w:val="auto"/>
                <w:sz w:val="18"/>
                <w:szCs w:val="18"/>
                <w:lang w:val="en-US"/>
              </w:rPr>
              <w:t xml:space="preserve">See </w:t>
            </w:r>
            <w:hyperlink w:anchor="Habitation" w:history="1">
              <w:r w:rsidRPr="006A6B33">
                <w:rPr>
                  <w:rStyle w:val="Hyperlink"/>
                  <w:rFonts w:cs="Arial"/>
                  <w:sz w:val="18"/>
                  <w:szCs w:val="18"/>
                  <w:lang w:val="en-US"/>
                </w:rPr>
                <w:t>Secondary activity documents</w:t>
              </w:r>
            </w:hyperlink>
          </w:p>
        </w:tc>
        <w:tc>
          <w:tcPr>
            <w:tcW w:w="443" w:type="pct"/>
            <w:tcBorders>
              <w:top w:val="single" w:sz="4" w:space="0" w:color="BDD6EE"/>
              <w:left w:val="single" w:sz="4" w:space="0" w:color="BDD6EE"/>
              <w:bottom w:val="single" w:sz="4" w:space="0" w:color="BDD6EE"/>
              <w:right w:val="single" w:sz="4" w:space="0" w:color="BDD6EE"/>
            </w:tcBorders>
          </w:tcPr>
          <w:p w:rsidR="00B46904" w:rsidRDefault="00B46904" w:rsidP="00B46904"/>
        </w:tc>
        <w:tc>
          <w:tcPr>
            <w:tcW w:w="647" w:type="pct"/>
            <w:tcBorders>
              <w:top w:val="single" w:sz="4" w:space="0" w:color="BDD6EE"/>
              <w:left w:val="single" w:sz="4" w:space="0" w:color="BDD6EE"/>
              <w:bottom w:val="single" w:sz="4" w:space="0" w:color="BDD6EE"/>
              <w:right w:val="single" w:sz="4" w:space="0" w:color="BDD6EE"/>
            </w:tcBorders>
            <w:vAlign w:val="center"/>
          </w:tcPr>
          <w:p w:rsidR="00B46904" w:rsidRPr="00BB00ED" w:rsidRDefault="00B46904" w:rsidP="00B46904">
            <w:pPr>
              <w:widowControl w:val="0"/>
              <w:autoSpaceDE w:val="0"/>
              <w:autoSpaceDN w:val="0"/>
              <w:adjustRightInd w:val="0"/>
              <w:spacing w:line="240" w:lineRule="auto"/>
              <w:rPr>
                <w:sz w:val="18"/>
                <w:szCs w:val="18"/>
              </w:rPr>
            </w:pPr>
          </w:p>
        </w:tc>
      </w:tr>
      <w:tr w:rsidR="00B46904"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B46904" w:rsidRPr="00634CA8" w:rsidRDefault="00B46904" w:rsidP="00C92ED7">
            <w:pPr>
              <w:widowControl w:val="0"/>
              <w:autoSpaceDE w:val="0"/>
              <w:autoSpaceDN w:val="0"/>
              <w:adjustRightInd w:val="0"/>
              <w:spacing w:before="166" w:line="240" w:lineRule="auto"/>
              <w:ind w:left="596"/>
              <w:rPr>
                <w:sz w:val="18"/>
                <w:szCs w:val="18"/>
                <w:lang w:val="en-US" w:eastAsia="en-US"/>
              </w:rPr>
            </w:pPr>
            <w:r>
              <w:rPr>
                <w:sz w:val="18"/>
                <w:szCs w:val="18"/>
                <w:lang w:val="en-US" w:eastAsia="en-US"/>
              </w:rPr>
              <w:t>/MopedUsage</w:t>
            </w:r>
          </w:p>
        </w:tc>
        <w:tc>
          <w:tcPr>
            <w:tcW w:w="1941"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B46904" w:rsidRPr="00BB00ED" w:rsidRDefault="00B46904" w:rsidP="00B46904">
            <w:pPr>
              <w:pStyle w:val="Body"/>
              <w:tabs>
                <w:tab w:val="clear" w:pos="780"/>
                <w:tab w:val="decimal" w:pos="0"/>
              </w:tabs>
              <w:rPr>
                <w:rFonts w:cs="Arial"/>
                <w:color w:val="auto"/>
                <w:sz w:val="18"/>
                <w:szCs w:val="18"/>
                <w:lang w:val="en-US"/>
              </w:rPr>
            </w:pPr>
            <w:r>
              <w:rPr>
                <w:rFonts w:cs="Arial"/>
                <w:color w:val="auto"/>
                <w:sz w:val="18"/>
                <w:szCs w:val="18"/>
                <w:lang w:val="en-US"/>
              </w:rPr>
              <w:t>Additional Details for Moped</w:t>
            </w:r>
          </w:p>
        </w:tc>
        <w:tc>
          <w:tcPr>
            <w:tcW w:w="443" w:type="pct"/>
            <w:tcBorders>
              <w:top w:val="single" w:sz="4" w:space="0" w:color="BDD6EE"/>
              <w:left w:val="single" w:sz="4" w:space="0" w:color="BDD6EE"/>
              <w:bottom w:val="single" w:sz="4" w:space="0" w:color="BDD6EE"/>
              <w:right w:val="single" w:sz="4" w:space="0" w:color="BDD6EE"/>
            </w:tcBorders>
            <w:shd w:val="clear" w:color="auto" w:fill="E7E6E6" w:themeFill="background2"/>
          </w:tcPr>
          <w:p w:rsidR="00B46904" w:rsidRDefault="00B46904" w:rsidP="00B46904">
            <w:r>
              <w:t>Yes</w:t>
            </w:r>
          </w:p>
        </w:tc>
        <w:tc>
          <w:tcPr>
            <w:tcW w:w="647"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B46904" w:rsidRPr="00BB00ED" w:rsidRDefault="00B46904" w:rsidP="00B46904">
            <w:pPr>
              <w:widowControl w:val="0"/>
              <w:autoSpaceDE w:val="0"/>
              <w:autoSpaceDN w:val="0"/>
              <w:adjustRightInd w:val="0"/>
              <w:spacing w:line="240" w:lineRule="auto"/>
              <w:rPr>
                <w:sz w:val="18"/>
                <w:szCs w:val="18"/>
              </w:rPr>
            </w:pPr>
            <w:r>
              <w:rPr>
                <w:sz w:val="18"/>
                <w:szCs w:val="18"/>
                <w:lang w:val="en-US" w:eastAsia="en-US"/>
              </w:rPr>
              <w:t>MopedUsage</w:t>
            </w:r>
          </w:p>
        </w:tc>
      </w:tr>
      <w:tr w:rsidR="00B46904" w:rsidRPr="009E5FBF" w:rsidTr="00605ACB">
        <w:tc>
          <w:tcPr>
            <w:tcW w:w="1969" w:type="pct"/>
            <w:tcBorders>
              <w:top w:val="single" w:sz="4" w:space="0" w:color="BDD6EE"/>
              <w:left w:val="single" w:sz="4" w:space="0" w:color="BDD6EE"/>
              <w:bottom w:val="single" w:sz="4" w:space="0" w:color="BDD6EE"/>
              <w:right w:val="single" w:sz="4" w:space="0" w:color="BDD6EE"/>
            </w:tcBorders>
            <w:vAlign w:val="center"/>
          </w:tcPr>
          <w:p w:rsidR="00B46904" w:rsidRPr="00852C96" w:rsidRDefault="00B46904" w:rsidP="00C92ED7">
            <w:pPr>
              <w:widowControl w:val="0"/>
              <w:autoSpaceDE w:val="0"/>
              <w:autoSpaceDN w:val="0"/>
              <w:adjustRightInd w:val="0"/>
              <w:spacing w:before="166" w:line="240" w:lineRule="auto"/>
              <w:ind w:left="596"/>
              <w:rPr>
                <w:sz w:val="18"/>
                <w:szCs w:val="18"/>
              </w:rPr>
            </w:pPr>
            <w:r>
              <w:rPr>
                <w:sz w:val="18"/>
                <w:szCs w:val="18"/>
              </w:rPr>
              <w:t>…….</w:t>
            </w:r>
          </w:p>
        </w:tc>
        <w:tc>
          <w:tcPr>
            <w:tcW w:w="1941" w:type="pct"/>
            <w:tcBorders>
              <w:top w:val="single" w:sz="4" w:space="0" w:color="BDD6EE"/>
              <w:left w:val="single" w:sz="4" w:space="0" w:color="BDD6EE"/>
              <w:bottom w:val="single" w:sz="4" w:space="0" w:color="BDD6EE"/>
              <w:right w:val="single" w:sz="4" w:space="0" w:color="BDD6EE"/>
            </w:tcBorders>
            <w:vAlign w:val="center"/>
          </w:tcPr>
          <w:p w:rsidR="00B46904" w:rsidRPr="00852C96" w:rsidRDefault="00B46904" w:rsidP="00B46904">
            <w:pPr>
              <w:pStyle w:val="Body"/>
              <w:rPr>
                <w:rFonts w:cs="Arial"/>
                <w:color w:val="auto"/>
                <w:sz w:val="18"/>
                <w:szCs w:val="18"/>
              </w:rPr>
            </w:pPr>
            <w:r>
              <w:rPr>
                <w:rFonts w:cs="Arial"/>
                <w:color w:val="auto"/>
                <w:sz w:val="18"/>
                <w:szCs w:val="18"/>
                <w:lang w:val="en-US"/>
              </w:rPr>
              <w:t xml:space="preserve">See </w:t>
            </w:r>
            <w:hyperlink w:anchor="Moped" w:history="1">
              <w:r w:rsidRPr="006A6B33">
                <w:rPr>
                  <w:rStyle w:val="Hyperlink"/>
                  <w:rFonts w:cs="Arial"/>
                  <w:sz w:val="18"/>
                  <w:szCs w:val="18"/>
                  <w:lang w:val="en-US"/>
                </w:rPr>
                <w:t>Secondary activity documents</w:t>
              </w:r>
            </w:hyperlink>
          </w:p>
        </w:tc>
        <w:tc>
          <w:tcPr>
            <w:tcW w:w="443" w:type="pct"/>
            <w:tcBorders>
              <w:top w:val="single" w:sz="4" w:space="0" w:color="BDD6EE"/>
              <w:left w:val="single" w:sz="4" w:space="0" w:color="BDD6EE"/>
              <w:bottom w:val="single" w:sz="4" w:space="0" w:color="BDD6EE"/>
              <w:right w:val="single" w:sz="4" w:space="0" w:color="BDD6EE"/>
            </w:tcBorders>
            <w:vAlign w:val="center"/>
          </w:tcPr>
          <w:p w:rsidR="00B46904" w:rsidRPr="00852C96" w:rsidRDefault="00B46904" w:rsidP="00B46904">
            <w:pPr>
              <w:rPr>
                <w:sz w:val="18"/>
                <w:szCs w:val="18"/>
              </w:rPr>
            </w:pPr>
          </w:p>
        </w:tc>
        <w:tc>
          <w:tcPr>
            <w:tcW w:w="647" w:type="pct"/>
            <w:tcBorders>
              <w:top w:val="single" w:sz="4" w:space="0" w:color="BDD6EE"/>
              <w:left w:val="single" w:sz="4" w:space="0" w:color="BDD6EE"/>
              <w:bottom w:val="single" w:sz="4" w:space="0" w:color="BDD6EE"/>
              <w:right w:val="single" w:sz="4" w:space="0" w:color="BDD6EE"/>
            </w:tcBorders>
            <w:vAlign w:val="center"/>
          </w:tcPr>
          <w:p w:rsidR="00B46904" w:rsidRPr="00852C96" w:rsidRDefault="00B46904" w:rsidP="00B46904">
            <w:pPr>
              <w:widowControl w:val="0"/>
              <w:autoSpaceDE w:val="0"/>
              <w:autoSpaceDN w:val="0"/>
              <w:adjustRightInd w:val="0"/>
              <w:spacing w:line="240" w:lineRule="auto"/>
              <w:rPr>
                <w:sz w:val="18"/>
                <w:szCs w:val="18"/>
              </w:rPr>
            </w:pPr>
          </w:p>
        </w:tc>
      </w:tr>
      <w:tr w:rsidR="00B46904"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B46904" w:rsidRPr="00852C96" w:rsidRDefault="00B46904" w:rsidP="00C92ED7">
            <w:pPr>
              <w:widowControl w:val="0"/>
              <w:autoSpaceDE w:val="0"/>
              <w:autoSpaceDN w:val="0"/>
              <w:adjustRightInd w:val="0"/>
              <w:spacing w:before="166" w:line="240" w:lineRule="auto"/>
              <w:ind w:left="596"/>
              <w:rPr>
                <w:sz w:val="18"/>
                <w:szCs w:val="18"/>
              </w:rPr>
            </w:pPr>
            <w:r>
              <w:rPr>
                <w:sz w:val="18"/>
                <w:szCs w:val="18"/>
              </w:rPr>
              <w:t>/</w:t>
            </w:r>
            <w:r w:rsidRPr="005E0499">
              <w:rPr>
                <w:sz w:val="18"/>
                <w:szCs w:val="18"/>
                <w:lang w:val="en-US" w:eastAsia="en-US"/>
              </w:rPr>
              <w:t>MotocycleUsage</w:t>
            </w:r>
          </w:p>
        </w:tc>
        <w:tc>
          <w:tcPr>
            <w:tcW w:w="1941"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B46904" w:rsidRPr="00BB00ED" w:rsidRDefault="00B46904" w:rsidP="00B46904">
            <w:pPr>
              <w:pStyle w:val="Body"/>
              <w:tabs>
                <w:tab w:val="clear" w:pos="780"/>
                <w:tab w:val="decimal" w:pos="0"/>
              </w:tabs>
              <w:rPr>
                <w:rFonts w:cs="Arial"/>
                <w:color w:val="auto"/>
                <w:sz w:val="18"/>
                <w:szCs w:val="18"/>
                <w:lang w:val="en-US"/>
              </w:rPr>
            </w:pPr>
            <w:r>
              <w:rPr>
                <w:rFonts w:cs="Arial"/>
                <w:color w:val="auto"/>
                <w:sz w:val="18"/>
                <w:szCs w:val="18"/>
                <w:lang w:val="en-US"/>
              </w:rPr>
              <w:t>Additional Details for Motocycle</w:t>
            </w:r>
          </w:p>
        </w:tc>
        <w:tc>
          <w:tcPr>
            <w:tcW w:w="443"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B46904" w:rsidRPr="00852C96" w:rsidRDefault="00B46904" w:rsidP="00B46904">
            <w:pPr>
              <w:rPr>
                <w:sz w:val="18"/>
                <w:szCs w:val="18"/>
              </w:rPr>
            </w:pPr>
            <w:r>
              <w:t>Yes</w:t>
            </w:r>
          </w:p>
        </w:tc>
        <w:tc>
          <w:tcPr>
            <w:tcW w:w="647"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B46904" w:rsidRPr="00852C96" w:rsidRDefault="00B46904" w:rsidP="00B46904">
            <w:pPr>
              <w:widowControl w:val="0"/>
              <w:autoSpaceDE w:val="0"/>
              <w:autoSpaceDN w:val="0"/>
              <w:adjustRightInd w:val="0"/>
              <w:spacing w:line="240" w:lineRule="auto"/>
              <w:rPr>
                <w:sz w:val="18"/>
                <w:szCs w:val="18"/>
              </w:rPr>
            </w:pPr>
            <w:r w:rsidRPr="005E0499">
              <w:rPr>
                <w:sz w:val="18"/>
                <w:szCs w:val="18"/>
                <w:lang w:val="en-US" w:eastAsia="en-US"/>
              </w:rPr>
              <w:t>MotocycleUsage</w:t>
            </w:r>
          </w:p>
        </w:tc>
      </w:tr>
      <w:tr w:rsidR="00B46904" w:rsidRPr="009E5FBF" w:rsidTr="00605ACB">
        <w:tc>
          <w:tcPr>
            <w:tcW w:w="1969" w:type="pct"/>
            <w:tcBorders>
              <w:top w:val="single" w:sz="4" w:space="0" w:color="BDD6EE"/>
              <w:left w:val="single" w:sz="4" w:space="0" w:color="BDD6EE"/>
              <w:bottom w:val="single" w:sz="4" w:space="0" w:color="BDD6EE"/>
              <w:right w:val="single" w:sz="4" w:space="0" w:color="BDD6EE"/>
            </w:tcBorders>
            <w:vAlign w:val="center"/>
          </w:tcPr>
          <w:p w:rsidR="00B46904" w:rsidRPr="00852C96" w:rsidRDefault="00B46904" w:rsidP="00C92ED7">
            <w:pPr>
              <w:widowControl w:val="0"/>
              <w:autoSpaceDE w:val="0"/>
              <w:autoSpaceDN w:val="0"/>
              <w:adjustRightInd w:val="0"/>
              <w:spacing w:before="166" w:line="240" w:lineRule="auto"/>
              <w:ind w:left="596"/>
              <w:rPr>
                <w:sz w:val="18"/>
                <w:szCs w:val="18"/>
              </w:rPr>
            </w:pPr>
            <w:r>
              <w:rPr>
                <w:sz w:val="18"/>
                <w:szCs w:val="18"/>
              </w:rPr>
              <w:t>…….</w:t>
            </w:r>
          </w:p>
        </w:tc>
        <w:tc>
          <w:tcPr>
            <w:tcW w:w="1941" w:type="pct"/>
            <w:tcBorders>
              <w:top w:val="single" w:sz="4" w:space="0" w:color="BDD6EE"/>
              <w:left w:val="single" w:sz="4" w:space="0" w:color="BDD6EE"/>
              <w:bottom w:val="single" w:sz="4" w:space="0" w:color="BDD6EE"/>
              <w:right w:val="single" w:sz="4" w:space="0" w:color="BDD6EE"/>
            </w:tcBorders>
            <w:vAlign w:val="center"/>
          </w:tcPr>
          <w:p w:rsidR="00B46904" w:rsidRPr="00852C96" w:rsidRDefault="00B46904" w:rsidP="00B46904">
            <w:pPr>
              <w:pStyle w:val="Body"/>
              <w:rPr>
                <w:rFonts w:cs="Arial"/>
                <w:color w:val="auto"/>
                <w:sz w:val="18"/>
                <w:szCs w:val="18"/>
              </w:rPr>
            </w:pPr>
            <w:r>
              <w:rPr>
                <w:rFonts w:cs="Arial"/>
                <w:color w:val="auto"/>
                <w:sz w:val="18"/>
                <w:szCs w:val="18"/>
                <w:lang w:val="en-US"/>
              </w:rPr>
              <w:t xml:space="preserve">See </w:t>
            </w:r>
            <w:hyperlink w:anchor="Motorcycle" w:history="1">
              <w:r w:rsidRPr="006A6B33">
                <w:rPr>
                  <w:rStyle w:val="Hyperlink"/>
                  <w:rFonts w:cs="Arial"/>
                  <w:sz w:val="18"/>
                  <w:szCs w:val="18"/>
                  <w:lang w:val="en-US"/>
                </w:rPr>
                <w:t>Secondary activity documents</w:t>
              </w:r>
            </w:hyperlink>
          </w:p>
        </w:tc>
        <w:tc>
          <w:tcPr>
            <w:tcW w:w="443" w:type="pct"/>
            <w:tcBorders>
              <w:top w:val="single" w:sz="4" w:space="0" w:color="BDD6EE"/>
              <w:left w:val="single" w:sz="4" w:space="0" w:color="BDD6EE"/>
              <w:bottom w:val="single" w:sz="4" w:space="0" w:color="BDD6EE"/>
              <w:right w:val="single" w:sz="4" w:space="0" w:color="BDD6EE"/>
            </w:tcBorders>
            <w:vAlign w:val="center"/>
          </w:tcPr>
          <w:p w:rsidR="00B46904" w:rsidRPr="00852C96" w:rsidRDefault="00B46904" w:rsidP="00B46904">
            <w:pPr>
              <w:rPr>
                <w:sz w:val="18"/>
                <w:szCs w:val="18"/>
              </w:rPr>
            </w:pPr>
          </w:p>
        </w:tc>
        <w:tc>
          <w:tcPr>
            <w:tcW w:w="647" w:type="pct"/>
            <w:tcBorders>
              <w:top w:val="single" w:sz="4" w:space="0" w:color="BDD6EE"/>
              <w:left w:val="single" w:sz="4" w:space="0" w:color="BDD6EE"/>
              <w:bottom w:val="single" w:sz="4" w:space="0" w:color="BDD6EE"/>
              <w:right w:val="single" w:sz="4" w:space="0" w:color="BDD6EE"/>
            </w:tcBorders>
            <w:vAlign w:val="center"/>
          </w:tcPr>
          <w:p w:rsidR="00B46904" w:rsidRPr="00852C96" w:rsidRDefault="00B46904" w:rsidP="00B46904">
            <w:pPr>
              <w:widowControl w:val="0"/>
              <w:autoSpaceDE w:val="0"/>
              <w:autoSpaceDN w:val="0"/>
              <w:adjustRightInd w:val="0"/>
              <w:spacing w:line="240" w:lineRule="auto"/>
              <w:rPr>
                <w:sz w:val="18"/>
                <w:szCs w:val="18"/>
              </w:rPr>
            </w:pPr>
          </w:p>
        </w:tc>
      </w:tr>
      <w:tr w:rsidR="00B46904"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B46904" w:rsidRPr="00852C96" w:rsidRDefault="00B46904" w:rsidP="00C92ED7">
            <w:pPr>
              <w:widowControl w:val="0"/>
              <w:autoSpaceDE w:val="0"/>
              <w:autoSpaceDN w:val="0"/>
              <w:adjustRightInd w:val="0"/>
              <w:spacing w:before="166" w:line="240" w:lineRule="auto"/>
              <w:ind w:left="596"/>
              <w:rPr>
                <w:sz w:val="18"/>
                <w:szCs w:val="18"/>
              </w:rPr>
            </w:pPr>
            <w:r>
              <w:rPr>
                <w:sz w:val="18"/>
                <w:szCs w:val="18"/>
              </w:rPr>
              <w:lastRenderedPageBreak/>
              <w:t>/</w:t>
            </w:r>
            <w:r w:rsidRPr="005E0499">
              <w:rPr>
                <w:sz w:val="18"/>
                <w:szCs w:val="18"/>
                <w:lang w:val="en-US" w:eastAsia="en-US"/>
              </w:rPr>
              <w:t>MotorisedVehicleUsage</w:t>
            </w:r>
          </w:p>
        </w:tc>
        <w:tc>
          <w:tcPr>
            <w:tcW w:w="1941"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B46904" w:rsidRPr="00BB00ED" w:rsidRDefault="00B46904" w:rsidP="00B46904">
            <w:pPr>
              <w:pStyle w:val="Body"/>
              <w:tabs>
                <w:tab w:val="clear" w:pos="780"/>
                <w:tab w:val="decimal" w:pos="0"/>
              </w:tabs>
              <w:rPr>
                <w:rFonts w:cs="Arial"/>
                <w:color w:val="auto"/>
                <w:sz w:val="18"/>
                <w:szCs w:val="18"/>
                <w:lang w:val="en-US"/>
              </w:rPr>
            </w:pPr>
            <w:r>
              <w:rPr>
                <w:rFonts w:cs="Arial"/>
                <w:color w:val="auto"/>
                <w:sz w:val="18"/>
                <w:szCs w:val="18"/>
                <w:lang w:val="en-US"/>
              </w:rPr>
              <w:t>Additional Details for Machine</w:t>
            </w:r>
          </w:p>
        </w:tc>
        <w:tc>
          <w:tcPr>
            <w:tcW w:w="443"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B46904" w:rsidRPr="00852C96" w:rsidRDefault="00B46904" w:rsidP="00B46904">
            <w:pPr>
              <w:rPr>
                <w:sz w:val="18"/>
                <w:szCs w:val="18"/>
              </w:rPr>
            </w:pPr>
            <w:r>
              <w:t>Yes</w:t>
            </w:r>
          </w:p>
        </w:tc>
        <w:tc>
          <w:tcPr>
            <w:tcW w:w="647"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B46904" w:rsidRPr="00852C96" w:rsidRDefault="00B46904" w:rsidP="00B46904">
            <w:pPr>
              <w:widowControl w:val="0"/>
              <w:autoSpaceDE w:val="0"/>
              <w:autoSpaceDN w:val="0"/>
              <w:adjustRightInd w:val="0"/>
              <w:spacing w:line="240" w:lineRule="auto"/>
              <w:rPr>
                <w:sz w:val="18"/>
                <w:szCs w:val="18"/>
              </w:rPr>
            </w:pPr>
            <w:r w:rsidRPr="005E0499">
              <w:rPr>
                <w:sz w:val="18"/>
                <w:szCs w:val="18"/>
                <w:lang w:val="en-US" w:eastAsia="en-US"/>
              </w:rPr>
              <w:t>MotorisedVehicleUsage</w:t>
            </w:r>
          </w:p>
        </w:tc>
      </w:tr>
      <w:tr w:rsidR="00B46904" w:rsidRPr="009E5FBF" w:rsidTr="00605ACB">
        <w:tc>
          <w:tcPr>
            <w:tcW w:w="1969" w:type="pct"/>
            <w:tcBorders>
              <w:top w:val="single" w:sz="4" w:space="0" w:color="BDD6EE"/>
              <w:left w:val="single" w:sz="4" w:space="0" w:color="BDD6EE"/>
              <w:bottom w:val="single" w:sz="4" w:space="0" w:color="BDD6EE"/>
              <w:right w:val="single" w:sz="4" w:space="0" w:color="BDD6EE"/>
            </w:tcBorders>
            <w:vAlign w:val="center"/>
          </w:tcPr>
          <w:p w:rsidR="00B46904" w:rsidRPr="00852C96" w:rsidRDefault="00B46904" w:rsidP="00C92ED7">
            <w:pPr>
              <w:widowControl w:val="0"/>
              <w:autoSpaceDE w:val="0"/>
              <w:autoSpaceDN w:val="0"/>
              <w:adjustRightInd w:val="0"/>
              <w:spacing w:before="166" w:line="240" w:lineRule="auto"/>
              <w:ind w:left="596"/>
              <w:rPr>
                <w:sz w:val="18"/>
                <w:szCs w:val="18"/>
              </w:rPr>
            </w:pPr>
            <w:r>
              <w:rPr>
                <w:sz w:val="18"/>
                <w:szCs w:val="18"/>
              </w:rPr>
              <w:t>…….</w:t>
            </w:r>
          </w:p>
        </w:tc>
        <w:tc>
          <w:tcPr>
            <w:tcW w:w="1941" w:type="pct"/>
            <w:tcBorders>
              <w:top w:val="single" w:sz="4" w:space="0" w:color="BDD6EE"/>
              <w:left w:val="single" w:sz="4" w:space="0" w:color="BDD6EE"/>
              <w:bottom w:val="single" w:sz="4" w:space="0" w:color="BDD6EE"/>
              <w:right w:val="single" w:sz="4" w:space="0" w:color="BDD6EE"/>
            </w:tcBorders>
            <w:vAlign w:val="center"/>
          </w:tcPr>
          <w:p w:rsidR="00B46904" w:rsidRPr="00852C96" w:rsidRDefault="00B46904" w:rsidP="00B46904">
            <w:pPr>
              <w:pStyle w:val="Body"/>
              <w:rPr>
                <w:rFonts w:cs="Arial"/>
                <w:color w:val="auto"/>
                <w:sz w:val="18"/>
                <w:szCs w:val="18"/>
              </w:rPr>
            </w:pPr>
            <w:r>
              <w:rPr>
                <w:rFonts w:cs="Arial"/>
                <w:color w:val="auto"/>
                <w:sz w:val="18"/>
                <w:szCs w:val="18"/>
                <w:lang w:val="en-US"/>
              </w:rPr>
              <w:t xml:space="preserve">See </w:t>
            </w:r>
            <w:hyperlink w:anchor="Machine" w:history="1">
              <w:r w:rsidRPr="006A6B33">
                <w:rPr>
                  <w:rStyle w:val="Hyperlink"/>
                  <w:rFonts w:cs="Arial"/>
                  <w:sz w:val="18"/>
                  <w:szCs w:val="18"/>
                  <w:lang w:val="en-US"/>
                </w:rPr>
                <w:t>Secondary activity documents</w:t>
              </w:r>
            </w:hyperlink>
          </w:p>
        </w:tc>
        <w:tc>
          <w:tcPr>
            <w:tcW w:w="443" w:type="pct"/>
            <w:tcBorders>
              <w:top w:val="single" w:sz="4" w:space="0" w:color="BDD6EE"/>
              <w:left w:val="single" w:sz="4" w:space="0" w:color="BDD6EE"/>
              <w:bottom w:val="single" w:sz="4" w:space="0" w:color="BDD6EE"/>
              <w:right w:val="single" w:sz="4" w:space="0" w:color="BDD6EE"/>
            </w:tcBorders>
            <w:vAlign w:val="center"/>
          </w:tcPr>
          <w:p w:rsidR="00B46904" w:rsidRPr="00852C96" w:rsidRDefault="00B46904" w:rsidP="00B46904">
            <w:pPr>
              <w:rPr>
                <w:sz w:val="18"/>
                <w:szCs w:val="18"/>
              </w:rPr>
            </w:pPr>
          </w:p>
        </w:tc>
        <w:tc>
          <w:tcPr>
            <w:tcW w:w="647" w:type="pct"/>
            <w:tcBorders>
              <w:top w:val="single" w:sz="4" w:space="0" w:color="BDD6EE"/>
              <w:left w:val="single" w:sz="4" w:space="0" w:color="BDD6EE"/>
              <w:bottom w:val="single" w:sz="4" w:space="0" w:color="BDD6EE"/>
              <w:right w:val="single" w:sz="4" w:space="0" w:color="BDD6EE"/>
            </w:tcBorders>
            <w:vAlign w:val="center"/>
          </w:tcPr>
          <w:p w:rsidR="00B46904" w:rsidRPr="00852C96" w:rsidRDefault="00B46904" w:rsidP="00B46904">
            <w:pPr>
              <w:widowControl w:val="0"/>
              <w:autoSpaceDE w:val="0"/>
              <w:autoSpaceDN w:val="0"/>
              <w:adjustRightInd w:val="0"/>
              <w:spacing w:line="240" w:lineRule="auto"/>
              <w:rPr>
                <w:sz w:val="18"/>
                <w:szCs w:val="18"/>
              </w:rPr>
            </w:pPr>
          </w:p>
        </w:tc>
      </w:tr>
      <w:tr w:rsidR="00B46904"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B46904" w:rsidRDefault="00B46904" w:rsidP="00C92ED7">
            <w:pPr>
              <w:widowControl w:val="0"/>
              <w:autoSpaceDE w:val="0"/>
              <w:autoSpaceDN w:val="0"/>
              <w:adjustRightInd w:val="0"/>
              <w:spacing w:before="166" w:line="240" w:lineRule="auto"/>
              <w:ind w:left="596"/>
              <w:rPr>
                <w:sz w:val="18"/>
                <w:szCs w:val="18"/>
              </w:rPr>
            </w:pPr>
            <w:r>
              <w:rPr>
                <w:sz w:val="18"/>
                <w:szCs w:val="18"/>
              </w:rPr>
              <w:t>/</w:t>
            </w:r>
            <w:r w:rsidRPr="005E0499">
              <w:rPr>
                <w:sz w:val="18"/>
                <w:szCs w:val="18"/>
                <w:lang w:val="en-US" w:eastAsia="en-US"/>
              </w:rPr>
              <w:t>TrailerUsage</w:t>
            </w:r>
          </w:p>
        </w:tc>
        <w:tc>
          <w:tcPr>
            <w:tcW w:w="1941"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B46904" w:rsidRPr="00BB00ED" w:rsidRDefault="00B46904" w:rsidP="00B46904">
            <w:pPr>
              <w:pStyle w:val="Body"/>
              <w:tabs>
                <w:tab w:val="clear" w:pos="780"/>
                <w:tab w:val="decimal" w:pos="0"/>
              </w:tabs>
              <w:rPr>
                <w:rFonts w:cs="Arial"/>
                <w:color w:val="auto"/>
                <w:sz w:val="18"/>
                <w:szCs w:val="18"/>
                <w:lang w:val="en-US"/>
              </w:rPr>
            </w:pPr>
            <w:r>
              <w:rPr>
                <w:rFonts w:cs="Arial"/>
                <w:color w:val="auto"/>
                <w:sz w:val="18"/>
                <w:szCs w:val="18"/>
                <w:lang w:val="en-US"/>
              </w:rPr>
              <w:t>Additional Details for Remorque</w:t>
            </w:r>
          </w:p>
        </w:tc>
        <w:tc>
          <w:tcPr>
            <w:tcW w:w="443"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B46904" w:rsidRDefault="00B46904" w:rsidP="00B46904">
            <w:pPr>
              <w:rPr>
                <w:sz w:val="18"/>
                <w:szCs w:val="18"/>
              </w:rPr>
            </w:pPr>
            <w:r>
              <w:t>Yes</w:t>
            </w:r>
          </w:p>
        </w:tc>
        <w:tc>
          <w:tcPr>
            <w:tcW w:w="647"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B46904" w:rsidRDefault="00B46904" w:rsidP="00B46904">
            <w:pPr>
              <w:widowControl w:val="0"/>
              <w:autoSpaceDE w:val="0"/>
              <w:autoSpaceDN w:val="0"/>
              <w:adjustRightInd w:val="0"/>
              <w:spacing w:line="240" w:lineRule="auto"/>
              <w:rPr>
                <w:sz w:val="18"/>
                <w:szCs w:val="18"/>
              </w:rPr>
            </w:pPr>
            <w:r w:rsidRPr="005E0499">
              <w:rPr>
                <w:sz w:val="18"/>
                <w:szCs w:val="18"/>
                <w:lang w:val="en-US" w:eastAsia="en-US"/>
              </w:rPr>
              <w:t>TrailerUsage</w:t>
            </w:r>
          </w:p>
        </w:tc>
      </w:tr>
      <w:tr w:rsidR="00B46904" w:rsidRPr="009E5FBF" w:rsidTr="00605ACB">
        <w:tc>
          <w:tcPr>
            <w:tcW w:w="1969" w:type="pct"/>
            <w:tcBorders>
              <w:top w:val="single" w:sz="4" w:space="0" w:color="BDD6EE"/>
              <w:left w:val="single" w:sz="4" w:space="0" w:color="BDD6EE"/>
              <w:bottom w:val="single" w:sz="4" w:space="0" w:color="BDD6EE"/>
              <w:right w:val="single" w:sz="4" w:space="0" w:color="BDD6EE"/>
            </w:tcBorders>
            <w:vAlign w:val="center"/>
          </w:tcPr>
          <w:p w:rsidR="00B46904" w:rsidRDefault="00B46904" w:rsidP="00C92ED7">
            <w:pPr>
              <w:widowControl w:val="0"/>
              <w:autoSpaceDE w:val="0"/>
              <w:autoSpaceDN w:val="0"/>
              <w:adjustRightInd w:val="0"/>
              <w:spacing w:before="166" w:line="240" w:lineRule="auto"/>
              <w:ind w:left="596"/>
              <w:rPr>
                <w:sz w:val="18"/>
                <w:szCs w:val="18"/>
              </w:rPr>
            </w:pPr>
            <w:r>
              <w:rPr>
                <w:sz w:val="18"/>
                <w:szCs w:val="18"/>
              </w:rPr>
              <w:t>…….</w:t>
            </w:r>
          </w:p>
        </w:tc>
        <w:tc>
          <w:tcPr>
            <w:tcW w:w="1941" w:type="pct"/>
            <w:tcBorders>
              <w:top w:val="single" w:sz="4" w:space="0" w:color="BDD6EE"/>
              <w:left w:val="single" w:sz="4" w:space="0" w:color="BDD6EE"/>
              <w:bottom w:val="single" w:sz="4" w:space="0" w:color="BDD6EE"/>
              <w:right w:val="single" w:sz="4" w:space="0" w:color="BDD6EE"/>
            </w:tcBorders>
            <w:vAlign w:val="center"/>
          </w:tcPr>
          <w:p w:rsidR="00B46904" w:rsidRPr="00852C96" w:rsidRDefault="00B46904" w:rsidP="00B46904">
            <w:pPr>
              <w:pStyle w:val="Body"/>
              <w:rPr>
                <w:rFonts w:cs="Arial"/>
                <w:color w:val="auto"/>
                <w:sz w:val="18"/>
                <w:szCs w:val="18"/>
              </w:rPr>
            </w:pPr>
            <w:r>
              <w:rPr>
                <w:rFonts w:cs="Arial"/>
                <w:color w:val="auto"/>
                <w:sz w:val="18"/>
                <w:szCs w:val="18"/>
                <w:lang w:val="en-US"/>
              </w:rPr>
              <w:t xml:space="preserve">See </w:t>
            </w:r>
            <w:hyperlink w:anchor="Trailer" w:history="1">
              <w:r w:rsidRPr="006A6B33">
                <w:rPr>
                  <w:rStyle w:val="Hyperlink"/>
                  <w:rFonts w:cs="Arial"/>
                  <w:sz w:val="18"/>
                  <w:szCs w:val="18"/>
                  <w:lang w:val="en-US"/>
                </w:rPr>
                <w:t>Secondary activity documents</w:t>
              </w:r>
            </w:hyperlink>
          </w:p>
        </w:tc>
        <w:tc>
          <w:tcPr>
            <w:tcW w:w="443" w:type="pct"/>
            <w:tcBorders>
              <w:top w:val="single" w:sz="4" w:space="0" w:color="BDD6EE"/>
              <w:left w:val="single" w:sz="4" w:space="0" w:color="BDD6EE"/>
              <w:bottom w:val="single" w:sz="4" w:space="0" w:color="BDD6EE"/>
              <w:right w:val="single" w:sz="4" w:space="0" w:color="BDD6EE"/>
            </w:tcBorders>
            <w:vAlign w:val="center"/>
          </w:tcPr>
          <w:p w:rsidR="00B46904" w:rsidRDefault="00B46904" w:rsidP="00B46904">
            <w:pPr>
              <w:rPr>
                <w:sz w:val="18"/>
                <w:szCs w:val="18"/>
              </w:rPr>
            </w:pPr>
          </w:p>
        </w:tc>
        <w:tc>
          <w:tcPr>
            <w:tcW w:w="647" w:type="pct"/>
            <w:tcBorders>
              <w:top w:val="single" w:sz="4" w:space="0" w:color="BDD6EE"/>
              <w:left w:val="single" w:sz="4" w:space="0" w:color="BDD6EE"/>
              <w:bottom w:val="single" w:sz="4" w:space="0" w:color="BDD6EE"/>
              <w:right w:val="single" w:sz="4" w:space="0" w:color="BDD6EE"/>
            </w:tcBorders>
            <w:vAlign w:val="center"/>
          </w:tcPr>
          <w:p w:rsidR="00B46904" w:rsidRDefault="00B46904" w:rsidP="00B46904">
            <w:pPr>
              <w:widowControl w:val="0"/>
              <w:autoSpaceDE w:val="0"/>
              <w:autoSpaceDN w:val="0"/>
              <w:adjustRightInd w:val="0"/>
              <w:spacing w:line="240" w:lineRule="auto"/>
              <w:rPr>
                <w:sz w:val="18"/>
                <w:szCs w:val="18"/>
              </w:rPr>
            </w:pPr>
          </w:p>
        </w:tc>
      </w:tr>
      <w:tr w:rsidR="00B46904" w:rsidRPr="009E5FBF" w:rsidTr="00605ACB">
        <w:tc>
          <w:tcPr>
            <w:tcW w:w="1969"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B46904" w:rsidRPr="005E0499" w:rsidRDefault="00B46904" w:rsidP="00C92ED7">
            <w:pPr>
              <w:widowControl w:val="0"/>
              <w:autoSpaceDE w:val="0"/>
              <w:autoSpaceDN w:val="0"/>
              <w:adjustRightInd w:val="0"/>
              <w:spacing w:before="166" w:line="240" w:lineRule="auto"/>
              <w:ind w:left="596"/>
              <w:rPr>
                <w:sz w:val="18"/>
                <w:szCs w:val="18"/>
                <w:lang w:val="en-US" w:eastAsia="en-US"/>
              </w:rPr>
            </w:pPr>
            <w:r>
              <w:rPr>
                <w:sz w:val="18"/>
                <w:szCs w:val="18"/>
                <w:lang w:val="en-US" w:eastAsia="en-US"/>
              </w:rPr>
              <w:t>/VanUsage</w:t>
            </w:r>
          </w:p>
        </w:tc>
        <w:tc>
          <w:tcPr>
            <w:tcW w:w="1941"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B46904" w:rsidRPr="00BB00ED" w:rsidRDefault="00B46904" w:rsidP="00B46904">
            <w:pPr>
              <w:pStyle w:val="Body"/>
              <w:tabs>
                <w:tab w:val="clear" w:pos="780"/>
                <w:tab w:val="decimal" w:pos="0"/>
              </w:tabs>
              <w:rPr>
                <w:rFonts w:cs="Arial"/>
                <w:color w:val="auto"/>
                <w:sz w:val="18"/>
                <w:szCs w:val="18"/>
                <w:lang w:val="en-US"/>
              </w:rPr>
            </w:pPr>
            <w:r>
              <w:rPr>
                <w:rFonts w:cs="Arial"/>
                <w:color w:val="auto"/>
                <w:sz w:val="18"/>
                <w:szCs w:val="18"/>
                <w:lang w:val="en-US"/>
              </w:rPr>
              <w:t>Additional Details for Van</w:t>
            </w:r>
          </w:p>
        </w:tc>
        <w:tc>
          <w:tcPr>
            <w:tcW w:w="443"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B46904" w:rsidRDefault="00B46904" w:rsidP="00B46904">
            <w:pPr>
              <w:rPr>
                <w:sz w:val="18"/>
                <w:szCs w:val="18"/>
              </w:rPr>
            </w:pPr>
            <w:r>
              <w:t>Yes</w:t>
            </w:r>
          </w:p>
        </w:tc>
        <w:tc>
          <w:tcPr>
            <w:tcW w:w="647" w:type="pct"/>
            <w:tcBorders>
              <w:top w:val="single" w:sz="4" w:space="0" w:color="BDD6EE"/>
              <w:left w:val="single" w:sz="4" w:space="0" w:color="BDD6EE"/>
              <w:bottom w:val="single" w:sz="4" w:space="0" w:color="BDD6EE"/>
              <w:right w:val="single" w:sz="4" w:space="0" w:color="BDD6EE"/>
            </w:tcBorders>
            <w:shd w:val="clear" w:color="auto" w:fill="E7E6E6" w:themeFill="background2"/>
            <w:vAlign w:val="center"/>
          </w:tcPr>
          <w:p w:rsidR="00B46904" w:rsidRDefault="00B46904" w:rsidP="00B46904">
            <w:pPr>
              <w:widowControl w:val="0"/>
              <w:autoSpaceDE w:val="0"/>
              <w:autoSpaceDN w:val="0"/>
              <w:adjustRightInd w:val="0"/>
              <w:spacing w:line="240" w:lineRule="auto"/>
              <w:rPr>
                <w:sz w:val="18"/>
                <w:szCs w:val="18"/>
              </w:rPr>
            </w:pPr>
            <w:r>
              <w:rPr>
                <w:sz w:val="18"/>
                <w:szCs w:val="18"/>
                <w:lang w:val="en-US" w:eastAsia="en-US"/>
              </w:rPr>
              <w:t>VanUsage</w:t>
            </w:r>
          </w:p>
        </w:tc>
      </w:tr>
      <w:tr w:rsidR="00B46904" w:rsidRPr="009E5FBF" w:rsidTr="00605ACB">
        <w:tc>
          <w:tcPr>
            <w:tcW w:w="1969" w:type="pct"/>
            <w:tcBorders>
              <w:top w:val="single" w:sz="4" w:space="0" w:color="BDD6EE"/>
              <w:left w:val="single" w:sz="4" w:space="0" w:color="BDD6EE"/>
              <w:bottom w:val="single" w:sz="4" w:space="0" w:color="BDD6EE"/>
              <w:right w:val="single" w:sz="4" w:space="0" w:color="BDD6EE"/>
            </w:tcBorders>
            <w:vAlign w:val="center"/>
          </w:tcPr>
          <w:p w:rsidR="00B46904" w:rsidRPr="00852C96" w:rsidRDefault="00B46904" w:rsidP="00B46904">
            <w:pPr>
              <w:widowControl w:val="0"/>
              <w:autoSpaceDE w:val="0"/>
              <w:autoSpaceDN w:val="0"/>
              <w:adjustRightInd w:val="0"/>
              <w:spacing w:before="166" w:line="240" w:lineRule="auto"/>
              <w:ind w:left="1057"/>
              <w:rPr>
                <w:sz w:val="18"/>
                <w:szCs w:val="18"/>
              </w:rPr>
            </w:pPr>
            <w:r>
              <w:rPr>
                <w:sz w:val="18"/>
                <w:szCs w:val="18"/>
              </w:rPr>
              <w:t>…….</w:t>
            </w:r>
          </w:p>
        </w:tc>
        <w:tc>
          <w:tcPr>
            <w:tcW w:w="1941" w:type="pct"/>
            <w:tcBorders>
              <w:top w:val="single" w:sz="4" w:space="0" w:color="BDD6EE"/>
              <w:left w:val="single" w:sz="4" w:space="0" w:color="BDD6EE"/>
              <w:bottom w:val="single" w:sz="4" w:space="0" w:color="BDD6EE"/>
              <w:right w:val="single" w:sz="4" w:space="0" w:color="BDD6EE"/>
            </w:tcBorders>
            <w:vAlign w:val="center"/>
          </w:tcPr>
          <w:p w:rsidR="00B46904" w:rsidRPr="00852C96" w:rsidRDefault="00B46904" w:rsidP="00B46904">
            <w:pPr>
              <w:pStyle w:val="Body"/>
              <w:rPr>
                <w:rFonts w:cs="Arial"/>
                <w:color w:val="auto"/>
                <w:sz w:val="18"/>
                <w:szCs w:val="18"/>
              </w:rPr>
            </w:pPr>
            <w:r>
              <w:rPr>
                <w:rFonts w:cs="Arial"/>
                <w:color w:val="auto"/>
                <w:sz w:val="18"/>
                <w:szCs w:val="18"/>
                <w:lang w:val="en-US"/>
              </w:rPr>
              <w:t xml:space="preserve">See </w:t>
            </w:r>
            <w:hyperlink w:anchor="Van" w:history="1">
              <w:r w:rsidRPr="006A6B33">
                <w:rPr>
                  <w:rStyle w:val="Hyperlink"/>
                  <w:rFonts w:cs="Arial"/>
                  <w:sz w:val="18"/>
                  <w:szCs w:val="18"/>
                  <w:lang w:val="en-US"/>
                </w:rPr>
                <w:t>Secondary activity documents</w:t>
              </w:r>
            </w:hyperlink>
          </w:p>
        </w:tc>
        <w:tc>
          <w:tcPr>
            <w:tcW w:w="443" w:type="pct"/>
            <w:tcBorders>
              <w:top w:val="single" w:sz="4" w:space="0" w:color="BDD6EE"/>
              <w:left w:val="single" w:sz="4" w:space="0" w:color="BDD6EE"/>
              <w:bottom w:val="single" w:sz="4" w:space="0" w:color="BDD6EE"/>
              <w:right w:val="single" w:sz="4" w:space="0" w:color="BDD6EE"/>
            </w:tcBorders>
            <w:vAlign w:val="center"/>
          </w:tcPr>
          <w:p w:rsidR="00B46904" w:rsidRPr="00852C96" w:rsidRDefault="00B46904" w:rsidP="00B46904">
            <w:pPr>
              <w:rPr>
                <w:sz w:val="18"/>
                <w:szCs w:val="18"/>
              </w:rPr>
            </w:pPr>
          </w:p>
        </w:tc>
        <w:tc>
          <w:tcPr>
            <w:tcW w:w="647" w:type="pct"/>
            <w:tcBorders>
              <w:top w:val="single" w:sz="4" w:space="0" w:color="BDD6EE"/>
              <w:left w:val="single" w:sz="4" w:space="0" w:color="BDD6EE"/>
              <w:bottom w:val="single" w:sz="4" w:space="0" w:color="BDD6EE"/>
              <w:right w:val="single" w:sz="4" w:space="0" w:color="BDD6EE"/>
            </w:tcBorders>
            <w:vAlign w:val="center"/>
          </w:tcPr>
          <w:p w:rsidR="00B46904" w:rsidRPr="00852C96" w:rsidRDefault="00B46904" w:rsidP="00B46904">
            <w:pPr>
              <w:widowControl w:val="0"/>
              <w:autoSpaceDE w:val="0"/>
              <w:autoSpaceDN w:val="0"/>
              <w:adjustRightInd w:val="0"/>
              <w:spacing w:line="240" w:lineRule="auto"/>
              <w:rPr>
                <w:sz w:val="18"/>
                <w:szCs w:val="18"/>
              </w:rPr>
            </w:pPr>
          </w:p>
        </w:tc>
      </w:tr>
    </w:tbl>
    <w:p w:rsidR="0071090B" w:rsidRPr="009E5FBF" w:rsidRDefault="0071090B" w:rsidP="00D64C53">
      <w:pPr>
        <w:pStyle w:val="NormalWeb"/>
        <w:ind w:left="0"/>
        <w:jc w:val="both"/>
        <w:rPr>
          <w:noProof/>
          <w:color w:val="000000"/>
          <w:lang w:val="en-GB"/>
        </w:rPr>
      </w:pPr>
    </w:p>
    <w:p w:rsidR="00CC2A23" w:rsidRPr="009E5FBF" w:rsidRDefault="00CC2A23" w:rsidP="006074AB">
      <w:pPr>
        <w:pStyle w:val="Title3"/>
      </w:pPr>
      <w:bookmarkStart w:id="1391" w:name="_Toc487791951"/>
      <w:bookmarkStart w:id="1392" w:name="_Toc21928518"/>
      <w:bookmarkEnd w:id="568"/>
      <w:bookmarkEnd w:id="569"/>
      <w:r w:rsidRPr="009E5FBF">
        <w:t>Step « </w:t>
      </w:r>
      <w:r w:rsidR="003556B6" w:rsidRPr="009E5FBF">
        <w:t>Premium Adjustments</w:t>
      </w:r>
      <w:r w:rsidRPr="009E5FBF">
        <w:t> »</w:t>
      </w:r>
      <w:bookmarkEnd w:id="1391"/>
      <w:bookmarkEnd w:id="1392"/>
    </w:p>
    <w:p w:rsidR="001D533A" w:rsidRPr="009E5FBF" w:rsidRDefault="001D533A" w:rsidP="006074AB">
      <w:pPr>
        <w:pStyle w:val="Heading4"/>
      </w:pPr>
      <w:bookmarkStart w:id="1393" w:name="_Toc487791952"/>
      <w:bookmarkStart w:id="1394" w:name="_Toc21928519"/>
      <w:r w:rsidRPr="009E5FBF">
        <w:t>Description</w:t>
      </w:r>
      <w:bookmarkEnd w:id="1393"/>
      <w:bookmarkEnd w:id="1394"/>
    </w:p>
    <w:p w:rsidR="00C97089" w:rsidRPr="009E5FBF" w:rsidRDefault="00D04F4D" w:rsidP="001D533A">
      <w:pPr>
        <w:spacing w:line="276" w:lineRule="auto"/>
        <w:ind w:left="360"/>
      </w:pPr>
      <w:r w:rsidRPr="009E5FBF">
        <w:t xml:space="preserve">On this step the user can define a list of premium adjustments. </w:t>
      </w:r>
      <w:r w:rsidR="00C97089" w:rsidRPr="009E5FBF">
        <w:t>According to requirements the web service has to stop on this step and allow the user to manually define adjustments. On this reason the step won’t be modified to work in service mode.</w:t>
      </w:r>
    </w:p>
    <w:p w:rsidR="001D533A" w:rsidRPr="009E5FBF" w:rsidRDefault="001D533A" w:rsidP="006074AB">
      <w:pPr>
        <w:pStyle w:val="Heading4"/>
      </w:pPr>
      <w:bookmarkStart w:id="1395" w:name="_Toc487791953"/>
      <w:bookmarkStart w:id="1396" w:name="_Toc21928520"/>
      <w:r w:rsidRPr="009E5FBF">
        <w:t>Updates</w:t>
      </w:r>
      <w:bookmarkEnd w:id="1395"/>
      <w:bookmarkEnd w:id="1396"/>
    </w:p>
    <w:p w:rsidR="001D533A" w:rsidRPr="009E5FBF" w:rsidRDefault="00C97089" w:rsidP="00C97089">
      <w:pPr>
        <w:pStyle w:val="Body"/>
        <w:tabs>
          <w:tab w:val="clear" w:pos="780"/>
          <w:tab w:val="decimal" w:pos="1440"/>
        </w:tabs>
        <w:ind w:left="1440"/>
      </w:pPr>
      <w:r w:rsidRPr="009E5FBF">
        <w:t>N/A</w:t>
      </w:r>
    </w:p>
    <w:p w:rsidR="0019147F" w:rsidRPr="009E5FBF" w:rsidRDefault="0019147F" w:rsidP="006074AB">
      <w:pPr>
        <w:pStyle w:val="Heading4"/>
      </w:pPr>
      <w:bookmarkStart w:id="1397" w:name="_Toc487791954"/>
      <w:bookmarkStart w:id="1398" w:name="_Toc21928521"/>
      <w:r w:rsidRPr="009E5FBF">
        <w:t>Data Dictionary</w:t>
      </w:r>
      <w:bookmarkEnd w:id="1397"/>
      <w:bookmarkEnd w:id="1398"/>
    </w:p>
    <w:p w:rsidR="005C288F" w:rsidRPr="009E5FBF" w:rsidRDefault="005C288F" w:rsidP="00C97089">
      <w:pPr>
        <w:pStyle w:val="Body"/>
        <w:tabs>
          <w:tab w:val="clear" w:pos="780"/>
          <w:tab w:val="decimal" w:pos="1440"/>
        </w:tabs>
        <w:ind w:left="1440"/>
      </w:pPr>
      <w:r w:rsidRPr="009E5FBF">
        <w:t>N/A</w:t>
      </w:r>
    </w:p>
    <w:p w:rsidR="001D533A" w:rsidRPr="009E5FBF" w:rsidRDefault="0019147F" w:rsidP="006074AB">
      <w:pPr>
        <w:pStyle w:val="Heading4"/>
      </w:pPr>
      <w:bookmarkStart w:id="1399" w:name="_Toc487791955"/>
      <w:bookmarkStart w:id="1400" w:name="_Toc21928522"/>
      <w:r w:rsidRPr="009E5FBF">
        <w:t>Task Input Data</w:t>
      </w:r>
      <w:bookmarkEnd w:id="1399"/>
      <w:bookmarkEnd w:id="1400"/>
    </w:p>
    <w:p w:rsidR="0081040C" w:rsidRPr="009E5FBF" w:rsidRDefault="0081040C" w:rsidP="0081040C">
      <w:pPr>
        <w:pStyle w:val="Body"/>
        <w:tabs>
          <w:tab w:val="clear" w:pos="780"/>
          <w:tab w:val="decimal" w:pos="1440"/>
        </w:tabs>
        <w:ind w:left="1440"/>
      </w:pPr>
      <w:r w:rsidRPr="009E5FBF">
        <w:t>N/A</w:t>
      </w:r>
    </w:p>
    <w:p w:rsidR="00A86717" w:rsidRPr="009E5FBF" w:rsidRDefault="00A86717" w:rsidP="006074AB">
      <w:pPr>
        <w:pStyle w:val="Title3"/>
      </w:pPr>
      <w:bookmarkStart w:id="1401" w:name="_Toc431370492"/>
      <w:bookmarkStart w:id="1402" w:name="_Toc487791956"/>
      <w:bookmarkStart w:id="1403" w:name="_Toc21928523"/>
      <w:bookmarkStart w:id="1404" w:name="_Toc430248894"/>
      <w:bookmarkStart w:id="1405" w:name="_Toc430248979"/>
      <w:r w:rsidRPr="009E5FBF">
        <w:t>Step « Validation »</w:t>
      </w:r>
      <w:bookmarkEnd w:id="1401"/>
      <w:bookmarkEnd w:id="1402"/>
      <w:bookmarkEnd w:id="1403"/>
    </w:p>
    <w:p w:rsidR="00A20326" w:rsidRPr="009E5FBF" w:rsidRDefault="00A20326" w:rsidP="006074AB">
      <w:pPr>
        <w:pStyle w:val="Heading4"/>
      </w:pPr>
      <w:bookmarkStart w:id="1406" w:name="_Toc487791957"/>
      <w:bookmarkStart w:id="1407" w:name="_Toc21928524"/>
      <w:bookmarkStart w:id="1408" w:name="_Toc442867446"/>
      <w:bookmarkStart w:id="1409" w:name="_Toc444518788"/>
      <w:bookmarkStart w:id="1410" w:name="_Toc447273564"/>
      <w:r w:rsidRPr="009E5FBF">
        <w:t>Description</w:t>
      </w:r>
      <w:bookmarkEnd w:id="1406"/>
      <w:bookmarkEnd w:id="1407"/>
    </w:p>
    <w:p w:rsidR="006B790F" w:rsidRPr="009E5FBF" w:rsidRDefault="006B790F" w:rsidP="006B790F">
      <w:pPr>
        <w:spacing w:line="276" w:lineRule="auto"/>
        <w:rPr>
          <w:color w:val="AEAAAA"/>
        </w:rPr>
      </w:pPr>
      <w:bookmarkStart w:id="1411" w:name="_Toc487791958"/>
      <w:r w:rsidRPr="009E5FBF">
        <w:t>This step is just a view and is not impacted by the web services development</w:t>
      </w:r>
    </w:p>
    <w:p w:rsidR="00A20326" w:rsidRPr="009E5FBF" w:rsidRDefault="00A20326" w:rsidP="006074AB">
      <w:pPr>
        <w:pStyle w:val="Heading4"/>
      </w:pPr>
      <w:bookmarkStart w:id="1412" w:name="_Toc21928525"/>
      <w:r w:rsidRPr="009E5FBF">
        <w:t>Updates</w:t>
      </w:r>
      <w:bookmarkEnd w:id="1411"/>
      <w:bookmarkEnd w:id="1412"/>
    </w:p>
    <w:p w:rsidR="006B790F" w:rsidRPr="009E5FBF" w:rsidRDefault="006B790F" w:rsidP="006B790F">
      <w:pPr>
        <w:pStyle w:val="Body"/>
      </w:pPr>
      <w:r w:rsidRPr="009E5FBF">
        <w:tab/>
      </w:r>
      <w:r w:rsidRPr="009E5FBF">
        <w:tab/>
        <w:t>N/A</w:t>
      </w:r>
    </w:p>
    <w:p w:rsidR="00B66E0A" w:rsidRPr="009E5FBF" w:rsidRDefault="00B66E0A" w:rsidP="00402F0F">
      <w:pPr>
        <w:pStyle w:val="Title2"/>
        <w:ind w:left="993" w:hanging="851"/>
      </w:pPr>
      <w:bookmarkStart w:id="1413" w:name="_Toc487791961"/>
      <w:bookmarkStart w:id="1414" w:name="_Toc21928526"/>
      <w:bookmarkStart w:id="1415" w:name="RiskModification"/>
      <w:bookmarkEnd w:id="1408"/>
      <w:bookmarkEnd w:id="1409"/>
      <w:bookmarkEnd w:id="1410"/>
      <w:r w:rsidRPr="009E5FBF">
        <w:t xml:space="preserve">Secondary Business </w:t>
      </w:r>
      <w:r w:rsidR="007C20CA" w:rsidRPr="009E5FBF">
        <w:t>Activities by Risk</w:t>
      </w:r>
      <w:bookmarkEnd w:id="1413"/>
      <w:bookmarkEnd w:id="1414"/>
    </w:p>
    <w:p w:rsidR="00AA68B8" w:rsidRPr="009E5FBF" w:rsidRDefault="00AA68B8" w:rsidP="00AA68B8">
      <w:pPr>
        <w:pStyle w:val="ListParagraph"/>
        <w:keepNext/>
        <w:pageBreakBefore/>
        <w:numPr>
          <w:ilvl w:val="0"/>
          <w:numId w:val="22"/>
        </w:numPr>
        <w:pBdr>
          <w:bottom w:val="single" w:sz="4" w:space="1" w:color="auto"/>
        </w:pBdr>
        <w:spacing w:after="360" w:line="540" w:lineRule="exact"/>
        <w:ind w:right="0"/>
        <w:contextualSpacing w:val="0"/>
        <w:jc w:val="left"/>
        <w:outlineLvl w:val="0"/>
        <w:rPr>
          <w:b/>
          <w:vanish/>
          <w:color w:val="000080"/>
          <w:sz w:val="28"/>
          <w:szCs w:val="20"/>
        </w:rPr>
      </w:pPr>
      <w:bookmarkStart w:id="1416" w:name="_Toc491176428"/>
      <w:bookmarkStart w:id="1417" w:name="_Toc491176592"/>
      <w:bookmarkStart w:id="1418" w:name="_Toc491176933"/>
      <w:bookmarkStart w:id="1419" w:name="_Toc491177379"/>
      <w:bookmarkStart w:id="1420" w:name="_Toc491178021"/>
      <w:bookmarkStart w:id="1421" w:name="_Toc491178204"/>
      <w:bookmarkStart w:id="1422" w:name="_Toc491179006"/>
      <w:bookmarkStart w:id="1423" w:name="_Toc491179248"/>
      <w:bookmarkStart w:id="1424" w:name="_Toc491179398"/>
      <w:bookmarkStart w:id="1425" w:name="_Toc491179455"/>
      <w:bookmarkStart w:id="1426" w:name="_Toc491179569"/>
      <w:bookmarkStart w:id="1427" w:name="_Toc491183088"/>
      <w:bookmarkStart w:id="1428" w:name="_Toc491183217"/>
      <w:bookmarkStart w:id="1429" w:name="_Toc495566709"/>
      <w:bookmarkStart w:id="1430" w:name="_Toc498075251"/>
      <w:bookmarkStart w:id="1431" w:name="_Toc21928527"/>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p>
    <w:p w:rsidR="00402F0F" w:rsidRPr="009E5FBF" w:rsidRDefault="00402F0F" w:rsidP="00402F0F">
      <w:pPr>
        <w:pStyle w:val="ListParagraph"/>
        <w:numPr>
          <w:ilvl w:val="1"/>
          <w:numId w:val="50"/>
        </w:numPr>
        <w:spacing w:before="320" w:after="160" w:line="288" w:lineRule="auto"/>
        <w:ind w:right="0"/>
        <w:outlineLvl w:val="2"/>
        <w:rPr>
          <w:rFonts w:ascii="Verdana" w:eastAsiaTheme="minorHAnsi" w:hAnsi="Verdana" w:cstheme="minorBidi"/>
          <w:vanish/>
          <w:color w:val="808080" w:themeColor="background1" w:themeShade="80"/>
          <w:sz w:val="24"/>
          <w:lang w:eastAsia="en-US"/>
        </w:rPr>
      </w:pPr>
      <w:bookmarkStart w:id="1432" w:name="_Toc491183218"/>
      <w:bookmarkStart w:id="1433" w:name="_Toc495566710"/>
      <w:bookmarkStart w:id="1434" w:name="_Toc498075252"/>
      <w:bookmarkStart w:id="1435" w:name="_Toc21928528"/>
      <w:bookmarkStart w:id="1436" w:name="_Toc487791962"/>
      <w:bookmarkEnd w:id="1432"/>
      <w:bookmarkEnd w:id="1433"/>
      <w:bookmarkEnd w:id="1434"/>
      <w:bookmarkEnd w:id="1435"/>
    </w:p>
    <w:p w:rsidR="00402F0F" w:rsidRPr="009E5FBF" w:rsidRDefault="00402F0F" w:rsidP="00402F0F">
      <w:pPr>
        <w:pStyle w:val="ListParagraph"/>
        <w:numPr>
          <w:ilvl w:val="1"/>
          <w:numId w:val="50"/>
        </w:numPr>
        <w:spacing w:before="320" w:after="160" w:line="288" w:lineRule="auto"/>
        <w:ind w:right="0"/>
        <w:outlineLvl w:val="2"/>
        <w:rPr>
          <w:rFonts w:ascii="Verdana" w:eastAsiaTheme="minorHAnsi" w:hAnsi="Verdana" w:cstheme="minorBidi"/>
          <w:vanish/>
          <w:color w:val="808080" w:themeColor="background1" w:themeShade="80"/>
          <w:sz w:val="24"/>
          <w:lang w:eastAsia="en-US"/>
        </w:rPr>
      </w:pPr>
      <w:bookmarkStart w:id="1437" w:name="_Toc491183219"/>
      <w:bookmarkStart w:id="1438" w:name="_Toc495566711"/>
      <w:bookmarkStart w:id="1439" w:name="_Toc498075253"/>
      <w:bookmarkStart w:id="1440" w:name="_Toc21928529"/>
      <w:bookmarkEnd w:id="1437"/>
      <w:bookmarkEnd w:id="1438"/>
      <w:bookmarkEnd w:id="1439"/>
      <w:bookmarkEnd w:id="1440"/>
    </w:p>
    <w:p w:rsidR="00D210B7" w:rsidRPr="009E5FBF" w:rsidRDefault="00AA68B8" w:rsidP="006074AB">
      <w:pPr>
        <w:pStyle w:val="Title3"/>
        <w:numPr>
          <w:ilvl w:val="2"/>
          <w:numId w:val="50"/>
        </w:numPr>
      </w:pPr>
      <w:bookmarkStart w:id="1441" w:name="_Toc21928530"/>
      <w:r w:rsidRPr="009E5FBF">
        <w:t>“Create Risk” Secondary Business Activity</w:t>
      </w:r>
      <w:bookmarkEnd w:id="1436"/>
      <w:bookmarkEnd w:id="1441"/>
    </w:p>
    <w:p w:rsidR="00551D58" w:rsidRPr="009E5FBF" w:rsidRDefault="00551D58" w:rsidP="00551D58">
      <w:pPr>
        <w:pStyle w:val="Body"/>
        <w:rPr>
          <w:lang w:eastAsia="en-US"/>
        </w:rPr>
      </w:pPr>
    </w:p>
    <w:tbl>
      <w:tblPr>
        <w:tblStyle w:val="TableGrid"/>
        <w:tblpPr w:leftFromText="141" w:rightFromText="141" w:vertAnchor="text" w:tblpY="1"/>
        <w:tblOverlap w:val="never"/>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8" w:space="0" w:color="5B9BD5" w:themeColor="accent1"/>
          <w:insideV w:val="single" w:sz="4" w:space="0" w:color="5B9BD5" w:themeColor="accent1"/>
        </w:tblBorders>
        <w:tblLook w:val="04A0" w:firstRow="1" w:lastRow="0" w:firstColumn="1" w:lastColumn="0" w:noHBand="0" w:noVBand="1"/>
      </w:tblPr>
      <w:tblGrid>
        <w:gridCol w:w="4521"/>
        <w:gridCol w:w="4539"/>
        <w:tblGridChange w:id="1442">
          <w:tblGrid>
            <w:gridCol w:w="4521"/>
            <w:gridCol w:w="4539"/>
          </w:tblGrid>
        </w:tblGridChange>
      </w:tblGrid>
      <w:tr w:rsidR="00AA68B8" w:rsidRPr="009E5FBF" w:rsidTr="008E1574">
        <w:tc>
          <w:tcPr>
            <w:tcW w:w="4643" w:type="dxa"/>
            <w:tcBorders>
              <w:bottom w:val="single" w:sz="8" w:space="0" w:color="5B9BD5" w:themeColor="accent1"/>
            </w:tcBorders>
          </w:tcPr>
          <w:p w:rsidR="00AA68B8" w:rsidRPr="009E5FBF" w:rsidRDefault="00AA68B8" w:rsidP="00F67814">
            <w:pPr>
              <w:pStyle w:val="Body"/>
              <w:spacing w:after="240"/>
              <w:jc w:val="center"/>
              <w:rPr>
                <w:rFonts w:ascii="Arial" w:hAnsi="Arial" w:cs="Arial"/>
              </w:rPr>
            </w:pPr>
            <w:r w:rsidRPr="009E5FBF">
              <w:rPr>
                <w:rFonts w:ascii="Arial" w:hAnsi="Arial" w:cs="Arial"/>
              </w:rPr>
              <w:lastRenderedPageBreak/>
              <w:t>Risk Label</w:t>
            </w:r>
          </w:p>
        </w:tc>
        <w:tc>
          <w:tcPr>
            <w:tcW w:w="4643" w:type="dxa"/>
            <w:tcBorders>
              <w:bottom w:val="single" w:sz="8" w:space="0" w:color="5B9BD5" w:themeColor="accent1"/>
            </w:tcBorders>
          </w:tcPr>
          <w:p w:rsidR="00AA68B8" w:rsidRPr="009E5FBF" w:rsidRDefault="00AA68B8" w:rsidP="00F67814">
            <w:pPr>
              <w:pStyle w:val="Body"/>
              <w:spacing w:after="240"/>
              <w:jc w:val="center"/>
              <w:rPr>
                <w:rFonts w:ascii="Arial" w:hAnsi="Arial" w:cs="Arial"/>
              </w:rPr>
            </w:pPr>
            <w:r w:rsidRPr="009E5FBF">
              <w:rPr>
                <w:rFonts w:ascii="Arial" w:hAnsi="Arial" w:cs="Arial"/>
              </w:rPr>
              <w:t>Activity Document</w:t>
            </w:r>
          </w:p>
        </w:tc>
      </w:tr>
      <w:tr w:rsidR="00AA68B8" w:rsidRPr="009E5FBF" w:rsidTr="00687ADE">
        <w:trPr>
          <w:trHeight w:val="464"/>
        </w:trPr>
        <w:tc>
          <w:tcPr>
            <w:tcW w:w="4643" w:type="dxa"/>
            <w:tcBorders>
              <w:top w:val="single" w:sz="8" w:space="0" w:color="5B9BD5" w:themeColor="accent1"/>
              <w:bottom w:val="single" w:sz="4" w:space="0" w:color="5B9BD5" w:themeColor="accent1"/>
            </w:tcBorders>
          </w:tcPr>
          <w:p w:rsidR="00AA68B8" w:rsidRPr="009E5FBF" w:rsidRDefault="00A31B3E" w:rsidP="00F67814">
            <w:pPr>
              <w:pStyle w:val="Body"/>
              <w:spacing w:after="240"/>
              <w:rPr>
                <w:rFonts w:ascii="Arial" w:hAnsi="Arial" w:cs="Arial"/>
              </w:rPr>
            </w:pPr>
            <w:bookmarkStart w:id="1443" w:name="Automobile" w:colFirst="0" w:colLast="1"/>
            <w:r w:rsidRPr="009E5FBF">
              <w:rPr>
                <w:rFonts w:ascii="Arial" w:hAnsi="Arial" w:cs="Arial"/>
              </w:rPr>
              <w:t>Automobile</w:t>
            </w:r>
          </w:p>
        </w:tc>
        <w:tc>
          <w:tcPr>
            <w:tcW w:w="4643" w:type="dxa"/>
            <w:tcBorders>
              <w:top w:val="single" w:sz="8" w:space="0" w:color="5B9BD5" w:themeColor="accent1"/>
              <w:bottom w:val="single" w:sz="4" w:space="0" w:color="5B9BD5" w:themeColor="accent1"/>
            </w:tcBorders>
            <w:vAlign w:val="center"/>
          </w:tcPr>
          <w:p w:rsidR="00AA68B8" w:rsidRPr="009E5FBF" w:rsidRDefault="009905EC" w:rsidP="00F67814">
            <w:pPr>
              <w:pStyle w:val="Body"/>
              <w:spacing w:after="240"/>
              <w:jc w:val="center"/>
              <w:rPr>
                <w:rFonts w:ascii="Arial" w:hAnsi="Arial" w:cs="Arial"/>
              </w:rPr>
            </w:pPr>
            <w:r>
              <w:rPr>
                <w:rFonts w:cs="Arial"/>
                <w:noProof/>
              </w:rPr>
              <w:object w:dxaOrig="0" w:dyaOrig="0">
                <v:shape id="_x0000_s1598" type="#_x0000_t75" style="position:absolute;left:0;text-align:left;margin-left:70.2pt;margin-top:-33.8pt;width:89.5pt;height:58.45pt;z-index:251801088;mso-position-horizontal:absolute;mso-position-horizontal-relative:text;mso-position-vertical:absolute;mso-position-vertical-relative:text;mso-width-relative:page;mso-height-relative:page">
                  <v:imagedata r:id="rId231" o:title=""/>
                  <w10:wrap type="square"/>
                </v:shape>
                <o:OLEObject Type="Embed" ProgID="Word.Document.12" ShapeID="_x0000_s1598" DrawAspect="Icon" ObjectID="_1632553969" r:id="rId232">
                  <o:FieldCodes>\s</o:FieldCodes>
                </o:OLEObject>
              </w:object>
            </w:r>
          </w:p>
        </w:tc>
      </w:tr>
      <w:tr w:rsidR="00B8619F" w:rsidRPr="009E5FBF" w:rsidTr="00687ADE">
        <w:trPr>
          <w:trHeight w:val="552"/>
        </w:trPr>
        <w:tc>
          <w:tcPr>
            <w:tcW w:w="4643" w:type="dxa"/>
            <w:tcBorders>
              <w:top w:val="single" w:sz="4" w:space="0" w:color="5B9BD5" w:themeColor="accent1"/>
              <w:bottom w:val="single" w:sz="4" w:space="0" w:color="5B9BD5" w:themeColor="accent1"/>
            </w:tcBorders>
          </w:tcPr>
          <w:p w:rsidR="00B8619F" w:rsidRPr="009E5FBF" w:rsidRDefault="00C95C3C" w:rsidP="00F67814">
            <w:pPr>
              <w:pStyle w:val="Body"/>
              <w:spacing w:after="240"/>
              <w:rPr>
                <w:rFonts w:ascii="Arial" w:hAnsi="Arial" w:cs="Arial"/>
              </w:rPr>
            </w:pPr>
            <w:bookmarkStart w:id="1444" w:name="TruckCamper" w:colFirst="0" w:colLast="1"/>
            <w:bookmarkEnd w:id="1443"/>
            <w:r w:rsidRPr="009E5FBF">
              <w:rPr>
                <w:rFonts w:ascii="Arial" w:hAnsi="Arial" w:cs="Arial"/>
              </w:rPr>
              <w:t xml:space="preserve">Camping </w:t>
            </w:r>
            <w:r w:rsidR="00140951" w:rsidRPr="009E5FBF">
              <w:rPr>
                <w:rFonts w:ascii="Arial" w:hAnsi="Arial" w:cs="Arial"/>
              </w:rPr>
              <w:t>c</w:t>
            </w:r>
            <w:r w:rsidRPr="009E5FBF">
              <w:rPr>
                <w:rFonts w:ascii="Arial" w:hAnsi="Arial" w:cs="Arial"/>
              </w:rPr>
              <w:t>ar</w:t>
            </w:r>
            <w:r w:rsidR="00140951" w:rsidRPr="009E5FBF">
              <w:rPr>
                <w:rFonts w:ascii="Arial" w:hAnsi="Arial" w:cs="Arial"/>
              </w:rPr>
              <w:t xml:space="preserve"> (TruckCamper)</w:t>
            </w:r>
            <w:r w:rsidR="008E1574" w:rsidRPr="009E5FBF">
              <w:rPr>
                <w:rFonts w:ascii="Arial" w:hAnsi="Arial" w:cs="Arial"/>
              </w:rPr>
              <w:t xml:space="preserve"> </w:t>
            </w:r>
          </w:p>
        </w:tc>
        <w:tc>
          <w:tcPr>
            <w:tcW w:w="4643" w:type="dxa"/>
            <w:tcBorders>
              <w:top w:val="single" w:sz="4" w:space="0" w:color="5B9BD5" w:themeColor="accent1"/>
              <w:bottom w:val="single" w:sz="4" w:space="0" w:color="5B9BD5" w:themeColor="accent1"/>
            </w:tcBorders>
            <w:vAlign w:val="center"/>
          </w:tcPr>
          <w:p w:rsidR="00B8619F" w:rsidRPr="009E5FBF" w:rsidRDefault="009905EC" w:rsidP="00F67814">
            <w:pPr>
              <w:pStyle w:val="Body"/>
              <w:spacing w:after="240"/>
              <w:jc w:val="center"/>
              <w:rPr>
                <w:rFonts w:ascii="Arial" w:hAnsi="Arial" w:cs="Arial"/>
              </w:rPr>
            </w:pPr>
            <w:r>
              <w:rPr>
                <w:rFonts w:cs="Arial"/>
                <w:noProof/>
              </w:rPr>
              <w:object w:dxaOrig="0" w:dyaOrig="0">
                <v:shape id="_x0000_s1599" type="#_x0000_t75" style="position:absolute;left:0;text-align:left;margin-left:70.2pt;margin-top:-33.8pt;width:75.75pt;height:49.5pt;z-index:251803136;mso-position-horizontal:absolute;mso-position-horizontal-relative:text;mso-position-vertical:absolute;mso-position-vertical-relative:text;mso-width-relative:page;mso-height-relative:page">
                  <v:imagedata r:id="rId233" o:title=""/>
                  <w10:wrap type="square"/>
                </v:shape>
                <o:OLEObject Type="Embed" ProgID="Word.Document.12" ShapeID="_x0000_s1599" DrawAspect="Icon" ObjectID="_1632553970" r:id="rId234">
                  <o:FieldCodes>\s</o:FieldCodes>
                </o:OLEObject>
              </w:object>
            </w:r>
          </w:p>
        </w:tc>
      </w:tr>
      <w:tr w:rsidR="00F50041" w:rsidRPr="009E5FBF" w:rsidTr="00D420DC">
        <w:trPr>
          <w:trHeight w:val="604"/>
        </w:trPr>
        <w:tc>
          <w:tcPr>
            <w:tcW w:w="4643" w:type="dxa"/>
            <w:tcBorders>
              <w:top w:val="single" w:sz="4" w:space="0" w:color="5B9BD5" w:themeColor="accent1"/>
              <w:bottom w:val="single" w:sz="4" w:space="0" w:color="5B9BD5" w:themeColor="accent1"/>
            </w:tcBorders>
            <w:vAlign w:val="center"/>
          </w:tcPr>
          <w:p w:rsidR="00F50041" w:rsidRPr="009E5FBF" w:rsidRDefault="00CF51E9" w:rsidP="00F67814">
            <w:pPr>
              <w:pStyle w:val="Body"/>
              <w:spacing w:after="240"/>
              <w:rPr>
                <w:rFonts w:ascii="Arial" w:hAnsi="Arial" w:cs="Arial"/>
              </w:rPr>
            </w:pPr>
            <w:bookmarkStart w:id="1445" w:name="Van" w:colFirst="0" w:colLast="1"/>
            <w:bookmarkEnd w:id="1444"/>
            <w:r w:rsidRPr="009E5FBF">
              <w:rPr>
                <w:rFonts w:ascii="Arial" w:hAnsi="Arial" w:cs="Arial"/>
              </w:rPr>
              <w:t>Van (Camionnette)</w:t>
            </w:r>
          </w:p>
        </w:tc>
        <w:tc>
          <w:tcPr>
            <w:tcW w:w="4643" w:type="dxa"/>
            <w:tcBorders>
              <w:top w:val="single" w:sz="4" w:space="0" w:color="5B9BD5" w:themeColor="accent1"/>
              <w:bottom w:val="single" w:sz="4" w:space="0" w:color="5B9BD5" w:themeColor="accent1"/>
            </w:tcBorders>
            <w:vAlign w:val="center"/>
          </w:tcPr>
          <w:p w:rsidR="00F50041" w:rsidRPr="009E5FBF" w:rsidRDefault="009905EC" w:rsidP="00F67814">
            <w:pPr>
              <w:pStyle w:val="Body"/>
              <w:spacing w:after="240"/>
              <w:jc w:val="center"/>
              <w:rPr>
                <w:rFonts w:ascii="Arial" w:hAnsi="Arial" w:cs="Arial"/>
              </w:rPr>
            </w:pPr>
            <w:r>
              <w:rPr>
                <w:rFonts w:cs="Arial"/>
                <w:noProof/>
              </w:rPr>
              <w:object w:dxaOrig="0" w:dyaOrig="0">
                <v:shape id="_x0000_s1601" type="#_x0000_t75" style="position:absolute;left:0;text-align:left;margin-left:70.2pt;margin-top:-33.9pt;width:75.75pt;height:49.5pt;z-index:251807232;mso-position-horizontal:absolute;mso-position-horizontal-relative:text;mso-position-vertical:absolute;mso-position-vertical-relative:text;mso-width-relative:page;mso-height-relative:page">
                  <v:imagedata r:id="rId235" o:title=""/>
                  <w10:wrap type="square"/>
                </v:shape>
                <o:OLEObject Type="Embed" ProgID="Word.Document.12" ShapeID="_x0000_s1601" DrawAspect="Icon" ObjectID="_1632553971" r:id="rId236">
                  <o:FieldCodes>\s</o:FieldCodes>
                </o:OLEObject>
              </w:object>
            </w:r>
          </w:p>
        </w:tc>
      </w:tr>
      <w:tr w:rsidR="00D420DC" w:rsidRPr="009E5FBF" w:rsidTr="00D420DC">
        <w:trPr>
          <w:trHeight w:val="604"/>
        </w:trPr>
        <w:tc>
          <w:tcPr>
            <w:tcW w:w="4643" w:type="dxa"/>
            <w:tcBorders>
              <w:top w:val="single" w:sz="4" w:space="0" w:color="5B9BD5" w:themeColor="accent1"/>
              <w:bottom w:val="single" w:sz="4" w:space="0" w:color="5B9BD5" w:themeColor="accent1"/>
            </w:tcBorders>
            <w:vAlign w:val="center"/>
          </w:tcPr>
          <w:p w:rsidR="00D420DC" w:rsidRPr="009E5FBF" w:rsidRDefault="00D420DC" w:rsidP="00F67814">
            <w:pPr>
              <w:pStyle w:val="Body"/>
              <w:spacing w:after="240"/>
              <w:rPr>
                <w:rFonts w:ascii="Arial" w:hAnsi="Arial" w:cs="Arial"/>
              </w:rPr>
            </w:pPr>
            <w:bookmarkStart w:id="1446" w:name="Machine" w:colFirst="0" w:colLast="1"/>
            <w:bookmarkEnd w:id="1445"/>
            <w:r w:rsidRPr="009E5FBF">
              <w:rPr>
                <w:rFonts w:ascii="Arial" w:hAnsi="Arial" w:cs="Arial"/>
              </w:rPr>
              <w:t>Machine (Motorised Vehicle)</w:t>
            </w:r>
          </w:p>
        </w:tc>
        <w:tc>
          <w:tcPr>
            <w:tcW w:w="4643" w:type="dxa"/>
            <w:tcBorders>
              <w:top w:val="single" w:sz="4" w:space="0" w:color="5B9BD5" w:themeColor="accent1"/>
              <w:bottom w:val="single" w:sz="4" w:space="0" w:color="5B9BD5" w:themeColor="accent1"/>
            </w:tcBorders>
            <w:vAlign w:val="center"/>
          </w:tcPr>
          <w:p w:rsidR="00D420DC" w:rsidRPr="009E5FBF" w:rsidRDefault="009905EC" w:rsidP="00F67814">
            <w:pPr>
              <w:pStyle w:val="Body"/>
              <w:spacing w:after="240"/>
              <w:jc w:val="center"/>
              <w:rPr>
                <w:rFonts w:ascii="Arial" w:hAnsi="Arial" w:cs="Arial"/>
              </w:rPr>
            </w:pPr>
            <w:r>
              <w:rPr>
                <w:rFonts w:cs="Arial"/>
                <w:noProof/>
              </w:rPr>
              <w:object w:dxaOrig="0" w:dyaOrig="0">
                <v:shape id="_x0000_s1600" type="#_x0000_t75" style="position:absolute;left:0;text-align:left;margin-left:70.2pt;margin-top:-33.9pt;width:75.75pt;height:49.5pt;z-index:251805184;mso-position-horizontal:absolute;mso-position-horizontal-relative:text;mso-position-vertical:absolute;mso-position-vertical-relative:text;mso-width-relative:page;mso-height-relative:page">
                  <v:imagedata r:id="rId237" o:title=""/>
                  <w10:wrap type="square"/>
                </v:shape>
                <o:OLEObject Type="Embed" ProgID="Word.Document.12" ShapeID="_x0000_s1600" DrawAspect="Icon" ObjectID="_1632553972" r:id="rId238">
                  <o:FieldCodes>\s</o:FieldCodes>
                </o:OLEObject>
              </w:object>
            </w:r>
          </w:p>
        </w:tc>
      </w:tr>
      <w:tr w:rsidR="00E47723" w:rsidRPr="009E5FBF" w:rsidTr="00D420DC">
        <w:trPr>
          <w:trHeight w:val="604"/>
        </w:trPr>
        <w:tc>
          <w:tcPr>
            <w:tcW w:w="4643" w:type="dxa"/>
            <w:tcBorders>
              <w:top w:val="single" w:sz="4" w:space="0" w:color="5B9BD5" w:themeColor="accent1"/>
              <w:bottom w:val="single" w:sz="4" w:space="0" w:color="5B9BD5" w:themeColor="accent1"/>
            </w:tcBorders>
            <w:vAlign w:val="center"/>
          </w:tcPr>
          <w:p w:rsidR="00E47723" w:rsidRPr="009E5FBF" w:rsidRDefault="00E47723" w:rsidP="00F67814">
            <w:pPr>
              <w:pStyle w:val="Body"/>
              <w:spacing w:after="240"/>
              <w:rPr>
                <w:rFonts w:ascii="Arial" w:hAnsi="Arial" w:cs="Arial"/>
              </w:rPr>
            </w:pPr>
            <w:bookmarkStart w:id="1447" w:name="Motorcycle" w:colFirst="0" w:colLast="1"/>
            <w:bookmarkEnd w:id="1446"/>
            <w:r w:rsidRPr="009E5FBF">
              <w:rPr>
                <w:rFonts w:ascii="Arial" w:hAnsi="Arial" w:cs="Arial"/>
              </w:rPr>
              <w:t>Motorcycle</w:t>
            </w:r>
          </w:p>
        </w:tc>
        <w:tc>
          <w:tcPr>
            <w:tcW w:w="4643" w:type="dxa"/>
            <w:tcBorders>
              <w:top w:val="single" w:sz="4" w:space="0" w:color="5B9BD5" w:themeColor="accent1"/>
              <w:bottom w:val="single" w:sz="4" w:space="0" w:color="5B9BD5" w:themeColor="accent1"/>
            </w:tcBorders>
            <w:vAlign w:val="center"/>
          </w:tcPr>
          <w:p w:rsidR="00E47723" w:rsidRPr="009E5FBF" w:rsidRDefault="009905EC" w:rsidP="00F67814">
            <w:pPr>
              <w:pStyle w:val="Body"/>
              <w:spacing w:after="240"/>
              <w:jc w:val="center"/>
              <w:rPr>
                <w:rFonts w:cs="Arial"/>
                <w:noProof/>
              </w:rPr>
            </w:pPr>
            <w:r>
              <w:rPr>
                <w:rFonts w:cs="Arial"/>
                <w:noProof/>
              </w:rPr>
              <w:object w:dxaOrig="0" w:dyaOrig="0">
                <v:shape id="_x0000_s1602" type="#_x0000_t75" style="position:absolute;left:0;text-align:left;margin-left:70.2pt;margin-top:-33.9pt;width:75.75pt;height:49.5pt;z-index:251809280;mso-position-horizontal:absolute;mso-position-horizontal-relative:text;mso-position-vertical:absolute;mso-position-vertical-relative:text;mso-width-relative:page;mso-height-relative:page">
                  <v:imagedata r:id="rId239" o:title=""/>
                  <w10:wrap type="square"/>
                </v:shape>
                <o:OLEObject Type="Embed" ProgID="Word.Document.12" ShapeID="_x0000_s1602" DrawAspect="Icon" ObjectID="_1632553973" r:id="rId240">
                  <o:FieldCodes>\s</o:FieldCodes>
                </o:OLEObject>
              </w:object>
            </w:r>
          </w:p>
        </w:tc>
      </w:tr>
      <w:tr w:rsidR="00CA3956" w:rsidRPr="009E5FBF" w:rsidTr="00D420DC">
        <w:trPr>
          <w:trHeight w:val="604"/>
        </w:trPr>
        <w:tc>
          <w:tcPr>
            <w:tcW w:w="4643" w:type="dxa"/>
            <w:tcBorders>
              <w:top w:val="single" w:sz="4" w:space="0" w:color="5B9BD5" w:themeColor="accent1"/>
              <w:bottom w:val="single" w:sz="4" w:space="0" w:color="5B9BD5" w:themeColor="accent1"/>
            </w:tcBorders>
            <w:vAlign w:val="center"/>
          </w:tcPr>
          <w:p w:rsidR="00CA3956" w:rsidRPr="009E5FBF" w:rsidRDefault="00CA3956" w:rsidP="00F67814">
            <w:pPr>
              <w:pStyle w:val="Body"/>
              <w:spacing w:after="240"/>
              <w:rPr>
                <w:rFonts w:ascii="Arial" w:hAnsi="Arial" w:cs="Arial"/>
              </w:rPr>
            </w:pPr>
            <w:bookmarkStart w:id="1448" w:name="Moped" w:colFirst="0" w:colLast="1"/>
            <w:bookmarkEnd w:id="1447"/>
            <w:r w:rsidRPr="009E5FBF">
              <w:rPr>
                <w:rFonts w:ascii="Arial" w:hAnsi="Arial" w:cs="Arial"/>
              </w:rPr>
              <w:t>Moped (Cyclomoteur)</w:t>
            </w:r>
          </w:p>
        </w:tc>
        <w:tc>
          <w:tcPr>
            <w:tcW w:w="4643" w:type="dxa"/>
            <w:tcBorders>
              <w:top w:val="single" w:sz="4" w:space="0" w:color="5B9BD5" w:themeColor="accent1"/>
              <w:bottom w:val="single" w:sz="4" w:space="0" w:color="5B9BD5" w:themeColor="accent1"/>
            </w:tcBorders>
            <w:vAlign w:val="center"/>
          </w:tcPr>
          <w:p w:rsidR="00CA3956" w:rsidRPr="009E5FBF" w:rsidRDefault="009905EC" w:rsidP="00F67814">
            <w:pPr>
              <w:pStyle w:val="Body"/>
              <w:spacing w:after="240"/>
              <w:jc w:val="center"/>
              <w:rPr>
                <w:rFonts w:cs="Arial"/>
                <w:noProof/>
              </w:rPr>
            </w:pPr>
            <w:r>
              <w:rPr>
                <w:rFonts w:cs="Arial"/>
                <w:noProof/>
              </w:rPr>
              <w:object w:dxaOrig="0" w:dyaOrig="0">
                <v:shape id="_x0000_s1603" type="#_x0000_t75" style="position:absolute;left:0;text-align:left;margin-left:70.2pt;margin-top:-33.9pt;width:75.75pt;height:49.5pt;z-index:251811328;mso-position-horizontal:absolute;mso-position-horizontal-relative:text;mso-position-vertical:absolute;mso-position-vertical-relative:text;mso-width-relative:page;mso-height-relative:page">
                  <v:imagedata r:id="rId241" o:title=""/>
                  <w10:wrap type="square"/>
                </v:shape>
                <o:OLEObject Type="Embed" ProgID="Word.Document.12" ShapeID="_x0000_s1603" DrawAspect="Icon" ObjectID="_1632553974" r:id="rId242">
                  <o:FieldCodes>\s</o:FieldCodes>
                </o:OLEObject>
              </w:object>
            </w:r>
          </w:p>
        </w:tc>
      </w:tr>
      <w:tr w:rsidR="00D420DC" w:rsidRPr="009E5FBF" w:rsidTr="00D420DC">
        <w:trPr>
          <w:trHeight w:val="604"/>
        </w:trPr>
        <w:tc>
          <w:tcPr>
            <w:tcW w:w="4643" w:type="dxa"/>
            <w:tcBorders>
              <w:top w:val="single" w:sz="4" w:space="0" w:color="5B9BD5" w:themeColor="accent1"/>
              <w:bottom w:val="single" w:sz="4" w:space="0" w:color="5B9BD5" w:themeColor="accent1"/>
            </w:tcBorders>
            <w:vAlign w:val="center"/>
          </w:tcPr>
          <w:p w:rsidR="00D420DC" w:rsidRPr="009E5FBF" w:rsidRDefault="00761737" w:rsidP="00190F32">
            <w:pPr>
              <w:pStyle w:val="Body"/>
              <w:spacing w:after="240"/>
              <w:rPr>
                <w:rFonts w:ascii="Arial" w:hAnsi="Arial" w:cs="Arial"/>
              </w:rPr>
            </w:pPr>
            <w:bookmarkStart w:id="1449" w:name="Civil" w:colFirst="0" w:colLast="1"/>
            <w:bookmarkEnd w:id="1448"/>
            <w:r w:rsidRPr="009E5FBF">
              <w:rPr>
                <w:rFonts w:ascii="Arial" w:hAnsi="Arial" w:cs="Arial"/>
              </w:rPr>
              <w:t>Civil Liability</w:t>
            </w:r>
            <w:r w:rsidR="00687ADE" w:rsidRPr="009E5FBF">
              <w:rPr>
                <w:rFonts w:ascii="Arial" w:hAnsi="Arial" w:cs="Arial"/>
              </w:rPr>
              <w:t xml:space="preserve"> -  </w:t>
            </w:r>
            <w:del w:id="1450" w:author="Krasen Karagyozov" w:date="2017-11-08T15:55:00Z">
              <w:r w:rsidR="00687ADE" w:rsidRPr="009E5FBF" w:rsidDel="00190F32">
                <w:rPr>
                  <w:rFonts w:ascii="Arial" w:hAnsi="Arial" w:cs="Arial"/>
                </w:rPr>
                <w:delText>type insured Responsabilité civile familiale</w:delText>
              </w:r>
            </w:del>
          </w:p>
        </w:tc>
        <w:tc>
          <w:tcPr>
            <w:tcW w:w="4643" w:type="dxa"/>
            <w:tcBorders>
              <w:top w:val="single" w:sz="4" w:space="0" w:color="5B9BD5" w:themeColor="accent1"/>
              <w:bottom w:val="single" w:sz="4" w:space="0" w:color="5B9BD5" w:themeColor="accent1"/>
            </w:tcBorders>
            <w:vAlign w:val="center"/>
          </w:tcPr>
          <w:p w:rsidR="00D420DC" w:rsidRPr="009E5FBF" w:rsidRDefault="009905EC" w:rsidP="00F32002">
            <w:pPr>
              <w:pStyle w:val="Body"/>
              <w:spacing w:after="240"/>
              <w:rPr>
                <w:rFonts w:ascii="Arial" w:hAnsi="Arial" w:cs="Arial"/>
              </w:rPr>
            </w:pPr>
            <w:ins w:id="1451" w:author="Krasen Karagyozov" w:date="2017-11-09T09:54:00Z">
              <w:r>
                <w:rPr>
                  <w:rFonts w:cs="Arial"/>
                  <w:noProof/>
                </w:rPr>
                <w:object w:dxaOrig="0" w:dyaOrig="0">
                  <v:shape id="_x0000_s1688" type="#_x0000_t75" style="position:absolute;margin-left:0;margin-top:0;width:76.2pt;height:49.2pt;z-index:251942400;mso-position-horizontal:center;mso-position-horizontal-relative:margin;mso-position-vertical:top;mso-position-vertical-relative:margin">
                    <v:imagedata r:id="rId243" o:title=""/>
                    <w10:wrap type="square" anchorx="margin" anchory="margin"/>
                  </v:shape>
                  <o:OLEObject Type="Embed" ProgID="Word.Document.12" ShapeID="_x0000_s1688" DrawAspect="Icon" ObjectID="_1632553975" r:id="rId244">
                    <o:FieldCodes>\s</o:FieldCodes>
                  </o:OLEObject>
                </w:object>
              </w:r>
            </w:ins>
          </w:p>
        </w:tc>
      </w:tr>
      <w:tr w:rsidR="00D420DC" w:rsidRPr="009E5FBF" w:rsidTr="00836C32">
        <w:trPr>
          <w:trHeight w:val="1121"/>
        </w:trPr>
        <w:tc>
          <w:tcPr>
            <w:tcW w:w="4643" w:type="dxa"/>
            <w:tcBorders>
              <w:top w:val="single" w:sz="4" w:space="0" w:color="5B9BD5" w:themeColor="accent1"/>
              <w:bottom w:val="single" w:sz="4" w:space="0" w:color="5B9BD5" w:themeColor="accent1"/>
            </w:tcBorders>
            <w:vAlign w:val="center"/>
          </w:tcPr>
          <w:p w:rsidR="00D420DC" w:rsidRPr="009E5FBF" w:rsidRDefault="00687ADE" w:rsidP="00F67814">
            <w:pPr>
              <w:pStyle w:val="Body"/>
              <w:tabs>
                <w:tab w:val="clear" w:pos="780"/>
                <w:tab w:val="decimal" w:pos="0"/>
              </w:tabs>
              <w:spacing w:after="240"/>
              <w:rPr>
                <w:rFonts w:ascii="Arial" w:hAnsi="Arial" w:cs="Arial"/>
              </w:rPr>
            </w:pPr>
            <w:bookmarkStart w:id="1452" w:name="Caravane" w:colFirst="0" w:colLast="1"/>
            <w:bookmarkEnd w:id="1449"/>
            <w:r w:rsidRPr="009E5FBF">
              <w:rPr>
                <w:rFonts w:ascii="Arial" w:hAnsi="Arial" w:cs="Arial"/>
              </w:rPr>
              <w:t>Caravane</w:t>
            </w:r>
          </w:p>
        </w:tc>
        <w:tc>
          <w:tcPr>
            <w:tcW w:w="4643" w:type="dxa"/>
            <w:tcBorders>
              <w:top w:val="single" w:sz="4" w:space="0" w:color="5B9BD5" w:themeColor="accent1"/>
              <w:bottom w:val="single" w:sz="4" w:space="0" w:color="5B9BD5" w:themeColor="accent1"/>
            </w:tcBorders>
            <w:vAlign w:val="center"/>
          </w:tcPr>
          <w:p w:rsidR="00D420DC" w:rsidRPr="009E5FBF" w:rsidRDefault="009905EC" w:rsidP="00F67814">
            <w:pPr>
              <w:pStyle w:val="Body"/>
              <w:spacing w:after="240"/>
              <w:jc w:val="center"/>
              <w:rPr>
                <w:rFonts w:ascii="Arial" w:hAnsi="Arial" w:cs="Arial"/>
              </w:rPr>
            </w:pPr>
            <w:r>
              <w:rPr>
                <w:rFonts w:cs="Arial"/>
                <w:noProof/>
              </w:rPr>
              <w:object w:dxaOrig="0" w:dyaOrig="0">
                <v:shape id="_x0000_s1605" type="#_x0000_t75" style="position:absolute;left:0;text-align:left;margin-left:78.15pt;margin-top:-.1pt;width:68.4pt;height:44.6pt;z-index:251815424;mso-position-horizontal:absolute;mso-position-horizontal-relative:text;mso-position-vertical:absolute;mso-position-vertical-relative:text;mso-width-relative:page;mso-height-relative:page">
                  <v:imagedata r:id="rId245" o:title=""/>
                  <w10:wrap type="square"/>
                </v:shape>
                <o:OLEObject Type="Embed" ProgID="Word.Document.12" ShapeID="_x0000_s1605" DrawAspect="Icon" ObjectID="_1632553976" r:id="rId246">
                  <o:FieldCodes>\s</o:FieldCodes>
                </o:OLEObject>
              </w:object>
            </w:r>
          </w:p>
        </w:tc>
      </w:tr>
      <w:tr w:rsidR="00687ADE" w:rsidRPr="009E5FBF" w:rsidTr="008E1574">
        <w:trPr>
          <w:trHeight w:val="604"/>
        </w:trPr>
        <w:tc>
          <w:tcPr>
            <w:tcW w:w="4643" w:type="dxa"/>
            <w:tcBorders>
              <w:top w:val="single" w:sz="4" w:space="0" w:color="5B9BD5" w:themeColor="accent1"/>
            </w:tcBorders>
            <w:vAlign w:val="center"/>
          </w:tcPr>
          <w:p w:rsidR="00687ADE" w:rsidRPr="009E5FBF" w:rsidRDefault="00687ADE" w:rsidP="00F67814">
            <w:pPr>
              <w:pStyle w:val="Body"/>
              <w:tabs>
                <w:tab w:val="clear" w:pos="780"/>
                <w:tab w:val="decimal" w:pos="0"/>
              </w:tabs>
              <w:spacing w:after="240"/>
              <w:rPr>
                <w:rFonts w:ascii="Arial" w:hAnsi="Arial" w:cs="Arial"/>
              </w:rPr>
            </w:pPr>
            <w:bookmarkStart w:id="1453" w:name="Trailer" w:colFirst="0" w:colLast="1"/>
            <w:bookmarkEnd w:id="1452"/>
            <w:r w:rsidRPr="009E5FBF">
              <w:rPr>
                <w:rFonts w:ascii="Arial" w:hAnsi="Arial" w:cs="Arial"/>
              </w:rPr>
              <w:t>Trailer( Remorque)</w:t>
            </w:r>
          </w:p>
        </w:tc>
        <w:tc>
          <w:tcPr>
            <w:tcW w:w="4643" w:type="dxa"/>
            <w:tcBorders>
              <w:top w:val="single" w:sz="4" w:space="0" w:color="5B9BD5" w:themeColor="accent1"/>
            </w:tcBorders>
            <w:vAlign w:val="center"/>
          </w:tcPr>
          <w:p w:rsidR="00687ADE" w:rsidRPr="009E5FBF" w:rsidRDefault="009905EC" w:rsidP="00F67814">
            <w:pPr>
              <w:pStyle w:val="Body"/>
              <w:spacing w:after="240"/>
              <w:jc w:val="center"/>
              <w:rPr>
                <w:rFonts w:cs="Arial"/>
              </w:rPr>
            </w:pPr>
            <w:r>
              <w:rPr>
                <w:rFonts w:cs="Arial"/>
                <w:noProof/>
              </w:rPr>
              <w:object w:dxaOrig="0" w:dyaOrig="0">
                <v:shape id="_x0000_s1606" type="#_x0000_t75" style="position:absolute;left:0;text-align:left;margin-left:70.2pt;margin-top:-33.85pt;width:75.75pt;height:49.5pt;z-index:251817472;mso-position-horizontal:absolute;mso-position-horizontal-relative:text;mso-position-vertical:absolute;mso-position-vertical-relative:text;mso-width-relative:page;mso-height-relative:page">
                  <v:imagedata r:id="rId247" o:title=""/>
                  <w10:wrap type="square"/>
                </v:shape>
                <o:OLEObject Type="Embed" ProgID="Word.Document.12" ShapeID="_x0000_s1606" DrawAspect="Icon" ObjectID="_1632553977" r:id="rId248">
                  <o:FieldCodes>\s</o:FieldCodes>
                </o:OLEObject>
              </w:object>
            </w:r>
          </w:p>
        </w:tc>
      </w:tr>
      <w:tr w:rsidR="00687ADE" w:rsidRPr="009E5FBF" w:rsidTr="00687ADE">
        <w:trPr>
          <w:trHeight w:val="604"/>
        </w:trPr>
        <w:tc>
          <w:tcPr>
            <w:tcW w:w="4643" w:type="dxa"/>
            <w:tcBorders>
              <w:top w:val="single" w:sz="4" w:space="0" w:color="5B9BD5" w:themeColor="accent1"/>
              <w:bottom w:val="single" w:sz="4" w:space="0" w:color="5B9BD5" w:themeColor="accent1"/>
            </w:tcBorders>
            <w:vAlign w:val="center"/>
          </w:tcPr>
          <w:p w:rsidR="00687ADE" w:rsidRPr="009E5FBF" w:rsidRDefault="00687ADE" w:rsidP="00F67814">
            <w:pPr>
              <w:pStyle w:val="Body"/>
              <w:tabs>
                <w:tab w:val="clear" w:pos="780"/>
                <w:tab w:val="decimal" w:pos="0"/>
              </w:tabs>
              <w:spacing w:after="240"/>
              <w:rPr>
                <w:rFonts w:ascii="Arial" w:hAnsi="Arial" w:cs="Arial"/>
              </w:rPr>
            </w:pPr>
            <w:bookmarkStart w:id="1454" w:name="Habitation" w:colFirst="0" w:colLast="1"/>
            <w:bookmarkEnd w:id="1453"/>
            <w:r w:rsidRPr="009E5FBF">
              <w:rPr>
                <w:rFonts w:ascii="Arial" w:hAnsi="Arial" w:cs="Arial"/>
              </w:rPr>
              <w:t>Habitation Individuelle</w:t>
            </w:r>
            <w:r w:rsidR="00F67814" w:rsidRPr="009E5FBF">
              <w:rPr>
                <w:rFonts w:ascii="Arial" w:hAnsi="Arial" w:cs="Arial"/>
              </w:rPr>
              <w:t xml:space="preserve"> (Dwelling)</w:t>
            </w:r>
          </w:p>
        </w:tc>
        <w:tc>
          <w:tcPr>
            <w:tcW w:w="4643" w:type="dxa"/>
            <w:tcBorders>
              <w:top w:val="single" w:sz="4" w:space="0" w:color="5B9BD5" w:themeColor="accent1"/>
              <w:bottom w:val="single" w:sz="4" w:space="0" w:color="5B9BD5" w:themeColor="accent1"/>
            </w:tcBorders>
            <w:vAlign w:val="center"/>
          </w:tcPr>
          <w:p w:rsidR="00687ADE" w:rsidRPr="009E5FBF" w:rsidRDefault="009905EC" w:rsidP="00F67814">
            <w:pPr>
              <w:pStyle w:val="Body"/>
              <w:spacing w:after="240"/>
              <w:jc w:val="center"/>
              <w:rPr>
                <w:rFonts w:cs="Arial"/>
              </w:rPr>
            </w:pPr>
            <w:r>
              <w:rPr>
                <w:rFonts w:cs="Arial"/>
                <w:noProof/>
              </w:rPr>
              <w:object w:dxaOrig="0" w:dyaOrig="0">
                <v:shape id="_x0000_s1610" type="#_x0000_t75" style="position:absolute;left:0;text-align:left;margin-left:70.35pt;margin-top:-34.05pt;width:75.6pt;height:49.2pt;z-index:251821568;mso-position-horizontal:absolute;mso-position-horizontal-relative:text;mso-position-vertical:absolute;mso-position-vertical-relative:text;mso-width-relative:page;mso-height-relative:page">
                  <v:imagedata r:id="rId249" o:title=""/>
                  <w10:wrap type="square"/>
                </v:shape>
                <o:OLEObject Type="Embed" ProgID="Word.Document.12" ShapeID="_x0000_s1610" DrawAspect="Icon" ObjectID="_1632553978" r:id="rId250">
                  <o:FieldCodes>\s</o:FieldCodes>
                </o:OLEObject>
              </w:object>
            </w:r>
          </w:p>
        </w:tc>
      </w:tr>
      <w:tr w:rsidR="00687ADE" w:rsidRPr="009E5FBF" w:rsidTr="00190F32">
        <w:tblPrEx>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8" w:space="0" w:color="5B9BD5" w:themeColor="accent1"/>
            <w:insideV w:val="single" w:sz="4" w:space="0" w:color="5B9BD5" w:themeColor="accent1"/>
          </w:tblBorders>
          <w:tblPrExChange w:id="1455" w:author="Krasen Karagyozov" w:date="2017-11-08T15:57:00Z">
            <w:tblPrEx>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8" w:space="0" w:color="5B9BD5" w:themeColor="accent1"/>
                <w:insideV w:val="single" w:sz="4" w:space="0" w:color="5B9BD5" w:themeColor="accent1"/>
              </w:tblBorders>
            </w:tblPrEx>
          </w:tblPrExChange>
        </w:tblPrEx>
        <w:trPr>
          <w:trHeight w:val="604"/>
          <w:trPrChange w:id="1456" w:author="Krasen Karagyozov" w:date="2017-11-08T15:57:00Z">
            <w:trPr>
              <w:trHeight w:val="604"/>
            </w:trPr>
          </w:trPrChange>
        </w:trPr>
        <w:tc>
          <w:tcPr>
            <w:tcW w:w="4643" w:type="dxa"/>
            <w:tcBorders>
              <w:top w:val="single" w:sz="4" w:space="0" w:color="5B9BD5" w:themeColor="accent1"/>
              <w:bottom w:val="single" w:sz="4" w:space="0" w:color="5B9BD5" w:themeColor="accent1"/>
            </w:tcBorders>
            <w:vAlign w:val="center"/>
            <w:tcPrChange w:id="1457" w:author="Krasen Karagyozov" w:date="2017-11-08T15:57:00Z">
              <w:tcPr>
                <w:tcW w:w="4643" w:type="dxa"/>
                <w:tcBorders>
                  <w:top w:val="single" w:sz="4" w:space="0" w:color="5B9BD5" w:themeColor="accent1"/>
                </w:tcBorders>
                <w:vAlign w:val="center"/>
              </w:tcPr>
            </w:tcPrChange>
          </w:tcPr>
          <w:p w:rsidR="00687ADE" w:rsidRPr="009E5FBF" w:rsidRDefault="00F67814" w:rsidP="00F67814">
            <w:pPr>
              <w:pStyle w:val="Body"/>
              <w:tabs>
                <w:tab w:val="clear" w:pos="780"/>
                <w:tab w:val="decimal" w:pos="0"/>
              </w:tabs>
              <w:spacing w:after="240"/>
              <w:rPr>
                <w:rFonts w:ascii="Arial" w:hAnsi="Arial" w:cs="Arial"/>
              </w:rPr>
            </w:pPr>
            <w:bookmarkStart w:id="1458" w:name="Immeuble" w:colFirst="0" w:colLast="1"/>
            <w:bookmarkEnd w:id="1454"/>
            <w:r w:rsidRPr="009E5FBF">
              <w:rPr>
                <w:rFonts w:ascii="Arial" w:hAnsi="Arial" w:cs="Arial"/>
              </w:rPr>
              <w:t>Immeuble (Building)</w:t>
            </w:r>
          </w:p>
        </w:tc>
        <w:tc>
          <w:tcPr>
            <w:tcW w:w="4643" w:type="dxa"/>
            <w:tcBorders>
              <w:top w:val="single" w:sz="4" w:space="0" w:color="5B9BD5" w:themeColor="accent1"/>
              <w:bottom w:val="single" w:sz="4" w:space="0" w:color="5B9BD5" w:themeColor="accent1"/>
            </w:tcBorders>
            <w:vAlign w:val="center"/>
            <w:tcPrChange w:id="1459" w:author="Krasen Karagyozov" w:date="2017-11-08T15:57:00Z">
              <w:tcPr>
                <w:tcW w:w="4643" w:type="dxa"/>
                <w:tcBorders>
                  <w:top w:val="single" w:sz="4" w:space="0" w:color="5B9BD5" w:themeColor="accent1"/>
                </w:tcBorders>
                <w:vAlign w:val="center"/>
              </w:tcPr>
            </w:tcPrChange>
          </w:tcPr>
          <w:p w:rsidR="00687ADE" w:rsidRPr="009E5FBF" w:rsidRDefault="009905EC" w:rsidP="00F67814">
            <w:pPr>
              <w:pStyle w:val="Body"/>
              <w:spacing w:after="240"/>
              <w:jc w:val="center"/>
              <w:rPr>
                <w:rFonts w:cs="Arial"/>
              </w:rPr>
            </w:pPr>
            <w:r>
              <w:rPr>
                <w:rFonts w:cs="Arial"/>
                <w:noProof/>
              </w:rPr>
              <w:object w:dxaOrig="0" w:dyaOrig="0">
                <v:shape id="_x0000_s1611" type="#_x0000_t75" style="position:absolute;left:0;text-align:left;margin-left:70.35pt;margin-top:-34.05pt;width:75.6pt;height:49.2pt;z-index:251823616;mso-position-horizontal:absolute;mso-position-horizontal-relative:text;mso-position-vertical:absolute;mso-position-vertical-relative:text;mso-width-relative:page;mso-height-relative:page">
                  <v:imagedata r:id="rId251" o:title=""/>
                  <w10:wrap type="square"/>
                </v:shape>
                <o:OLEObject Type="Embed" ProgID="Word.Document.12" ShapeID="_x0000_s1611" DrawAspect="Icon" ObjectID="_1632553979" r:id="rId252">
                  <o:FieldCodes>\s</o:FieldCodes>
                </o:OLEObject>
              </w:object>
            </w:r>
          </w:p>
        </w:tc>
      </w:tr>
      <w:tr w:rsidR="00E714B6" w:rsidRPr="009E5FBF" w:rsidTr="00190F32">
        <w:trPr>
          <w:trHeight w:val="604"/>
          <w:ins w:id="1460" w:author="Krasen Karagyozov" w:date="2017-11-08T15:59:00Z"/>
        </w:trPr>
        <w:tc>
          <w:tcPr>
            <w:tcW w:w="4643" w:type="dxa"/>
            <w:tcBorders>
              <w:top w:val="single" w:sz="4" w:space="0" w:color="5B9BD5" w:themeColor="accent1"/>
              <w:bottom w:val="single" w:sz="4" w:space="0" w:color="5B9BD5" w:themeColor="accent1"/>
            </w:tcBorders>
            <w:vAlign w:val="center"/>
          </w:tcPr>
          <w:p w:rsidR="00E714B6" w:rsidRPr="00E714B6" w:rsidRDefault="00E714B6" w:rsidP="00F67814">
            <w:pPr>
              <w:pStyle w:val="Body"/>
              <w:tabs>
                <w:tab w:val="clear" w:pos="780"/>
                <w:tab w:val="decimal" w:pos="0"/>
              </w:tabs>
              <w:spacing w:after="240"/>
              <w:rPr>
                <w:ins w:id="1461" w:author="Krasen Karagyozov" w:date="2017-11-08T15:59:00Z"/>
                <w:rFonts w:ascii="Arial" w:hAnsi="Arial" w:cs="Arial"/>
                <w:rPrChange w:id="1462" w:author="Krasen Karagyozov" w:date="2017-11-08T15:59:00Z">
                  <w:rPr>
                    <w:ins w:id="1463" w:author="Krasen Karagyozov" w:date="2017-11-08T15:59:00Z"/>
                    <w:rFonts w:cs="Arial"/>
                  </w:rPr>
                </w:rPrChange>
              </w:rPr>
            </w:pPr>
            <w:bookmarkStart w:id="1464" w:name="AllRisks"/>
            <w:ins w:id="1465" w:author="Krasen Karagyozov" w:date="2017-11-08T15:59:00Z">
              <w:r>
                <w:rPr>
                  <w:rFonts w:ascii="Arial" w:hAnsi="Arial" w:cs="Arial"/>
                </w:rPr>
                <w:t>All Risks</w:t>
              </w:r>
              <w:bookmarkEnd w:id="1464"/>
            </w:ins>
          </w:p>
        </w:tc>
        <w:tc>
          <w:tcPr>
            <w:tcW w:w="4643" w:type="dxa"/>
            <w:tcBorders>
              <w:top w:val="single" w:sz="4" w:space="0" w:color="5B9BD5" w:themeColor="accent1"/>
              <w:bottom w:val="single" w:sz="4" w:space="0" w:color="5B9BD5" w:themeColor="accent1"/>
            </w:tcBorders>
            <w:vAlign w:val="center"/>
          </w:tcPr>
          <w:p w:rsidR="00E714B6" w:rsidRDefault="009905EC" w:rsidP="00F67814">
            <w:pPr>
              <w:pStyle w:val="Body"/>
              <w:spacing w:after="240"/>
              <w:jc w:val="center"/>
              <w:rPr>
                <w:ins w:id="1466" w:author="Krasen Karagyozov" w:date="2017-11-08T15:59:00Z"/>
                <w:rFonts w:cs="Arial"/>
                <w:noProof/>
              </w:rPr>
            </w:pPr>
            <w:ins w:id="1467" w:author="Krasen Karagyozov" w:date="2017-11-08T16:00:00Z">
              <w:r>
                <w:rPr>
                  <w:rFonts w:cs="Arial"/>
                  <w:noProof/>
                </w:rPr>
                <w:object w:dxaOrig="0" w:dyaOrig="0">
                  <v:shape id="_x0000_s1679" type="#_x0000_t75" style="position:absolute;left:0;text-align:left;margin-left:70.35pt;margin-top:-34.05pt;width:76.2pt;height:49.2pt;z-index:251936256;mso-position-horizontal:absolute;mso-position-horizontal-relative:text;mso-position-vertical:absolute;mso-position-vertical-relative:text;mso-width-relative:page;mso-height-relative:page">
                    <v:imagedata r:id="rId253" o:title=""/>
                    <w10:wrap type="square"/>
                  </v:shape>
                  <o:OLEObject Type="Embed" ProgID="Word.Document.12" ShapeID="_x0000_s1679" DrawAspect="Icon" ObjectID="_1632553980" r:id="rId254">
                    <o:FieldCodes>\s</o:FieldCodes>
                  </o:OLEObject>
                </w:object>
              </w:r>
            </w:ins>
          </w:p>
        </w:tc>
      </w:tr>
      <w:tr w:rsidR="00E714B6" w:rsidRPr="009E5FBF" w:rsidTr="00190F32">
        <w:trPr>
          <w:trHeight w:val="604"/>
          <w:ins w:id="1468" w:author="Krasen Karagyozov" w:date="2017-11-08T15:59:00Z"/>
        </w:trPr>
        <w:tc>
          <w:tcPr>
            <w:tcW w:w="4643" w:type="dxa"/>
            <w:tcBorders>
              <w:top w:val="single" w:sz="4" w:space="0" w:color="5B9BD5" w:themeColor="accent1"/>
              <w:bottom w:val="single" w:sz="4" w:space="0" w:color="5B9BD5" w:themeColor="accent1"/>
            </w:tcBorders>
            <w:vAlign w:val="center"/>
          </w:tcPr>
          <w:p w:rsidR="00E714B6" w:rsidRPr="00335660" w:rsidRDefault="00E714B6" w:rsidP="00F67814">
            <w:pPr>
              <w:pStyle w:val="Body"/>
              <w:tabs>
                <w:tab w:val="clear" w:pos="780"/>
                <w:tab w:val="decimal" w:pos="0"/>
              </w:tabs>
              <w:spacing w:after="240"/>
              <w:rPr>
                <w:ins w:id="1469" w:author="Krasen Karagyozov" w:date="2017-11-08T15:59:00Z"/>
                <w:rFonts w:ascii="Arial" w:hAnsi="Arial" w:cs="Arial"/>
                <w:rPrChange w:id="1470" w:author="Krasen Karagyozov" w:date="2017-12-01T13:05:00Z">
                  <w:rPr>
                    <w:ins w:id="1471" w:author="Krasen Karagyozov" w:date="2017-11-08T15:59:00Z"/>
                    <w:rFonts w:cs="Arial"/>
                  </w:rPr>
                </w:rPrChange>
              </w:rPr>
            </w:pPr>
            <w:bookmarkStart w:id="1472" w:name="SrvcEasyProtect"/>
            <w:ins w:id="1473" w:author="Krasen Karagyozov" w:date="2017-11-08T16:00:00Z">
              <w:r w:rsidRPr="00335660">
                <w:rPr>
                  <w:rFonts w:cs="Arial"/>
                </w:rPr>
                <w:lastRenderedPageBreak/>
                <w:t>Service Easy Protect</w:t>
              </w:r>
            </w:ins>
            <w:bookmarkEnd w:id="1472"/>
          </w:p>
        </w:tc>
        <w:tc>
          <w:tcPr>
            <w:tcW w:w="4643" w:type="dxa"/>
            <w:tcBorders>
              <w:top w:val="single" w:sz="4" w:space="0" w:color="5B9BD5" w:themeColor="accent1"/>
              <w:bottom w:val="single" w:sz="4" w:space="0" w:color="5B9BD5" w:themeColor="accent1"/>
            </w:tcBorders>
            <w:vAlign w:val="center"/>
          </w:tcPr>
          <w:p w:rsidR="00E714B6" w:rsidRDefault="009905EC" w:rsidP="00F67814">
            <w:pPr>
              <w:pStyle w:val="Body"/>
              <w:spacing w:after="240"/>
              <w:jc w:val="center"/>
              <w:rPr>
                <w:ins w:id="1474" w:author="Krasen Karagyozov" w:date="2017-11-08T15:59:00Z"/>
                <w:rFonts w:cs="Arial"/>
                <w:noProof/>
              </w:rPr>
            </w:pPr>
            <w:ins w:id="1475" w:author="Krasen Karagyozov" w:date="2017-11-09T09:29:00Z">
              <w:r>
                <w:rPr>
                  <w:rFonts w:cs="Arial"/>
                  <w:noProof/>
                </w:rPr>
                <w:object w:dxaOrig="0" w:dyaOrig="0">
                  <v:shape id="_x0000_s1680" type="#_x0000_t75" style="position:absolute;left:0;text-align:left;margin-left:70.35pt;margin-top:-34.05pt;width:89.9pt;height:58.1pt;z-index:251938304;mso-position-horizontal:absolute;mso-position-horizontal-relative:text;mso-position-vertical:absolute;mso-position-vertical-relative:text;mso-width-relative:page;mso-height-relative:page">
                    <v:imagedata r:id="rId255" o:title=""/>
                    <w10:wrap type="square"/>
                  </v:shape>
                  <o:OLEObject Type="Embed" ProgID="Word.Document.12" ShapeID="_x0000_s1680" DrawAspect="Icon" ObjectID="_1632553981" r:id="rId256">
                    <o:FieldCodes>\s</o:FieldCodes>
                  </o:OLEObject>
                </w:object>
              </w:r>
            </w:ins>
          </w:p>
        </w:tc>
      </w:tr>
      <w:tr w:rsidR="00E714B6" w:rsidRPr="009E5FBF" w:rsidTr="00190F32">
        <w:trPr>
          <w:trHeight w:val="604"/>
          <w:ins w:id="1476" w:author="Krasen Karagyozov" w:date="2017-11-08T15:59:00Z"/>
        </w:trPr>
        <w:tc>
          <w:tcPr>
            <w:tcW w:w="4643" w:type="dxa"/>
            <w:tcBorders>
              <w:top w:val="single" w:sz="4" w:space="0" w:color="5B9BD5" w:themeColor="accent1"/>
              <w:bottom w:val="single" w:sz="4" w:space="0" w:color="5B9BD5" w:themeColor="accent1"/>
            </w:tcBorders>
            <w:vAlign w:val="center"/>
          </w:tcPr>
          <w:p w:rsidR="00E714B6" w:rsidRPr="00335660" w:rsidRDefault="008633AD" w:rsidP="00F67814">
            <w:pPr>
              <w:pStyle w:val="Body"/>
              <w:tabs>
                <w:tab w:val="clear" w:pos="780"/>
                <w:tab w:val="decimal" w:pos="0"/>
              </w:tabs>
              <w:spacing w:after="240"/>
              <w:rPr>
                <w:ins w:id="1477" w:author="Krasen Karagyozov" w:date="2017-11-08T15:59:00Z"/>
                <w:rFonts w:ascii="Arial" w:hAnsi="Arial" w:cs="Arial"/>
                <w:rPrChange w:id="1478" w:author="Krasen Karagyozov" w:date="2017-12-01T13:05:00Z">
                  <w:rPr>
                    <w:ins w:id="1479" w:author="Krasen Karagyozov" w:date="2017-11-08T15:59:00Z"/>
                    <w:rFonts w:cs="Arial"/>
                  </w:rPr>
                </w:rPrChange>
              </w:rPr>
            </w:pPr>
            <w:bookmarkStart w:id="1480" w:name="Accident"/>
            <w:ins w:id="1481" w:author="Krasen Karagyozov" w:date="2017-11-09T09:30:00Z">
              <w:r w:rsidRPr="00335660">
                <w:rPr>
                  <w:rFonts w:cs="Arial"/>
                </w:rPr>
                <w:t xml:space="preserve">Accident – type insured Accident Comfort and Accident </w:t>
              </w:r>
            </w:ins>
            <w:ins w:id="1482" w:author="Krasen Karagyozov" w:date="2017-11-09T09:31:00Z">
              <w:r w:rsidRPr="00335660">
                <w:rPr>
                  <w:rFonts w:ascii="Arial" w:hAnsi="Arial" w:cs="Arial"/>
                </w:rPr>
                <w:t>Performance</w:t>
              </w:r>
            </w:ins>
            <w:bookmarkEnd w:id="1480"/>
          </w:p>
        </w:tc>
        <w:tc>
          <w:tcPr>
            <w:tcW w:w="4643" w:type="dxa"/>
            <w:tcBorders>
              <w:top w:val="single" w:sz="4" w:space="0" w:color="5B9BD5" w:themeColor="accent1"/>
              <w:bottom w:val="single" w:sz="4" w:space="0" w:color="5B9BD5" w:themeColor="accent1"/>
            </w:tcBorders>
            <w:vAlign w:val="center"/>
          </w:tcPr>
          <w:p w:rsidR="00E714B6" w:rsidRDefault="009905EC" w:rsidP="00F67814">
            <w:pPr>
              <w:pStyle w:val="Body"/>
              <w:spacing w:after="240"/>
              <w:jc w:val="center"/>
              <w:rPr>
                <w:ins w:id="1483" w:author="Krasen Karagyozov" w:date="2017-11-08T15:59:00Z"/>
                <w:rFonts w:cs="Arial"/>
                <w:noProof/>
              </w:rPr>
            </w:pPr>
            <w:ins w:id="1484" w:author="Krasen Karagyozov" w:date="2017-11-09T09:31:00Z">
              <w:r>
                <w:rPr>
                  <w:rFonts w:cs="Arial"/>
                  <w:noProof/>
                </w:rPr>
                <w:object w:dxaOrig="0" w:dyaOrig="0">
                  <v:shape id="_x0000_s1681" type="#_x0000_t75" style="position:absolute;left:0;text-align:left;margin-left:70.35pt;margin-top:-33.95pt;width:76.2pt;height:49.2pt;z-index:251940352;mso-position-horizontal:absolute;mso-position-horizontal-relative:text;mso-position-vertical:absolute;mso-position-vertical-relative:text;mso-width-relative:page;mso-height-relative:page">
                    <v:imagedata r:id="rId257" o:title=""/>
                    <w10:wrap type="square"/>
                  </v:shape>
                  <o:OLEObject Type="Embed" ProgID="Word.Document.12" ShapeID="_x0000_s1681" DrawAspect="Icon" ObjectID="_1632553982" r:id="rId258">
                    <o:FieldCodes>\s</o:FieldCodes>
                  </o:OLEObject>
                </w:object>
              </w:r>
            </w:ins>
          </w:p>
        </w:tc>
      </w:tr>
      <w:bookmarkEnd w:id="1458"/>
    </w:tbl>
    <w:p w:rsidR="00AA68B8" w:rsidRPr="009E5FBF" w:rsidRDefault="00AA68B8" w:rsidP="00AA68B8">
      <w:pPr>
        <w:pStyle w:val="Body"/>
      </w:pPr>
    </w:p>
    <w:p w:rsidR="004F7B72" w:rsidRDefault="004F7B72" w:rsidP="009C6982">
      <w:pPr>
        <w:pStyle w:val="Title1"/>
      </w:pPr>
      <w:bookmarkStart w:id="1485" w:name="_Toc487791963"/>
      <w:bookmarkStart w:id="1486" w:name="_Toc21928531"/>
      <w:r w:rsidRPr="009E5FBF">
        <w:lastRenderedPageBreak/>
        <w:t>Parameterisation</w:t>
      </w:r>
      <w:bookmarkEnd w:id="1485"/>
      <w:bookmarkEnd w:id="1486"/>
    </w:p>
    <w:p w:rsidR="00BC7D6F" w:rsidRPr="00BC7D6F" w:rsidRDefault="00BC7D6F" w:rsidP="00BC7D6F">
      <w:pPr>
        <w:pStyle w:val="Title2"/>
      </w:pPr>
      <w:bookmarkStart w:id="1487" w:name="_Toc21928532"/>
      <w:r>
        <w:t xml:space="preserve">Step </w:t>
      </w:r>
      <w:r>
        <w:rPr>
          <w:lang w:val="en-US"/>
        </w:rPr>
        <w:t>“</w:t>
      </w:r>
      <w:r>
        <w:t>Premium Adjustment” on activity “New Business”</w:t>
      </w:r>
      <w:bookmarkEnd w:id="1487"/>
    </w:p>
    <w:p w:rsidR="0018167A" w:rsidRPr="009E5FBF" w:rsidRDefault="0018167A" w:rsidP="0018167A">
      <w:pPr>
        <w:pStyle w:val="Body"/>
      </w:pPr>
      <w:r w:rsidRPr="009E5FBF">
        <w:t>Update parametrization for task “Premium Adjustment” in “New business” activity for EASYPROPART product.</w:t>
      </w:r>
      <w:r w:rsidR="005E52CE" w:rsidRPr="009E5FBF">
        <w:t xml:space="preserve"> Set Validation property to “Yes”.</w:t>
      </w:r>
    </w:p>
    <w:p w:rsidR="0018167A" w:rsidRPr="009E5FBF" w:rsidRDefault="005646D1" w:rsidP="0018167A">
      <w:pPr>
        <w:pStyle w:val="Body"/>
      </w:pPr>
      <w:r w:rsidRPr="009E5FBF">
        <w:rPr>
          <w:noProof/>
        </w:rPr>
        <w:drawing>
          <wp:anchor distT="0" distB="0" distL="114300" distR="114300" simplePos="0" relativeHeight="251651584" behindDoc="0" locked="0" layoutInCell="1" allowOverlap="1">
            <wp:simplePos x="0" y="0"/>
            <wp:positionH relativeFrom="column">
              <wp:posOffset>-36830</wp:posOffset>
            </wp:positionH>
            <wp:positionV relativeFrom="paragraph">
              <wp:posOffset>73660</wp:posOffset>
            </wp:positionV>
            <wp:extent cx="3818890" cy="2819400"/>
            <wp:effectExtent l="0" t="0" r="0" b="0"/>
            <wp:wrapNone/>
            <wp:docPr id="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3818890" cy="2819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167A" w:rsidRPr="009E5FBF" w:rsidRDefault="0018167A" w:rsidP="0018167A">
      <w:pPr>
        <w:pStyle w:val="Body"/>
      </w:pPr>
    </w:p>
    <w:p w:rsidR="0018167A" w:rsidRPr="009E5FBF" w:rsidRDefault="0018167A" w:rsidP="0018167A">
      <w:pPr>
        <w:pStyle w:val="Body"/>
      </w:pPr>
    </w:p>
    <w:p w:rsidR="0018167A" w:rsidRPr="009E5FBF" w:rsidRDefault="0018167A" w:rsidP="0018167A">
      <w:pPr>
        <w:pStyle w:val="Body"/>
      </w:pPr>
    </w:p>
    <w:p w:rsidR="0018167A" w:rsidRPr="009E5FBF" w:rsidRDefault="0018167A" w:rsidP="0018167A">
      <w:pPr>
        <w:pStyle w:val="Body"/>
      </w:pPr>
    </w:p>
    <w:p w:rsidR="0018167A" w:rsidRPr="009E5FBF" w:rsidRDefault="0018167A" w:rsidP="0018167A">
      <w:pPr>
        <w:pStyle w:val="Body"/>
      </w:pPr>
    </w:p>
    <w:p w:rsidR="0018167A" w:rsidRPr="009E5FBF" w:rsidRDefault="0018167A" w:rsidP="0018167A">
      <w:pPr>
        <w:pStyle w:val="Body"/>
      </w:pPr>
    </w:p>
    <w:p w:rsidR="0018167A" w:rsidRPr="009E5FBF" w:rsidRDefault="0018167A" w:rsidP="0018167A">
      <w:pPr>
        <w:pStyle w:val="Body"/>
      </w:pPr>
    </w:p>
    <w:p w:rsidR="0018167A" w:rsidRPr="009E5FBF" w:rsidRDefault="0018167A" w:rsidP="0018167A">
      <w:pPr>
        <w:pStyle w:val="Body"/>
      </w:pPr>
    </w:p>
    <w:p w:rsidR="0018167A" w:rsidRPr="009E5FBF" w:rsidRDefault="0018167A" w:rsidP="0018167A">
      <w:pPr>
        <w:pStyle w:val="Body"/>
      </w:pPr>
    </w:p>
    <w:p w:rsidR="0018167A" w:rsidRPr="009E5FBF" w:rsidRDefault="0018167A" w:rsidP="0018167A">
      <w:pPr>
        <w:pStyle w:val="Body"/>
      </w:pPr>
    </w:p>
    <w:p w:rsidR="0018167A" w:rsidRPr="009E5FBF" w:rsidRDefault="0018167A" w:rsidP="0018167A">
      <w:pPr>
        <w:pStyle w:val="Body"/>
      </w:pPr>
    </w:p>
    <w:p w:rsidR="0018167A" w:rsidRPr="009E5FBF" w:rsidRDefault="0018167A" w:rsidP="0018167A">
      <w:pPr>
        <w:pStyle w:val="Body"/>
      </w:pPr>
    </w:p>
    <w:p w:rsidR="0018167A" w:rsidRPr="009E5FBF" w:rsidRDefault="005646D1" w:rsidP="0018167A">
      <w:pPr>
        <w:pStyle w:val="Body"/>
        <w:rPr>
          <w:noProof/>
          <w:snapToGrid/>
        </w:rPr>
      </w:pPr>
      <w:r w:rsidRPr="009E5FBF">
        <w:rPr>
          <w:noProof/>
        </w:rPr>
        <w:drawing>
          <wp:anchor distT="0" distB="0" distL="114300" distR="114300" simplePos="0" relativeHeight="251652608" behindDoc="0" locked="0" layoutInCell="1" allowOverlap="1">
            <wp:simplePos x="0" y="0"/>
            <wp:positionH relativeFrom="column">
              <wp:posOffset>4067810</wp:posOffset>
            </wp:positionH>
            <wp:positionV relativeFrom="paragraph">
              <wp:posOffset>218440</wp:posOffset>
            </wp:positionV>
            <wp:extent cx="2127885" cy="2327910"/>
            <wp:effectExtent l="0" t="0" r="0" b="0"/>
            <wp:wrapNone/>
            <wp:docPr id="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2127885" cy="2327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E5FBF">
        <w:rPr>
          <w:noProof/>
          <w:snapToGrid/>
        </w:rPr>
        <w:drawing>
          <wp:anchor distT="0" distB="0" distL="114300" distR="114300" simplePos="0" relativeHeight="251654656" behindDoc="0" locked="0" layoutInCell="1" allowOverlap="1">
            <wp:simplePos x="0" y="0"/>
            <wp:positionH relativeFrom="column">
              <wp:posOffset>1828165</wp:posOffset>
            </wp:positionH>
            <wp:positionV relativeFrom="paragraph">
              <wp:posOffset>218440</wp:posOffset>
            </wp:positionV>
            <wp:extent cx="2127885" cy="2327910"/>
            <wp:effectExtent l="0" t="0" r="0" b="0"/>
            <wp:wrapNone/>
            <wp:docPr id="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2127885" cy="2327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E5FBF">
        <w:rPr>
          <w:noProof/>
          <w:snapToGrid/>
        </w:rPr>
        <w:drawing>
          <wp:anchor distT="0" distB="0" distL="114300" distR="114300" simplePos="0" relativeHeight="251653632" behindDoc="0" locked="0" layoutInCell="1" allowOverlap="1">
            <wp:simplePos x="0" y="0"/>
            <wp:positionH relativeFrom="column">
              <wp:posOffset>-356870</wp:posOffset>
            </wp:positionH>
            <wp:positionV relativeFrom="paragraph">
              <wp:posOffset>218440</wp:posOffset>
            </wp:positionV>
            <wp:extent cx="2128520" cy="2327910"/>
            <wp:effectExtent l="0" t="0" r="0" b="0"/>
            <wp:wrapNone/>
            <wp:docPr id="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2128520" cy="2327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167A" w:rsidRPr="009E5FBF" w:rsidRDefault="0018167A" w:rsidP="0018167A">
      <w:pPr>
        <w:pStyle w:val="Body"/>
        <w:rPr>
          <w:noProof/>
          <w:snapToGrid/>
        </w:rPr>
      </w:pPr>
    </w:p>
    <w:p w:rsidR="0018167A" w:rsidRPr="009E5FBF" w:rsidRDefault="005646D1" w:rsidP="0018167A">
      <w:pPr>
        <w:pStyle w:val="Body"/>
        <w:rPr>
          <w:noProof/>
          <w:snapToGrid/>
        </w:rPr>
      </w:pPr>
      <w:r w:rsidRPr="009E5FBF">
        <w:rPr>
          <w:noProof/>
          <w:snapToGrid/>
        </w:rPr>
        <mc:AlternateContent>
          <mc:Choice Requires="wps">
            <w:drawing>
              <wp:anchor distT="0" distB="0" distL="114300" distR="114300" simplePos="0" relativeHeight="251655680" behindDoc="0" locked="0" layoutInCell="1" allowOverlap="1">
                <wp:simplePos x="0" y="0"/>
                <wp:positionH relativeFrom="column">
                  <wp:posOffset>1426210</wp:posOffset>
                </wp:positionH>
                <wp:positionV relativeFrom="paragraph">
                  <wp:posOffset>88900</wp:posOffset>
                </wp:positionV>
                <wp:extent cx="215900" cy="218440"/>
                <wp:effectExtent l="0" t="0" r="0" b="0"/>
                <wp:wrapNone/>
                <wp:docPr id="3" name="Oval 5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218440"/>
                        </a:xfrm>
                        <a:prstGeom prst="ellipse">
                          <a:avLst/>
                        </a:prstGeom>
                        <a:noFill/>
                        <a:ln w="12700" algn="ctr">
                          <a:solidFill>
                            <a:srgbClr val="FF0000"/>
                          </a:solidFill>
                          <a:round/>
                          <a:headEnd/>
                          <a:tailEnd/>
                        </a:ln>
                        <a:effectLst>
                          <a:outerShdw dist="28398" dir="3806097" algn="ctr" rotWithShape="0">
                            <a:srgbClr val="823B0B">
                              <a:alpha val="50000"/>
                            </a:srgbClr>
                          </a:outerShdw>
                        </a:effectLst>
                        <a:extLst>
                          <a:ext uri="{909E8E84-426E-40DD-AFC4-6F175D3DCCD1}">
                            <a14:hiddenFill xmlns:a14="http://schemas.microsoft.com/office/drawing/2010/main">
                              <a:solidFill>
                                <a:srgbClr val="ED7D31"/>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5A2FBD3" id="Oval 548" o:spid="_x0000_s1026" style="position:absolute;margin-left:112.3pt;margin-top:7pt;width:17pt;height:17.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" filled="f" fillcolor="#ed7d31" strokecolor="red" strokeweight="1pt">
                <v:shadow on="t" color="#823b0b" opacity=".5" offset="1pt"/>
              </v:oval>
            </w:pict>
          </mc:Fallback>
        </mc:AlternateContent>
      </w:r>
    </w:p>
    <w:p w:rsidR="0018167A" w:rsidRPr="009E5FBF" w:rsidRDefault="0018167A" w:rsidP="0018167A">
      <w:pPr>
        <w:pStyle w:val="Body"/>
        <w:rPr>
          <w:noProof/>
          <w:snapToGrid/>
        </w:rPr>
      </w:pPr>
    </w:p>
    <w:p w:rsidR="0018167A" w:rsidRPr="009E5FBF" w:rsidRDefault="0018167A" w:rsidP="0018167A">
      <w:pPr>
        <w:pStyle w:val="Body"/>
        <w:rPr>
          <w:noProof/>
          <w:snapToGrid/>
        </w:rPr>
      </w:pPr>
    </w:p>
    <w:p w:rsidR="0018167A" w:rsidRPr="009E5FBF" w:rsidRDefault="0018167A" w:rsidP="0018167A">
      <w:pPr>
        <w:pStyle w:val="Body"/>
        <w:rPr>
          <w:noProof/>
          <w:snapToGrid/>
        </w:rPr>
      </w:pPr>
    </w:p>
    <w:p w:rsidR="0018167A" w:rsidRPr="009E5FBF" w:rsidRDefault="0018167A" w:rsidP="0018167A">
      <w:pPr>
        <w:pStyle w:val="Body"/>
        <w:rPr>
          <w:noProof/>
          <w:snapToGrid/>
        </w:rPr>
      </w:pPr>
    </w:p>
    <w:p w:rsidR="0018167A" w:rsidRPr="009E5FBF" w:rsidRDefault="005646D1" w:rsidP="0018167A">
      <w:pPr>
        <w:pStyle w:val="Body"/>
      </w:pPr>
      <w:r w:rsidRPr="009E5FBF">
        <w:rPr>
          <w:noProof/>
          <w:snapToGrid/>
        </w:rPr>
        <mc:AlternateContent>
          <mc:Choice Requires="wps">
            <w:drawing>
              <wp:anchor distT="0" distB="0" distL="114300" distR="114300" simplePos="0" relativeHeight="251656704" behindDoc="0" locked="0" layoutInCell="1" allowOverlap="1">
                <wp:simplePos x="0" y="0"/>
                <wp:positionH relativeFrom="column">
                  <wp:posOffset>5556250</wp:posOffset>
                </wp:positionH>
                <wp:positionV relativeFrom="paragraph">
                  <wp:posOffset>2540</wp:posOffset>
                </wp:positionV>
                <wp:extent cx="533400" cy="218440"/>
                <wp:effectExtent l="0" t="0" r="0" b="0"/>
                <wp:wrapNone/>
                <wp:docPr id="2" name="Oval 5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218440"/>
                        </a:xfrm>
                        <a:prstGeom prst="ellipse">
                          <a:avLst/>
                        </a:prstGeom>
                        <a:noFill/>
                        <a:ln w="12700" algn="ctr">
                          <a:solidFill>
                            <a:srgbClr val="FF0000"/>
                          </a:solidFill>
                          <a:round/>
                          <a:headEnd/>
                          <a:tailEnd/>
                        </a:ln>
                        <a:effectLst>
                          <a:outerShdw dist="28398" dir="3806097" algn="ctr" rotWithShape="0">
                            <a:srgbClr val="823B0B">
                              <a:alpha val="50000"/>
                            </a:srgbClr>
                          </a:outerShdw>
                        </a:effectLst>
                        <a:extLst>
                          <a:ext uri="{909E8E84-426E-40DD-AFC4-6F175D3DCCD1}">
                            <a14:hiddenFill xmlns:a14="http://schemas.microsoft.com/office/drawing/2010/main">
                              <a:solidFill>
                                <a:srgbClr val="ED7D31"/>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8445514" id="Oval 549" o:spid="_x0000_s1026" style="position:absolute;margin-left:437.5pt;margin-top:.2pt;width:42pt;height:17.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" filled="f" fillcolor="#ed7d31" strokecolor="red" strokeweight="1pt">
                <v:shadow on="t" color="#823b0b" opacity=".5" offset="1pt"/>
              </v:oval>
            </w:pict>
          </mc:Fallback>
        </mc:AlternateContent>
      </w:r>
    </w:p>
    <w:p w:rsidR="0018167A" w:rsidRPr="009E5FBF" w:rsidRDefault="0018167A" w:rsidP="0018167A">
      <w:pPr>
        <w:pStyle w:val="Body"/>
      </w:pPr>
    </w:p>
    <w:p w:rsidR="0018167A" w:rsidRPr="009E5FBF" w:rsidRDefault="0018167A" w:rsidP="0018167A">
      <w:pPr>
        <w:pStyle w:val="Body"/>
      </w:pPr>
    </w:p>
    <w:p w:rsidR="0018167A" w:rsidRPr="009E5FBF" w:rsidRDefault="0018167A" w:rsidP="0018167A">
      <w:pPr>
        <w:pStyle w:val="Body"/>
      </w:pPr>
    </w:p>
    <w:p w:rsidR="0018167A" w:rsidRDefault="0018167A" w:rsidP="0018167A">
      <w:pPr>
        <w:pStyle w:val="Body"/>
      </w:pPr>
    </w:p>
    <w:p w:rsidR="003064BD" w:rsidDel="008A0727" w:rsidRDefault="00BC7D6F" w:rsidP="00BC7D6F">
      <w:pPr>
        <w:pStyle w:val="Title2"/>
        <w:rPr>
          <w:del w:id="1488" w:author="Krasen Karagyozov" w:date="2017-11-10T11:03:00Z"/>
        </w:rPr>
      </w:pPr>
      <w:bookmarkStart w:id="1489" w:name="_Toc498075257"/>
      <w:del w:id="1490" w:author="Krasen Karagyozov" w:date="2017-11-10T11:03:00Z">
        <w:r w:rsidDel="008A0727">
          <w:delText xml:space="preserve">Step “Coverage Selection” on </w:delText>
        </w:r>
        <w:r w:rsidR="003064BD" w:rsidDel="008A0727">
          <w:delText>Create Risk secondary activity.</w:delText>
        </w:r>
        <w:bookmarkEnd w:id="1489"/>
        <w:r w:rsidR="003064BD" w:rsidDel="008A0727">
          <w:delText xml:space="preserve"> </w:delText>
        </w:r>
      </w:del>
    </w:p>
    <w:p w:rsidR="003064BD" w:rsidDel="008A0727" w:rsidRDefault="003064BD" w:rsidP="003064BD">
      <w:pPr>
        <w:pStyle w:val="Body"/>
        <w:rPr>
          <w:del w:id="1491" w:author="Krasen Karagyozov" w:date="2017-11-10T11:03:00Z"/>
        </w:rPr>
      </w:pPr>
      <w:del w:id="1492" w:author="Krasen Karagyozov" w:date="2017-11-10T11:03:00Z">
        <w:r w:rsidDel="008A0727">
          <w:delText>Service post condition must be parametrized on task Coverages of this secondary activity for a service which will take XML flow for this secondary activity and will update clause parameters on coverage and membership level according data incoming from XML flow.</w:delText>
        </w:r>
      </w:del>
    </w:p>
    <w:p w:rsidR="003064BD" w:rsidDel="008A0727" w:rsidRDefault="003064BD">
      <w:pPr>
        <w:spacing w:line="240" w:lineRule="auto"/>
        <w:rPr>
          <w:del w:id="1493" w:author="Krasen Karagyozov" w:date="2017-11-10T11:03:00Z"/>
          <w:rFonts w:cs="Times New Roman"/>
          <w:noProof/>
          <w:snapToGrid w:val="0"/>
          <w:color w:val="000000"/>
        </w:rPr>
      </w:pPr>
      <w:del w:id="1494" w:author="Krasen Karagyozov" w:date="2017-11-10T11:03:00Z">
        <w:r w:rsidDel="008A0727">
          <w:rPr>
            <w:noProof/>
          </w:rPr>
          <w:br w:type="page"/>
        </w:r>
      </w:del>
    </w:p>
    <w:p w:rsidR="003064BD" w:rsidRPr="009E5FBF" w:rsidRDefault="0028638C" w:rsidP="0018167A">
      <w:pPr>
        <w:pStyle w:val="Body"/>
      </w:pPr>
      <w:del w:id="1495" w:author="Krasen Karagyozov" w:date="2017-11-10T11:03:00Z">
        <w:r w:rsidDel="008A0727">
          <w:rPr>
            <w:noProof/>
          </w:rPr>
          <w:drawing>
            <wp:anchor distT="0" distB="0" distL="114300" distR="114300" simplePos="0" relativeHeight="251796992" behindDoc="0" locked="0" layoutInCell="1" allowOverlap="1">
              <wp:simplePos x="0" y="0"/>
              <wp:positionH relativeFrom="column">
                <wp:posOffset>3973830</wp:posOffset>
              </wp:positionH>
              <wp:positionV relativeFrom="paragraph">
                <wp:posOffset>2786499</wp:posOffset>
              </wp:positionV>
              <wp:extent cx="2138252" cy="2338812"/>
              <wp:effectExtent l="0" t="0" r="0"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extLst>
                          <a:ext uri="{28A0092B-C50C-407E-A947-70E740481C1C}">
                            <a14:useLocalDpi xmlns:a14="http://schemas.microsoft.com/office/drawing/2010/main" val="0"/>
                          </a:ext>
                        </a:extLst>
                      </a:blip>
                      <a:stretch>
                        <a:fillRect/>
                      </a:stretch>
                    </pic:blipFill>
                    <pic:spPr>
                      <a:xfrm>
                        <a:off x="0" y="0"/>
                        <a:ext cx="2138252" cy="2338812"/>
                      </a:xfrm>
                      <a:prstGeom prst="rect">
                        <a:avLst/>
                      </a:prstGeom>
                    </pic:spPr>
                  </pic:pic>
                </a:graphicData>
              </a:graphic>
              <wp14:sizeRelH relativeFrom="page">
                <wp14:pctWidth>0</wp14:pctWidth>
              </wp14:sizeRelH>
              <wp14:sizeRelV relativeFrom="page">
                <wp14:pctHeight>0</wp14:pctHeight>
              </wp14:sizeRelV>
            </wp:anchor>
          </w:drawing>
        </w:r>
        <w:r w:rsidDel="008A0727">
          <w:rPr>
            <w:noProof/>
          </w:rPr>
          <w:drawing>
            <wp:anchor distT="0" distB="0" distL="114300" distR="114300" simplePos="0" relativeHeight="251799040" behindDoc="0" locked="0" layoutInCell="1" allowOverlap="1">
              <wp:simplePos x="0" y="0"/>
              <wp:positionH relativeFrom="column">
                <wp:posOffset>3985895</wp:posOffset>
              </wp:positionH>
              <wp:positionV relativeFrom="paragraph">
                <wp:posOffset>5573391</wp:posOffset>
              </wp:positionV>
              <wp:extent cx="2129115" cy="2329200"/>
              <wp:effectExtent l="0" t="0" r="508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extLst>
                          <a:ext uri="{28A0092B-C50C-407E-A947-70E740481C1C}">
                            <a14:useLocalDpi xmlns:a14="http://schemas.microsoft.com/office/drawing/2010/main" val="0"/>
                          </a:ext>
                        </a:extLst>
                      </a:blip>
                      <a:stretch>
                        <a:fillRect/>
                      </a:stretch>
                    </pic:blipFill>
                    <pic:spPr>
                      <a:xfrm>
                        <a:off x="0" y="0"/>
                        <a:ext cx="2129115" cy="2329200"/>
                      </a:xfrm>
                      <a:prstGeom prst="rect">
                        <a:avLst/>
                      </a:prstGeom>
                    </pic:spPr>
                  </pic:pic>
                </a:graphicData>
              </a:graphic>
              <wp14:sizeRelH relativeFrom="page">
                <wp14:pctWidth>0</wp14:pctWidth>
              </wp14:sizeRelH>
              <wp14:sizeRelV relativeFrom="page">
                <wp14:pctHeight>0</wp14:pctHeight>
              </wp14:sizeRelV>
            </wp:anchor>
          </w:drawing>
        </w:r>
        <w:r w:rsidDel="008A0727">
          <w:rPr>
            <w:noProof/>
          </w:rPr>
          <w:drawing>
            <wp:anchor distT="0" distB="0" distL="114300" distR="114300" simplePos="0" relativeHeight="251798016" behindDoc="0" locked="0" layoutInCell="1" allowOverlap="1">
              <wp:simplePos x="0" y="0"/>
              <wp:positionH relativeFrom="column">
                <wp:posOffset>1697990</wp:posOffset>
              </wp:positionH>
              <wp:positionV relativeFrom="paragraph">
                <wp:posOffset>5562600</wp:posOffset>
              </wp:positionV>
              <wp:extent cx="2138400" cy="2339358"/>
              <wp:effectExtent l="0" t="0" r="0" b="381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extLst>
                          <a:ext uri="{28A0092B-C50C-407E-A947-70E740481C1C}">
                            <a14:useLocalDpi xmlns:a14="http://schemas.microsoft.com/office/drawing/2010/main" val="0"/>
                          </a:ext>
                        </a:extLst>
                      </a:blip>
                      <a:stretch>
                        <a:fillRect/>
                      </a:stretch>
                    </pic:blipFill>
                    <pic:spPr>
                      <a:xfrm>
                        <a:off x="0" y="0"/>
                        <a:ext cx="2138400" cy="2339358"/>
                      </a:xfrm>
                      <a:prstGeom prst="rect">
                        <a:avLst/>
                      </a:prstGeom>
                    </pic:spPr>
                  </pic:pic>
                </a:graphicData>
              </a:graphic>
              <wp14:sizeRelH relativeFrom="page">
                <wp14:pctWidth>0</wp14:pctWidth>
              </wp14:sizeRelH>
              <wp14:sizeRelV relativeFrom="page">
                <wp14:pctHeight>0</wp14:pctHeight>
              </wp14:sizeRelV>
            </wp:anchor>
          </w:drawing>
        </w:r>
        <w:r w:rsidR="003064BD" w:rsidDel="008A0727">
          <w:rPr>
            <w:noProof/>
          </w:rPr>
          <w:drawing>
            <wp:anchor distT="0" distB="0" distL="114300" distR="114300" simplePos="0" relativeHeight="251795968" behindDoc="0" locked="0" layoutInCell="1" allowOverlap="1">
              <wp:simplePos x="0" y="0"/>
              <wp:positionH relativeFrom="column">
                <wp:posOffset>-664210</wp:posOffset>
              </wp:positionH>
              <wp:positionV relativeFrom="paragraph">
                <wp:posOffset>5509260</wp:posOffset>
              </wp:positionV>
              <wp:extent cx="2129115" cy="2329200"/>
              <wp:effectExtent l="0" t="0" r="508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extLst>
                          <a:ext uri="{28A0092B-C50C-407E-A947-70E740481C1C}">
                            <a14:useLocalDpi xmlns:a14="http://schemas.microsoft.com/office/drawing/2010/main" val="0"/>
                          </a:ext>
                        </a:extLst>
                      </a:blip>
                      <a:stretch>
                        <a:fillRect/>
                      </a:stretch>
                    </pic:blipFill>
                    <pic:spPr>
                      <a:xfrm>
                        <a:off x="0" y="0"/>
                        <a:ext cx="2129115" cy="2329200"/>
                      </a:xfrm>
                      <a:prstGeom prst="rect">
                        <a:avLst/>
                      </a:prstGeom>
                    </pic:spPr>
                  </pic:pic>
                </a:graphicData>
              </a:graphic>
              <wp14:sizeRelH relativeFrom="page">
                <wp14:pctWidth>0</wp14:pctWidth>
              </wp14:sizeRelH>
              <wp14:sizeRelV relativeFrom="page">
                <wp14:pctHeight>0</wp14:pctHeight>
              </wp14:sizeRelV>
            </wp:anchor>
          </w:drawing>
        </w:r>
        <w:r w:rsidR="003064BD" w:rsidDel="008A0727">
          <w:rPr>
            <w:noProof/>
          </w:rPr>
          <w:drawing>
            <wp:anchor distT="0" distB="0" distL="114300" distR="114300" simplePos="0" relativeHeight="251794944" behindDoc="0" locked="0" layoutInCell="1" allowOverlap="1">
              <wp:simplePos x="0" y="0"/>
              <wp:positionH relativeFrom="column">
                <wp:posOffset>1659890</wp:posOffset>
              </wp:positionH>
              <wp:positionV relativeFrom="paragraph">
                <wp:posOffset>2796540</wp:posOffset>
              </wp:positionV>
              <wp:extent cx="2138400" cy="2339358"/>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extLst>
                          <a:ext uri="{28A0092B-C50C-407E-A947-70E740481C1C}">
                            <a14:useLocalDpi xmlns:a14="http://schemas.microsoft.com/office/drawing/2010/main" val="0"/>
                          </a:ext>
                        </a:extLst>
                      </a:blip>
                      <a:stretch>
                        <a:fillRect/>
                      </a:stretch>
                    </pic:blipFill>
                    <pic:spPr>
                      <a:xfrm>
                        <a:off x="0" y="0"/>
                        <a:ext cx="2138400" cy="2339358"/>
                      </a:xfrm>
                      <a:prstGeom prst="rect">
                        <a:avLst/>
                      </a:prstGeom>
                    </pic:spPr>
                  </pic:pic>
                </a:graphicData>
              </a:graphic>
              <wp14:sizeRelH relativeFrom="page">
                <wp14:pctWidth>0</wp14:pctWidth>
              </wp14:sizeRelH>
              <wp14:sizeRelV relativeFrom="page">
                <wp14:pctHeight>0</wp14:pctHeight>
              </wp14:sizeRelV>
            </wp:anchor>
          </w:drawing>
        </w:r>
        <w:r w:rsidR="003064BD" w:rsidDel="008A0727">
          <w:rPr>
            <w:noProof/>
          </w:rPr>
          <w:drawing>
            <wp:anchor distT="0" distB="0" distL="114300" distR="114300" simplePos="0" relativeHeight="251793920" behindDoc="0" locked="0" layoutInCell="1" allowOverlap="1">
              <wp:simplePos x="0" y="0"/>
              <wp:positionH relativeFrom="column">
                <wp:posOffset>-664210</wp:posOffset>
              </wp:positionH>
              <wp:positionV relativeFrom="paragraph">
                <wp:posOffset>2795270</wp:posOffset>
              </wp:positionV>
              <wp:extent cx="2138535" cy="23292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2138535" cy="232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3064BD" w:rsidDel="008A0727">
          <w:rPr>
            <w:noProof/>
          </w:rPr>
          <w:drawing>
            <wp:anchor distT="0" distB="0" distL="114300" distR="114300" simplePos="0" relativeHeight="251791872" behindDoc="1" locked="0" layoutInCell="1" allowOverlap="1">
              <wp:simplePos x="0" y="0"/>
              <wp:positionH relativeFrom="column">
                <wp:posOffset>1073150</wp:posOffset>
              </wp:positionH>
              <wp:positionV relativeFrom="paragraph">
                <wp:posOffset>449580</wp:posOffset>
              </wp:positionV>
              <wp:extent cx="3819525" cy="225615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cstate="print">
                        <a:extLst>
                          <a:ext uri="{28A0092B-C50C-407E-A947-70E740481C1C}">
                            <a14:useLocalDpi xmlns:a14="http://schemas.microsoft.com/office/drawing/2010/main" val="0"/>
                          </a:ext>
                        </a:extLst>
                      </a:blip>
                      <a:stretch>
                        <a:fillRect/>
                      </a:stretch>
                    </pic:blipFill>
                    <pic:spPr>
                      <a:xfrm>
                        <a:off x="0" y="0"/>
                        <a:ext cx="3819525" cy="2256155"/>
                      </a:xfrm>
                      <a:prstGeom prst="rect">
                        <a:avLst/>
                      </a:prstGeom>
                    </pic:spPr>
                  </pic:pic>
                </a:graphicData>
              </a:graphic>
              <wp14:sizeRelH relativeFrom="page">
                <wp14:pctWidth>0</wp14:pctWidth>
              </wp14:sizeRelH>
              <wp14:sizeRelV relativeFrom="page">
                <wp14:pctHeight>0</wp14:pctHeight>
              </wp14:sizeRelV>
            </wp:anchor>
          </w:drawing>
        </w:r>
      </w:del>
    </w:p>
    <w:p w:rsidR="0027580B" w:rsidRPr="009E5FBF" w:rsidRDefault="0027580B" w:rsidP="00C375B5">
      <w:pPr>
        <w:pStyle w:val="Title1"/>
      </w:pPr>
      <w:bookmarkStart w:id="1496" w:name="_Toc378686510"/>
      <w:bookmarkStart w:id="1497" w:name="_Toc396318961"/>
      <w:bookmarkStart w:id="1498" w:name="_Toc398110089"/>
      <w:bookmarkStart w:id="1499" w:name="_Toc404846623"/>
      <w:bookmarkStart w:id="1500" w:name="_Toc430248900"/>
      <w:bookmarkStart w:id="1501" w:name="_Toc430248985"/>
      <w:bookmarkStart w:id="1502" w:name="_Toc487791964"/>
      <w:bookmarkStart w:id="1503" w:name="_Toc21928533"/>
      <w:bookmarkEnd w:id="1404"/>
      <w:bookmarkEnd w:id="1405"/>
      <w:bookmarkEnd w:id="1415"/>
      <w:r w:rsidRPr="009E5FBF">
        <w:lastRenderedPageBreak/>
        <w:t>Appendix</w:t>
      </w:r>
      <w:bookmarkEnd w:id="1496"/>
      <w:bookmarkEnd w:id="1497"/>
      <w:bookmarkEnd w:id="1498"/>
      <w:bookmarkEnd w:id="1499"/>
      <w:bookmarkEnd w:id="1500"/>
      <w:bookmarkEnd w:id="1501"/>
      <w:bookmarkEnd w:id="1502"/>
      <w:bookmarkEnd w:id="1503"/>
    </w:p>
    <w:p w:rsidR="0027580B" w:rsidRPr="009E5FBF" w:rsidRDefault="0027580B" w:rsidP="00C375B5">
      <w:pPr>
        <w:pStyle w:val="Title1"/>
      </w:pPr>
      <w:bookmarkStart w:id="1504" w:name="_Toc21928534"/>
      <w:r w:rsidRPr="009E5FBF">
        <w:lastRenderedPageBreak/>
        <w:t>Glossary</w:t>
      </w:r>
      <w:bookmarkEnd w:id="1504"/>
    </w:p>
    <w:p w:rsidR="0027580B" w:rsidRPr="009E5FBF" w:rsidRDefault="0027580B" w:rsidP="0027580B">
      <w:pPr>
        <w:pStyle w:val="Body"/>
      </w:pPr>
    </w:p>
    <w:p w:rsidR="0027580B" w:rsidRPr="009E5FBF" w:rsidRDefault="0027580B" w:rsidP="0027580B">
      <w:pPr>
        <w:pStyle w:val="Body"/>
      </w:pPr>
      <w:r w:rsidRPr="009E5FBF">
        <w:t>A.I.A.</w:t>
      </w:r>
      <w:r w:rsidRPr="009E5FBF">
        <w:tab/>
        <w:t xml:space="preserve"> - LaLux back office application</w:t>
      </w:r>
    </w:p>
    <w:p w:rsidR="00687ADE" w:rsidRPr="009E5FBF" w:rsidRDefault="00687ADE" w:rsidP="0027580B">
      <w:pPr>
        <w:pStyle w:val="Body"/>
      </w:pPr>
      <w:r w:rsidRPr="009E5FBF">
        <w:t>“PROdige” – front end web application which will use NewBusiness web service for creation of contracts in A.I.A</w:t>
      </w:r>
    </w:p>
    <w:sectPr w:rsidR="00687ADE" w:rsidRPr="009E5FBF" w:rsidSect="00B16AA8">
      <w:footerReference w:type="even" r:id="rId270"/>
      <w:footerReference w:type="default" r:id="rId271"/>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4777" w:rsidRDefault="00AD4777">
      <w:pPr>
        <w:spacing w:line="240" w:lineRule="auto"/>
      </w:pPr>
      <w:r>
        <w:separator/>
      </w:r>
    </w:p>
  </w:endnote>
  <w:endnote w:type="continuationSeparator" w:id="0">
    <w:p w:rsidR="00AD4777" w:rsidRDefault="00AD4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MS Serif">
    <w:altName w:val="Times New Roman"/>
    <w:panose1 w:val="00000000000000000000"/>
    <w:charset w:val="00"/>
    <w:family w:val="roman"/>
    <w:notTrueType/>
    <w:pitch w:val="variable"/>
    <w:sig w:usb0="00000003"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Arial Black">
    <w:panose1 w:val="020B0A04020102020204"/>
    <w:charset w:val="CC"/>
    <w:family w:val="swiss"/>
    <w:pitch w:val="variable"/>
    <w:sig w:usb0="A00002AF" w:usb1="400078FB" w:usb2="00000000" w:usb3="00000000" w:csb0="0000009F" w:csb1="00000000"/>
  </w:font>
  <w:font w:name="Times">
    <w:panose1 w:val="02020603050405020304"/>
    <w:charset w:val="CC"/>
    <w:family w:val="roman"/>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NewBaskerville">
    <w:altName w:val="Times New Roman"/>
    <w:panose1 w:val="00000000000000000000"/>
    <w:charset w:val="00"/>
    <w:family w:val="roman"/>
    <w:notTrueType/>
    <w:pitch w:val="variable"/>
    <w:sig w:usb0="00000003" w:usb1="00000000" w:usb2="00000000" w:usb3="00000000" w:csb0="00000001" w:csb1="00000000"/>
  </w:font>
  <w:font w:name="Comic Sans MS">
    <w:panose1 w:val="030F0702030302020204"/>
    <w:charset w:val="CC"/>
    <w:family w:val="script"/>
    <w:pitch w:val="variable"/>
    <w:sig w:usb0="00000287" w:usb1="00000013" w:usb2="00000000" w:usb3="00000000" w:csb0="0000009F" w:csb1="00000000"/>
  </w:font>
  <w:font w:name="Gill Alt One MT Bk">
    <w:altName w:val="Lucida Sans Unicode"/>
    <w:charset w:val="00"/>
    <w:family w:val="swiss"/>
    <w:pitch w:val="variable"/>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NewBskvll BT">
    <w:altName w:val="Times New Roman"/>
    <w:charset w:val="00"/>
    <w:family w:val="roman"/>
    <w:pitch w:val="variable"/>
    <w:sig w:usb0="00000087" w:usb1="00000000" w:usb2="00000000" w:usb3="00000000" w:csb0="0000001B" w:csb1="00000000"/>
  </w:font>
  <w:font w:name="Arial Narrow">
    <w:panose1 w:val="020B0606020202030204"/>
    <w:charset w:val="CC"/>
    <w:family w:val="swiss"/>
    <w:pitch w:val="variable"/>
    <w:sig w:usb0="00000287" w:usb1="000008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Arial (W1)">
    <w:altName w:val="Arial"/>
    <w:charset w:val="00"/>
    <w:family w:val="swiss"/>
    <w:pitch w:val="variable"/>
    <w:sig w:usb0="00000000" w:usb1="80000000" w:usb2="00000008" w:usb3="00000000" w:csb0="000001FF" w:csb1="00000000"/>
  </w:font>
  <w:font w:name="Courier">
    <w:panose1 w:val="02070409020205020404"/>
    <w:charset w:val="00"/>
    <w:family w:val="modern"/>
    <w:notTrueType/>
    <w:pitch w:val="fixed"/>
    <w:sig w:usb0="00000003" w:usb1="00000000" w:usb2="00000000" w:usb3="00000000" w:csb0="00000001" w:csb1="00000000"/>
  </w:font>
  <w:font w:name="MS Shell Dlg">
    <w:altName w:val="Calibri"/>
    <w:panose1 w:val="020B0604020202020204"/>
    <w:charset w:val="CC"/>
    <w:family w:val="swiss"/>
    <w:pitch w:val="variable"/>
    <w:sig w:usb0="E5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05EC" w:rsidRDefault="009905EC" w:rsidP="00A7486B">
    <w:pPr>
      <w:pStyle w:val="Footer"/>
    </w:pPr>
    <w:r w:rsidRPr="00146CF2">
      <w:rPr>
        <w:noProof/>
      </w:rPr>
      <mc:AlternateContent>
        <mc:Choice Requires="wps">
          <w:drawing>
            <wp:anchor distT="0" distB="0" distL="114300" distR="114300" simplePos="0" relativeHeight="251659264" behindDoc="0" locked="0" layoutInCell="1" allowOverlap="1" wp14:anchorId="04218612" wp14:editId="15212002">
              <wp:simplePos x="0" y="0"/>
              <wp:positionH relativeFrom="page">
                <wp:posOffset>7620</wp:posOffset>
              </wp:positionH>
              <wp:positionV relativeFrom="paragraph">
                <wp:posOffset>353060</wp:posOffset>
              </wp:positionV>
              <wp:extent cx="10236835" cy="271780"/>
              <wp:effectExtent l="0" t="0" r="0" b="0"/>
              <wp:wrapNone/>
              <wp:docPr id="31" name="Rectangle 31"/>
              <wp:cNvGraphicFramePr/>
              <a:graphic xmlns:a="http://schemas.openxmlformats.org/drawingml/2006/main">
                <a:graphicData uri="http://schemas.microsoft.com/office/word/2010/wordprocessingShape">
                  <wps:wsp>
                    <wps:cNvSpPr/>
                    <wps:spPr>
                      <a:xfrm>
                        <a:off x="0" y="0"/>
                        <a:ext cx="10236835" cy="271780"/>
                      </a:xfrm>
                      <a:prstGeom prst="rect">
                        <a:avLst/>
                      </a:prstGeom>
                      <a:gradFill>
                        <a:gsLst>
                          <a:gs pos="0">
                            <a:srgbClr val="A81E31"/>
                          </a:gs>
                          <a:gs pos="70000">
                            <a:srgbClr val="A81E31"/>
                          </a:gs>
                        </a:gsLst>
                        <a:path path="circle">
                          <a:fillToRect r="100000" b="100000"/>
                        </a:path>
                      </a:gradFill>
                      <a:ln cap="flat">
                        <a:noFill/>
                        <a:prstDash val="solid"/>
                      </a:ln>
                    </wps:spPr>
                    <wps:bodyPr vert="horz" wrap="square" lIns="91440" tIns="45720" rIns="91440" bIns="45720" anchor="ctr" anchorCtr="1" compatLnSpc="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5A194B2" id="Rectangle 31" o:spid="_x0000_s1026" style="position:absolute;margin-left:.6pt;margin-top:27.8pt;width:806.05pt;height:21.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" fillcolor="#a81e31" stroked="f">
              <v:fill color2="#a81e31" colors="0 #a81e31;45875f #a81e31" focus="100%" type="gradientRadial"/>
              <w10:wrap anchorx="page"/>
            </v:rect>
          </w:pict>
        </mc:Fallback>
      </mc:AlternateContent>
    </w:r>
    <w:r w:rsidRPr="00146CF2">
      <w:rPr>
        <w:noProof/>
      </w:rPr>
      <mc:AlternateContent>
        <mc:Choice Requires="wps">
          <w:drawing>
            <wp:anchor distT="0" distB="0" distL="114300" distR="114300" simplePos="0" relativeHeight="251660288" behindDoc="0" locked="0" layoutInCell="1" allowOverlap="1" wp14:anchorId="32D59A6F" wp14:editId="47926685">
              <wp:simplePos x="0" y="0"/>
              <wp:positionH relativeFrom="column">
                <wp:posOffset>-312420</wp:posOffset>
              </wp:positionH>
              <wp:positionV relativeFrom="paragraph">
                <wp:posOffset>342265</wp:posOffset>
              </wp:positionV>
              <wp:extent cx="5363210" cy="253365"/>
              <wp:effectExtent l="0" t="0" r="0" b="3810"/>
              <wp:wrapNone/>
              <wp:docPr id="65" name="TextBox 14"/>
              <wp:cNvGraphicFramePr/>
              <a:graphic xmlns:a="http://schemas.openxmlformats.org/drawingml/2006/main">
                <a:graphicData uri="http://schemas.microsoft.com/office/word/2010/wordprocessingShape">
                  <wps:wsp>
                    <wps:cNvSpPr txBox="1"/>
                    <wps:spPr>
                      <a:xfrm>
                        <a:off x="0" y="0"/>
                        <a:ext cx="5363210" cy="253365"/>
                      </a:xfrm>
                      <a:prstGeom prst="rect">
                        <a:avLst/>
                      </a:prstGeom>
                      <a:noFill/>
                      <a:ln cap="flat">
                        <a:noFill/>
                      </a:ln>
                    </wps:spPr>
                    <wps:txbx>
                      <w:txbxContent>
                        <w:p w:rsidR="009905EC" w:rsidRPr="003D7FBC" w:rsidRDefault="009905EC" w:rsidP="00A7486B">
                          <w:pPr>
                            <w:rPr>
                              <w:color w:val="FFFFFF" w:themeColor="background1"/>
                            </w:rPr>
                          </w:pPr>
                          <w:r>
                            <w:t xml:space="preserve">  </w:t>
                          </w:r>
                          <w:r w:rsidRPr="003D7FBC">
                            <w:rPr>
                              <w:color w:val="FFFFFF" w:themeColor="background1"/>
                            </w:rPr>
                            <w:t>© TI</w:t>
                          </w:r>
                          <w:r>
                            <w:rPr>
                              <w:color w:val="FFFFFF" w:themeColor="background1"/>
                            </w:rPr>
                            <w:t>NQIN | Confidential | Version 1.0</w:t>
                          </w:r>
                        </w:p>
                      </w:txbxContent>
                    </wps:txbx>
                    <wps:bodyPr vert="horz" wrap="square" lIns="91440" tIns="45720" rIns="91440" bIns="45720" rtlCol="0" anchor="t" anchorCtr="0" compatLnSpc="1">
                      <a:spAutoFit/>
                    </wps:bodyPr>
                  </wps:wsp>
                </a:graphicData>
              </a:graphic>
            </wp:anchor>
          </w:drawing>
        </mc:Choice>
        <mc:Fallback>
          <w:pict>
            <v:shapetype w14:anchorId="32D59A6F" id="_x0000_t202" coordsize="21600,21600" o:spt="202" path="m,l,21600r21600,l21600,xe">
              <v:stroke joinstyle="miter"/>
              <v:path gradientshapeok="t" o:connecttype="rect"/>
            </v:shapetype>
            <v:shape id="TextBox 14" o:spid="_x0000_s1026" type="#_x0000_t202" style="position:absolute;margin-left:-24.6pt;margin-top:26.95pt;width:422.3pt;height:19.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" filled="f" stroked="f">
              <v:textbox style="mso-fit-shape-to-text:t">
                <w:txbxContent>
                  <w:p w:rsidR="009905EC" w:rsidRPr="003D7FBC" w:rsidRDefault="009905EC" w:rsidP="00A7486B">
                    <w:pPr>
                      <w:rPr>
                        <w:color w:val="FFFFFF" w:themeColor="background1"/>
                      </w:rPr>
                    </w:pPr>
                    <w:r>
                      <w:t xml:space="preserve">  </w:t>
                    </w:r>
                    <w:r w:rsidRPr="003D7FBC">
                      <w:rPr>
                        <w:color w:val="FFFFFF" w:themeColor="background1"/>
                      </w:rPr>
                      <w:t>© TI</w:t>
                    </w:r>
                    <w:r>
                      <w:rPr>
                        <w:color w:val="FFFFFF" w:themeColor="background1"/>
                      </w:rPr>
                      <w:t>NQIN | Confidential | Version 1.0</w:t>
                    </w:r>
                  </w:p>
                </w:txbxContent>
              </v:textbox>
            </v:shape>
          </w:pict>
        </mc:Fallback>
      </mc:AlternateContent>
    </w:r>
    <w:r w:rsidRPr="00146CF2">
      <w:rPr>
        <w:noProof/>
      </w:rPr>
      <mc:AlternateContent>
        <mc:Choice Requires="wps">
          <w:drawing>
            <wp:anchor distT="0" distB="0" distL="114300" distR="114300" simplePos="0" relativeHeight="251661312" behindDoc="0" locked="0" layoutInCell="1" allowOverlap="1" wp14:anchorId="5673E01F" wp14:editId="3669DD01">
              <wp:simplePos x="0" y="0"/>
              <wp:positionH relativeFrom="page">
                <wp:posOffset>6460490</wp:posOffset>
              </wp:positionH>
              <wp:positionV relativeFrom="paragraph">
                <wp:posOffset>129540</wp:posOffset>
              </wp:positionV>
              <wp:extent cx="1237615" cy="478155"/>
              <wp:effectExtent l="0" t="0" r="635" b="0"/>
              <wp:wrapNone/>
              <wp:docPr id="70" name="Snip Single Corner Rectangle 23"/>
              <wp:cNvGraphicFramePr/>
              <a:graphic xmlns:a="http://schemas.openxmlformats.org/drawingml/2006/main">
                <a:graphicData uri="http://schemas.microsoft.com/office/word/2010/wordprocessingShape">
                  <wps:wsp>
                    <wps:cNvSpPr/>
                    <wps:spPr>
                      <a:xfrm flipH="1">
                        <a:off x="0" y="0"/>
                        <a:ext cx="1237615" cy="478155"/>
                      </a:xfrm>
                      <a:custGeom>
                        <a:avLst/>
                        <a:gdLst>
                          <a:gd name="f0" fmla="val 10800000"/>
                          <a:gd name="f1" fmla="val 5400000"/>
                          <a:gd name="f2" fmla="val 180"/>
                          <a:gd name="f3" fmla="val w"/>
                          <a:gd name="f4" fmla="val h"/>
                          <a:gd name="f5" fmla="val 0"/>
                          <a:gd name="f6" fmla="val 1461154"/>
                          <a:gd name="f7" fmla="val 565608"/>
                          <a:gd name="f8" fmla="val 1178350"/>
                          <a:gd name="f9" fmla="val 282804"/>
                          <a:gd name="f10" fmla="+- 0 0 -90"/>
                          <a:gd name="f11" fmla="*/ f3 1 1461154"/>
                          <a:gd name="f12" fmla="*/ f4 1 565608"/>
                          <a:gd name="f13" fmla="val f5"/>
                          <a:gd name="f14" fmla="val f6"/>
                          <a:gd name="f15" fmla="val f7"/>
                          <a:gd name="f16" fmla="*/ f10 f0 1"/>
                          <a:gd name="f17" fmla="+- f15 0 f13"/>
                          <a:gd name="f18" fmla="+- f14 0 f13"/>
                          <a:gd name="f19" fmla="*/ f16 1 f2"/>
                          <a:gd name="f20" fmla="*/ f18 1 1461154"/>
                          <a:gd name="f21" fmla="*/ f17 1 565608"/>
                          <a:gd name="f22" fmla="*/ 0 f18 1"/>
                          <a:gd name="f23" fmla="*/ 0 f17 1"/>
                          <a:gd name="f24" fmla="*/ 1178350 f18 1"/>
                          <a:gd name="f25" fmla="*/ 1461154 f18 1"/>
                          <a:gd name="f26" fmla="*/ 282804 f17 1"/>
                          <a:gd name="f27" fmla="*/ 565608 f17 1"/>
                          <a:gd name="f28" fmla="+- f19 0 f1"/>
                          <a:gd name="f29" fmla="*/ f22 1 1461154"/>
                          <a:gd name="f30" fmla="*/ f23 1 565608"/>
                          <a:gd name="f31" fmla="*/ f24 1 1461154"/>
                          <a:gd name="f32" fmla="*/ f25 1 1461154"/>
                          <a:gd name="f33" fmla="*/ f26 1 565608"/>
                          <a:gd name="f34" fmla="*/ f27 1 565608"/>
                          <a:gd name="f35" fmla="*/ f13 1 f20"/>
                          <a:gd name="f36" fmla="*/ f14 1 f20"/>
                          <a:gd name="f37" fmla="*/ f13 1 f21"/>
                          <a:gd name="f38" fmla="*/ f15 1 f21"/>
                          <a:gd name="f39" fmla="*/ f29 1 f20"/>
                          <a:gd name="f40" fmla="*/ f30 1 f21"/>
                          <a:gd name="f41" fmla="*/ f31 1 f20"/>
                          <a:gd name="f42" fmla="*/ f32 1 f20"/>
                          <a:gd name="f43" fmla="*/ f33 1 f21"/>
                          <a:gd name="f44" fmla="*/ f34 1 f21"/>
                          <a:gd name="f45" fmla="*/ f35 f11 1"/>
                          <a:gd name="f46" fmla="*/ f36 f11 1"/>
                          <a:gd name="f47" fmla="*/ f38 f12 1"/>
                          <a:gd name="f48" fmla="*/ f37 f12 1"/>
                          <a:gd name="f49" fmla="*/ f39 f11 1"/>
                          <a:gd name="f50" fmla="*/ f40 f12 1"/>
                          <a:gd name="f51" fmla="*/ f41 f11 1"/>
                          <a:gd name="f52" fmla="*/ f42 f11 1"/>
                          <a:gd name="f53" fmla="*/ f43 f12 1"/>
                          <a:gd name="f54" fmla="*/ f44 f12 1"/>
                        </a:gdLst>
                        <a:ahLst/>
                        <a:cxnLst>
                          <a:cxn ang="3cd4">
                            <a:pos x="hc" y="t"/>
                          </a:cxn>
                          <a:cxn ang="0">
                            <a:pos x="r" y="vc"/>
                          </a:cxn>
                          <a:cxn ang="cd4">
                            <a:pos x="hc" y="b"/>
                          </a:cxn>
                          <a:cxn ang="cd2">
                            <a:pos x="l" y="vc"/>
                          </a:cxn>
                          <a:cxn ang="f28">
                            <a:pos x="f49" y="f50"/>
                          </a:cxn>
                          <a:cxn ang="f28">
                            <a:pos x="f51" y="f50"/>
                          </a:cxn>
                          <a:cxn ang="f28">
                            <a:pos x="f52" y="f53"/>
                          </a:cxn>
                          <a:cxn ang="f28">
                            <a:pos x="f52" y="f54"/>
                          </a:cxn>
                          <a:cxn ang="f28">
                            <a:pos x="f49" y="f54"/>
                          </a:cxn>
                          <a:cxn ang="f28">
                            <a:pos x="f49" y="f50"/>
                          </a:cxn>
                        </a:cxnLst>
                        <a:rect l="f45" t="f48" r="f46" b="f47"/>
                        <a:pathLst>
                          <a:path w="1461154" h="565608">
                            <a:moveTo>
                              <a:pt x="f5" y="f5"/>
                            </a:moveTo>
                            <a:lnTo>
                              <a:pt x="f8" y="f5"/>
                            </a:lnTo>
                            <a:lnTo>
                              <a:pt x="f6" y="f9"/>
                            </a:lnTo>
                            <a:lnTo>
                              <a:pt x="f6" y="f7"/>
                            </a:lnTo>
                            <a:lnTo>
                              <a:pt x="f5" y="f7"/>
                            </a:lnTo>
                            <a:lnTo>
                              <a:pt x="f5" y="f5"/>
                            </a:lnTo>
                            <a:close/>
                          </a:path>
                        </a:pathLst>
                      </a:custGeom>
                      <a:solidFill>
                        <a:srgbClr val="A81E31"/>
                      </a:solidFill>
                      <a:ln cap="flat">
                        <a:noFill/>
                        <a:prstDash val="solid"/>
                      </a:ln>
                    </wps:spPr>
                    <wps:bodyPr vert="horz" wrap="square" lIns="91440" tIns="45720" rIns="91440" bIns="45720" anchor="ctr" anchorCtr="1" compatLnSpc="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F09487" id="Snip Single Corner Rectangle 23" o:spid="_x0000_s1026" style="position:absolute;margin-left:508.7pt;margin-top:10.2pt;width:97.45pt;height:37.65pt;flip:x;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center" coordsize="1461154,565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" path="m,l1178350,r282804,282804l1461154,565608,,565608,,xe" fillcolor="#a81e31" stroked="f">
              <v:path arrowok="t" o:connecttype="custom" o:connectlocs="618808,0;1237615,239078;618808,478155;0,239078;0,0;998077,0;1237615,239078;1237615,478155;0,478155;0,0" o:connectangles="270,0,90,180,0,0,0,0,0,0" textboxrect="0,0,1461154,565608"/>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05EC" w:rsidRDefault="009905EC" w:rsidP="006074AB">
    <w:pPr>
      <w:pStyle w:val="Footer"/>
    </w:pPr>
  </w:p>
  <w:p w:rsidR="009905EC" w:rsidRDefault="009905EC">
    <w:pPr>
      <w:pStyle w:val="Footer"/>
    </w:pPr>
    <w:r w:rsidRPr="00146CF2">
      <w:rPr>
        <w:noProof/>
      </w:rPr>
      <mc:AlternateContent>
        <mc:Choice Requires="wps">
          <w:drawing>
            <wp:anchor distT="0" distB="0" distL="114300" distR="114300" simplePos="0" relativeHeight="251671552" behindDoc="0" locked="0" layoutInCell="1" allowOverlap="1" wp14:anchorId="75CB7D66" wp14:editId="1A96969C">
              <wp:simplePos x="0" y="0"/>
              <wp:positionH relativeFrom="column">
                <wp:posOffset>-311612</wp:posOffset>
              </wp:positionH>
              <wp:positionV relativeFrom="paragraph">
                <wp:posOffset>306011</wp:posOffset>
              </wp:positionV>
              <wp:extent cx="5363210" cy="276745"/>
              <wp:effectExtent l="0" t="0" r="0" b="9525"/>
              <wp:wrapNone/>
              <wp:docPr id="6" name="TextBox 14"/>
              <wp:cNvGraphicFramePr/>
              <a:graphic xmlns:a="http://schemas.openxmlformats.org/drawingml/2006/main">
                <a:graphicData uri="http://schemas.microsoft.com/office/word/2010/wordprocessingShape">
                  <wps:wsp>
                    <wps:cNvSpPr txBox="1"/>
                    <wps:spPr>
                      <a:xfrm>
                        <a:off x="0" y="0"/>
                        <a:ext cx="5363210" cy="276745"/>
                      </a:xfrm>
                      <a:prstGeom prst="rect">
                        <a:avLst/>
                      </a:prstGeom>
                      <a:noFill/>
                      <a:ln cap="flat">
                        <a:noFill/>
                      </a:ln>
                    </wps:spPr>
                    <wps:txbx>
                      <w:txbxContent>
                        <w:p w:rsidR="009905EC" w:rsidRPr="003D7FBC" w:rsidRDefault="009905EC" w:rsidP="006074AB">
                          <w:pPr>
                            <w:rPr>
                              <w:color w:val="FFFFFF" w:themeColor="background1"/>
                            </w:rPr>
                          </w:pPr>
                          <w:r>
                            <w:t xml:space="preserve">  </w:t>
                          </w:r>
                          <w:r w:rsidRPr="003D7FBC">
                            <w:rPr>
                              <w:color w:val="FFFFFF" w:themeColor="background1"/>
                            </w:rPr>
                            <w:t>© TI</w:t>
                          </w:r>
                          <w:r>
                            <w:rPr>
                              <w:color w:val="FFFFFF" w:themeColor="background1"/>
                            </w:rPr>
                            <w:t>NQIN | Confidential | Version 1.0</w:t>
                          </w:r>
                        </w:p>
                      </w:txbxContent>
                    </wps:txbx>
                    <wps:bodyPr vert="horz" wrap="square" lIns="91440" tIns="45720" rIns="91440" bIns="45720" rtlCol="0" anchor="t" anchorCtr="0" compatLnSpc="1">
                      <a:noAutofit/>
                    </wps:bodyPr>
                  </wps:wsp>
                </a:graphicData>
              </a:graphic>
              <wp14:sizeRelV relativeFrom="margin">
                <wp14:pctHeight>0</wp14:pctHeight>
              </wp14:sizeRelV>
            </wp:anchor>
          </w:drawing>
        </mc:Choice>
        <mc:Fallback>
          <w:pict>
            <v:shapetype w14:anchorId="75CB7D66" id="_x0000_t202" coordsize="21600,21600" o:spt="202" path="m,l,21600r21600,l21600,xe">
              <v:stroke joinstyle="miter"/>
              <v:path gradientshapeok="t" o:connecttype="rect"/>
            </v:shapetype>
            <v:shape id="_x0000_s1027" type="#_x0000_t202" style="position:absolute;margin-left:-24.55pt;margin-top:24.1pt;width:422.3pt;height:21.8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" filled="f" stroked="f">
              <v:textbox>
                <w:txbxContent>
                  <w:p w:rsidR="009905EC" w:rsidRPr="003D7FBC" w:rsidRDefault="009905EC" w:rsidP="006074AB">
                    <w:pPr>
                      <w:rPr>
                        <w:color w:val="FFFFFF" w:themeColor="background1"/>
                      </w:rPr>
                    </w:pPr>
                    <w:r>
                      <w:t xml:space="preserve">  </w:t>
                    </w:r>
                    <w:r w:rsidRPr="003D7FBC">
                      <w:rPr>
                        <w:color w:val="FFFFFF" w:themeColor="background1"/>
                      </w:rPr>
                      <w:t>© TI</w:t>
                    </w:r>
                    <w:r>
                      <w:rPr>
                        <w:color w:val="FFFFFF" w:themeColor="background1"/>
                      </w:rPr>
                      <w:t>NQIN | Confidential | Version 1.0</w:t>
                    </w:r>
                  </w:p>
                </w:txbxContent>
              </v:textbox>
            </v:shape>
          </w:pict>
        </mc:Fallback>
      </mc:AlternateContent>
    </w:r>
    <w:r w:rsidRPr="00146CF2">
      <w:rPr>
        <w:noProof/>
      </w:rPr>
      <mc:AlternateContent>
        <mc:Choice Requires="wps">
          <w:drawing>
            <wp:anchor distT="0" distB="0" distL="114300" distR="114300" simplePos="0" relativeHeight="251670528" behindDoc="0" locked="0" layoutInCell="1" allowOverlap="1" wp14:anchorId="769E0119" wp14:editId="269D261A">
              <wp:simplePos x="0" y="0"/>
              <wp:positionH relativeFrom="page">
                <wp:posOffset>7620</wp:posOffset>
              </wp:positionH>
              <wp:positionV relativeFrom="paragraph">
                <wp:posOffset>377190</wp:posOffset>
              </wp:positionV>
              <wp:extent cx="10236835" cy="271780"/>
              <wp:effectExtent l="0" t="0" r="0" b="0"/>
              <wp:wrapNone/>
              <wp:docPr id="5" name="Rectangle 5"/>
              <wp:cNvGraphicFramePr/>
              <a:graphic xmlns:a="http://schemas.openxmlformats.org/drawingml/2006/main">
                <a:graphicData uri="http://schemas.microsoft.com/office/word/2010/wordprocessingShape">
                  <wps:wsp>
                    <wps:cNvSpPr/>
                    <wps:spPr>
                      <a:xfrm>
                        <a:off x="0" y="0"/>
                        <a:ext cx="10236835" cy="271780"/>
                      </a:xfrm>
                      <a:prstGeom prst="rect">
                        <a:avLst/>
                      </a:prstGeom>
                      <a:gradFill>
                        <a:gsLst>
                          <a:gs pos="0">
                            <a:srgbClr val="A81E31"/>
                          </a:gs>
                          <a:gs pos="70000">
                            <a:srgbClr val="A81E31"/>
                          </a:gs>
                        </a:gsLst>
                        <a:path path="circle">
                          <a:fillToRect r="100000" b="100000"/>
                        </a:path>
                      </a:gradFill>
                      <a:ln cap="flat">
                        <a:noFill/>
                        <a:prstDash val="solid"/>
                      </a:ln>
                    </wps:spPr>
                    <wps:bodyPr vert="horz" wrap="square" lIns="91440" tIns="45720" rIns="91440" bIns="45720" anchor="ctr" anchorCtr="1" compatLnSpc="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43C8D5A" id="Rectangle 5" o:spid="_x0000_s1026" style="position:absolute;margin-left:.6pt;margin-top:29.7pt;width:806.05pt;height:21.4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" fillcolor="#a81e31" stroked="f">
              <v:fill color2="#a81e31" colors="0 #a81e31;45875f #a81e31" focus="100%" type="gradientRadial"/>
              <w10:wrap anchorx="page"/>
            </v:rect>
          </w:pict>
        </mc:Fallback>
      </mc:AlternateContent>
    </w:r>
    <w:r w:rsidRPr="00146CF2">
      <w:rPr>
        <w:noProof/>
      </w:rPr>
      <mc:AlternateContent>
        <mc:Choice Requires="wps">
          <w:drawing>
            <wp:anchor distT="0" distB="0" distL="114300" distR="114300" simplePos="0" relativeHeight="251672576" behindDoc="0" locked="0" layoutInCell="1" allowOverlap="1" wp14:anchorId="1E1CAF86" wp14:editId="4D865AC8">
              <wp:simplePos x="0" y="0"/>
              <wp:positionH relativeFrom="page">
                <wp:posOffset>6460490</wp:posOffset>
              </wp:positionH>
              <wp:positionV relativeFrom="paragraph">
                <wp:posOffset>154248</wp:posOffset>
              </wp:positionV>
              <wp:extent cx="1237615" cy="478155"/>
              <wp:effectExtent l="0" t="0" r="635" b="0"/>
              <wp:wrapNone/>
              <wp:docPr id="7" name="Snip Single Corner Rectangle 23"/>
              <wp:cNvGraphicFramePr/>
              <a:graphic xmlns:a="http://schemas.openxmlformats.org/drawingml/2006/main">
                <a:graphicData uri="http://schemas.microsoft.com/office/word/2010/wordprocessingShape">
                  <wps:wsp>
                    <wps:cNvSpPr/>
                    <wps:spPr>
                      <a:xfrm flipH="1">
                        <a:off x="0" y="0"/>
                        <a:ext cx="1237615" cy="478155"/>
                      </a:xfrm>
                      <a:custGeom>
                        <a:avLst/>
                        <a:gdLst>
                          <a:gd name="f0" fmla="val 10800000"/>
                          <a:gd name="f1" fmla="val 5400000"/>
                          <a:gd name="f2" fmla="val 180"/>
                          <a:gd name="f3" fmla="val w"/>
                          <a:gd name="f4" fmla="val h"/>
                          <a:gd name="f5" fmla="val 0"/>
                          <a:gd name="f6" fmla="val 1461154"/>
                          <a:gd name="f7" fmla="val 565608"/>
                          <a:gd name="f8" fmla="val 1178350"/>
                          <a:gd name="f9" fmla="val 282804"/>
                          <a:gd name="f10" fmla="+- 0 0 -90"/>
                          <a:gd name="f11" fmla="*/ f3 1 1461154"/>
                          <a:gd name="f12" fmla="*/ f4 1 565608"/>
                          <a:gd name="f13" fmla="val f5"/>
                          <a:gd name="f14" fmla="val f6"/>
                          <a:gd name="f15" fmla="val f7"/>
                          <a:gd name="f16" fmla="*/ f10 f0 1"/>
                          <a:gd name="f17" fmla="+- f15 0 f13"/>
                          <a:gd name="f18" fmla="+- f14 0 f13"/>
                          <a:gd name="f19" fmla="*/ f16 1 f2"/>
                          <a:gd name="f20" fmla="*/ f18 1 1461154"/>
                          <a:gd name="f21" fmla="*/ f17 1 565608"/>
                          <a:gd name="f22" fmla="*/ 0 f18 1"/>
                          <a:gd name="f23" fmla="*/ 0 f17 1"/>
                          <a:gd name="f24" fmla="*/ 1178350 f18 1"/>
                          <a:gd name="f25" fmla="*/ 1461154 f18 1"/>
                          <a:gd name="f26" fmla="*/ 282804 f17 1"/>
                          <a:gd name="f27" fmla="*/ 565608 f17 1"/>
                          <a:gd name="f28" fmla="+- f19 0 f1"/>
                          <a:gd name="f29" fmla="*/ f22 1 1461154"/>
                          <a:gd name="f30" fmla="*/ f23 1 565608"/>
                          <a:gd name="f31" fmla="*/ f24 1 1461154"/>
                          <a:gd name="f32" fmla="*/ f25 1 1461154"/>
                          <a:gd name="f33" fmla="*/ f26 1 565608"/>
                          <a:gd name="f34" fmla="*/ f27 1 565608"/>
                          <a:gd name="f35" fmla="*/ f13 1 f20"/>
                          <a:gd name="f36" fmla="*/ f14 1 f20"/>
                          <a:gd name="f37" fmla="*/ f13 1 f21"/>
                          <a:gd name="f38" fmla="*/ f15 1 f21"/>
                          <a:gd name="f39" fmla="*/ f29 1 f20"/>
                          <a:gd name="f40" fmla="*/ f30 1 f21"/>
                          <a:gd name="f41" fmla="*/ f31 1 f20"/>
                          <a:gd name="f42" fmla="*/ f32 1 f20"/>
                          <a:gd name="f43" fmla="*/ f33 1 f21"/>
                          <a:gd name="f44" fmla="*/ f34 1 f21"/>
                          <a:gd name="f45" fmla="*/ f35 f11 1"/>
                          <a:gd name="f46" fmla="*/ f36 f11 1"/>
                          <a:gd name="f47" fmla="*/ f38 f12 1"/>
                          <a:gd name="f48" fmla="*/ f37 f12 1"/>
                          <a:gd name="f49" fmla="*/ f39 f11 1"/>
                          <a:gd name="f50" fmla="*/ f40 f12 1"/>
                          <a:gd name="f51" fmla="*/ f41 f11 1"/>
                          <a:gd name="f52" fmla="*/ f42 f11 1"/>
                          <a:gd name="f53" fmla="*/ f43 f12 1"/>
                          <a:gd name="f54" fmla="*/ f44 f12 1"/>
                        </a:gdLst>
                        <a:ahLst/>
                        <a:cxnLst>
                          <a:cxn ang="3cd4">
                            <a:pos x="hc" y="t"/>
                          </a:cxn>
                          <a:cxn ang="0">
                            <a:pos x="r" y="vc"/>
                          </a:cxn>
                          <a:cxn ang="cd4">
                            <a:pos x="hc" y="b"/>
                          </a:cxn>
                          <a:cxn ang="cd2">
                            <a:pos x="l" y="vc"/>
                          </a:cxn>
                          <a:cxn ang="f28">
                            <a:pos x="f49" y="f50"/>
                          </a:cxn>
                          <a:cxn ang="f28">
                            <a:pos x="f51" y="f50"/>
                          </a:cxn>
                          <a:cxn ang="f28">
                            <a:pos x="f52" y="f53"/>
                          </a:cxn>
                          <a:cxn ang="f28">
                            <a:pos x="f52" y="f54"/>
                          </a:cxn>
                          <a:cxn ang="f28">
                            <a:pos x="f49" y="f54"/>
                          </a:cxn>
                          <a:cxn ang="f28">
                            <a:pos x="f49" y="f50"/>
                          </a:cxn>
                        </a:cxnLst>
                        <a:rect l="f45" t="f48" r="f46" b="f47"/>
                        <a:pathLst>
                          <a:path w="1461154" h="565608">
                            <a:moveTo>
                              <a:pt x="f5" y="f5"/>
                            </a:moveTo>
                            <a:lnTo>
                              <a:pt x="f8" y="f5"/>
                            </a:lnTo>
                            <a:lnTo>
                              <a:pt x="f6" y="f9"/>
                            </a:lnTo>
                            <a:lnTo>
                              <a:pt x="f6" y="f7"/>
                            </a:lnTo>
                            <a:lnTo>
                              <a:pt x="f5" y="f7"/>
                            </a:lnTo>
                            <a:lnTo>
                              <a:pt x="f5" y="f5"/>
                            </a:lnTo>
                            <a:close/>
                          </a:path>
                        </a:pathLst>
                      </a:custGeom>
                      <a:solidFill>
                        <a:srgbClr val="A81E31"/>
                      </a:solidFill>
                      <a:ln cap="flat">
                        <a:noFill/>
                        <a:prstDash val="solid"/>
                      </a:ln>
                    </wps:spPr>
                    <wps:bodyPr vert="horz" wrap="square" lIns="91440" tIns="45720" rIns="91440" bIns="45720" anchor="ctr" anchorCtr="1" compatLnSpc="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DD07CA" id="Snip Single Corner Rectangle 23" o:spid="_x0000_s1026" style="position:absolute;margin-left:508.7pt;margin-top:12.15pt;width:97.45pt;height:37.65pt;flip:x;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center" coordsize="1461154,565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" path="m,l1178350,r282804,282804l1461154,565608,,565608,,xe" fillcolor="#a81e31" stroked="f">
              <v:path arrowok="t" o:connecttype="custom" o:connectlocs="618808,0;1237615,239078;618808,478155;0,239078;0,0;998077,0;1237615,239078;1237615,478155;0,478155;0,0" o:connectangles="270,0,90,180,0,0,0,0,0,0" textboxrect="0,0,1461154,565608"/>
              <w10:wrap anchorx="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05EC" w:rsidRDefault="009905EC">
    <w:pPr>
      <w:pStyle w:val="Footer"/>
      <w:pBdr>
        <w:top w:val="single" w:sz="4" w:space="1" w:color="auto"/>
      </w:pBdr>
      <w:tabs>
        <w:tab w:val="clear" w:pos="9072"/>
        <w:tab w:val="right" w:pos="9600"/>
      </w:tabs>
      <w:ind w:left="-600" w:right="-529"/>
      <w:rPr>
        <w:rStyle w:val="PageNumber"/>
        <w:sz w:val="14"/>
        <w:lang w:val="en-US"/>
      </w:rPr>
    </w:pPr>
    <w:r>
      <w:rPr>
        <w:sz w:val="14"/>
        <w:lang w:val="en-US"/>
      </w:rPr>
      <w:t>Document Title</w:t>
    </w:r>
    <w:r>
      <w:rPr>
        <w:sz w:val="14"/>
        <w:lang w:val="en-US"/>
      </w:rPr>
      <w:tab/>
    </w:r>
    <w:r>
      <w:rPr>
        <w:sz w:val="14"/>
        <w:lang w:val="en-US"/>
      </w:rPr>
      <w:tab/>
    </w:r>
    <w:r>
      <w:rPr>
        <w:color w:val="000000"/>
        <w:sz w:val="14"/>
        <w:lang w:val="en-US"/>
      </w:rPr>
      <w:t>Copyright © 2006 CSC Computer Sciences. All rights reserved.</w:t>
    </w:r>
  </w:p>
  <w:p w:rsidR="009905EC" w:rsidRDefault="009905EC">
    <w:pPr>
      <w:pStyle w:val="Footer"/>
      <w:tabs>
        <w:tab w:val="clear" w:pos="9072"/>
        <w:tab w:val="right" w:pos="9600"/>
      </w:tabs>
      <w:ind w:left="-600" w:right="-529"/>
      <w:jc w:val="center"/>
      <w:rPr>
        <w:sz w:val="16"/>
      </w:rPr>
    </w:pPr>
    <w:r>
      <w:rPr>
        <w:sz w:val="14"/>
      </w:rPr>
      <w:t xml:space="preserve">Page </w:t>
    </w:r>
    <w:r>
      <w:rPr>
        <w:rStyle w:val="PageNumber"/>
        <w:sz w:val="14"/>
      </w:rPr>
      <w:fldChar w:fldCharType="begin"/>
    </w:r>
    <w:r>
      <w:rPr>
        <w:rStyle w:val="PageNumber"/>
        <w:sz w:val="14"/>
      </w:rPr>
      <w:instrText xml:space="preserve"> PAGE </w:instrText>
    </w:r>
    <w:r>
      <w:rPr>
        <w:rStyle w:val="PageNumber"/>
        <w:sz w:val="14"/>
      </w:rPr>
      <w:fldChar w:fldCharType="separate"/>
    </w:r>
    <w:r>
      <w:rPr>
        <w:rStyle w:val="PageNumber"/>
        <w:noProof/>
        <w:sz w:val="14"/>
      </w:rPr>
      <w:t>8</w:t>
    </w:r>
    <w:r>
      <w:rPr>
        <w:rStyle w:val="PageNumber"/>
        <w:sz w:val="14"/>
      </w:rPr>
      <w:fldChar w:fldCharType="end"/>
    </w:r>
    <w:r>
      <w:rPr>
        <w:rStyle w:val="PageNumber"/>
        <w:sz w:val="14"/>
      </w:rPr>
      <w:t xml:space="preserve"> / </w:t>
    </w:r>
    <w:r>
      <w:rPr>
        <w:rStyle w:val="PageNumber"/>
        <w:sz w:val="14"/>
      </w:rPr>
      <w:fldChar w:fldCharType="begin"/>
    </w:r>
    <w:r>
      <w:rPr>
        <w:rStyle w:val="PageNumber"/>
        <w:sz w:val="14"/>
      </w:rPr>
      <w:instrText xml:space="preserve"> NUMPAGES </w:instrText>
    </w:r>
    <w:r>
      <w:rPr>
        <w:rStyle w:val="PageNumber"/>
        <w:sz w:val="14"/>
      </w:rPr>
      <w:fldChar w:fldCharType="separate"/>
    </w:r>
    <w:r>
      <w:rPr>
        <w:rStyle w:val="PageNumber"/>
        <w:noProof/>
        <w:sz w:val="14"/>
      </w:rPr>
      <w:t>2</w:t>
    </w:r>
    <w:r>
      <w:rPr>
        <w:rStyle w:val="PageNumber"/>
        <w:sz w:val="14"/>
      </w:rPr>
      <w:fldChar w:fldCharType="end"/>
    </w:r>
  </w:p>
  <w:p w:rsidR="009905EC" w:rsidRDefault="009905EC"/>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05EC" w:rsidRPr="00032AE4" w:rsidRDefault="009905EC" w:rsidP="00AA6379">
    <w:pPr>
      <w:pStyle w:val="Footer"/>
    </w:pPr>
    <w:r>
      <w:rPr>
        <w:noProof/>
      </w:rPr>
      <mc:AlternateContent>
        <mc:Choice Requires="wps">
          <w:drawing>
            <wp:anchor distT="0" distB="0" distL="114300" distR="114300" simplePos="0" relativeHeight="251668480" behindDoc="0" locked="0" layoutInCell="0" allowOverlap="1">
              <wp:simplePos x="0" y="0"/>
              <wp:positionH relativeFrom="page">
                <wp:posOffset>6807200</wp:posOffset>
              </wp:positionH>
              <wp:positionV relativeFrom="page">
                <wp:posOffset>9852660</wp:posOffset>
              </wp:positionV>
              <wp:extent cx="798195" cy="295910"/>
              <wp:effectExtent l="0" t="0" r="1905" b="889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8195" cy="295910"/>
                      </a:xfrm>
                      <a:prstGeom prst="rect">
                        <a:avLst/>
                      </a:prstGeom>
                      <a:noFill/>
                      <a:ln>
                        <a:noFill/>
                      </a:ln>
                      <a:extLst/>
                    </wps:spPr>
                    <wps:txbx>
                      <w:txbxContent>
                        <w:p w:rsidR="009905EC" w:rsidRPr="008A61AE" w:rsidRDefault="009905EC" w:rsidP="00AA6379">
                          <w:r w:rsidRPr="0043285B">
                            <w:t xml:space="preserve">Page | </w:t>
                          </w:r>
                          <w:r w:rsidRPr="0043285B">
                            <w:fldChar w:fldCharType="begin"/>
                          </w:r>
                          <w:r w:rsidRPr="0043285B">
                            <w:instrText xml:space="preserve"> PAGE   \* MERGEFORMAT </w:instrText>
                          </w:r>
                          <w:r w:rsidRPr="0043285B">
                            <w:fldChar w:fldCharType="separate"/>
                          </w:r>
                          <w:r w:rsidR="00084781">
                            <w:rPr>
                              <w:noProof/>
                            </w:rPr>
                            <w:t>5</w:t>
                          </w:r>
                          <w:r w:rsidRPr="0043285B">
                            <w:rPr>
                              <w:noProof/>
                            </w:rPr>
                            <w:fldChar w:fldCharType="end"/>
                          </w:r>
                        </w:p>
                      </w:txbxContent>
                    </wps:txbx>
                    <wps:bodyPr rot="0" vert="horz" wrap="square" lIns="0" tIns="45720" rIns="0" bIns="45720" anchor="t" anchorCtr="0" upright="1">
                      <a:noAutofit/>
                    </wps:bodyPr>
                  </wps:wsp>
                </a:graphicData>
              </a:graphic>
              <wp14:sizeRelH relativeFrom="rightMargin">
                <wp14:pctWidth>0</wp14:pctWidth>
              </wp14:sizeRelH>
              <wp14:sizeRelV relativeFrom="page">
                <wp14:pctHeight>0</wp14:pctHeight>
              </wp14:sizeRelV>
            </wp:anchor>
          </w:drawing>
        </mc:Choice>
        <mc:Fallback>
          <w:pict>
            <v:rect id="Rectangle 14" o:spid="_x0000_s1028" style="position:absolute;margin-left:536pt;margin-top:775.8pt;width:62.85pt;height:23.3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" o:allowincell="f" filled="f" stroked="f">
              <v:textbox inset="0,,0">
                <w:txbxContent>
                  <w:p w:rsidR="009905EC" w:rsidRPr="008A61AE" w:rsidRDefault="009905EC" w:rsidP="00AA6379">
                    <w:r w:rsidRPr="0043285B">
                      <w:t xml:space="preserve">Page | </w:t>
                    </w:r>
                    <w:r w:rsidRPr="0043285B">
                      <w:fldChar w:fldCharType="begin"/>
                    </w:r>
                    <w:r w:rsidRPr="0043285B">
                      <w:instrText xml:space="preserve"> PAGE   \* MERGEFORMAT </w:instrText>
                    </w:r>
                    <w:r w:rsidRPr="0043285B">
                      <w:fldChar w:fldCharType="separate"/>
                    </w:r>
                    <w:r w:rsidR="00084781">
                      <w:rPr>
                        <w:noProof/>
                      </w:rPr>
                      <w:t>5</w:t>
                    </w:r>
                    <w:r w:rsidRPr="0043285B">
                      <w:rPr>
                        <w:noProof/>
                      </w:rPr>
                      <w:fldChar w:fldCharType="end"/>
                    </w:r>
                  </w:p>
                </w:txbxContent>
              </v:textbox>
              <w10:wrap anchorx="page" anchory="page"/>
            </v:rect>
          </w:pict>
        </mc:Fallback>
      </mc:AlternateContent>
    </w:r>
  </w:p>
  <w:p w:rsidR="009905EC" w:rsidRPr="00AA6379" w:rsidRDefault="009905EC" w:rsidP="00AA6379">
    <w:pPr>
      <w:pStyle w:val="Footer"/>
    </w:pPr>
    <w:r>
      <w:rPr>
        <w:noProof/>
      </w:rPr>
      <mc:AlternateContent>
        <mc:Choice Requires="wps">
          <w:drawing>
            <wp:anchor distT="0" distB="0" distL="114300" distR="114300" simplePos="0" relativeHeight="251666432" behindDoc="0" locked="0" layoutInCell="1" allowOverlap="1">
              <wp:simplePos x="0" y="0"/>
              <wp:positionH relativeFrom="column">
                <wp:posOffset>-382270</wp:posOffset>
              </wp:positionH>
              <wp:positionV relativeFrom="paragraph">
                <wp:posOffset>306705</wp:posOffset>
              </wp:positionV>
              <wp:extent cx="5363210" cy="25146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63210" cy="251460"/>
                      </a:xfrm>
                      <a:prstGeom prst="rect">
                        <a:avLst/>
                      </a:prstGeom>
                      <a:noFill/>
                      <a:ln cap="flat">
                        <a:noFill/>
                      </a:ln>
                    </wps:spPr>
                    <wps:txbx>
                      <w:txbxContent>
                        <w:p w:rsidR="009905EC" w:rsidRPr="00E40C73" w:rsidRDefault="009905EC" w:rsidP="00AA6379">
                          <w:pPr>
                            <w:rPr>
                              <w:color w:val="FFFFFF"/>
                            </w:rPr>
                          </w:pPr>
                          <w:r w:rsidRPr="00E40C73">
                            <w:rPr>
                              <w:color w:val="FFFFFF"/>
                            </w:rPr>
                            <w:t xml:space="preserve">  © TIN</w:t>
                          </w:r>
                          <w:r>
                            <w:rPr>
                              <w:color w:val="FFFFFF"/>
                            </w:rPr>
                            <w:t>QIN | Confidential | Version 1.0</w:t>
                          </w:r>
                        </w:p>
                      </w:txbxContent>
                    </wps:txbx>
                    <wps:bodyPr vert="horz" wrap="square" lIns="91440" tIns="45720" rIns="91440" bIns="45720" rtlCol="0" anchor="t" anchorCtr="0" compatLnSpc="1">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7" o:spid="_x0000_s1029" type="#_x0000_t202" style="position:absolute;margin-left:-30.1pt;margin-top:24.15pt;width:422.3pt;height:1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" filled="f" stroked="f">
              <v:path arrowok="t"/>
              <v:textbox>
                <w:txbxContent>
                  <w:p w:rsidR="002225E1" w:rsidRPr="00E40C73" w:rsidRDefault="002225E1" w:rsidP="00AA6379">
                    <w:pPr>
                      <w:rPr>
                        <w:color w:val="FFFFFF"/>
                      </w:rPr>
                    </w:pPr>
                    <w:r w:rsidRPr="00E40C73">
                      <w:rPr>
                        <w:color w:val="FFFFFF"/>
                      </w:rPr>
                      <w:t xml:space="preserve">  © TIN</w:t>
                    </w:r>
                    <w:r>
                      <w:rPr>
                        <w:color w:val="FFFFFF"/>
                      </w:rPr>
                      <w:t>QIN | Confidential | Version 1.0</w:t>
                    </w:r>
                  </w:p>
                </w:txbxContent>
              </v:textbox>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page">
                <wp:posOffset>6362700</wp:posOffset>
              </wp:positionH>
              <wp:positionV relativeFrom="paragraph">
                <wp:posOffset>137795</wp:posOffset>
              </wp:positionV>
              <wp:extent cx="1237615" cy="473075"/>
              <wp:effectExtent l="0" t="0" r="635" b="3175"/>
              <wp:wrapNone/>
              <wp:docPr id="18"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1237615" cy="473075"/>
                      </a:xfrm>
                      <a:custGeom>
                        <a:avLst/>
                        <a:gdLst>
                          <a:gd name="f0" fmla="val 10800000"/>
                          <a:gd name="f1" fmla="val 5400000"/>
                          <a:gd name="f2" fmla="val 180"/>
                          <a:gd name="f3" fmla="val w"/>
                          <a:gd name="f4" fmla="val h"/>
                          <a:gd name="f5" fmla="val 0"/>
                          <a:gd name="f6" fmla="val 1461154"/>
                          <a:gd name="f7" fmla="val 565608"/>
                          <a:gd name="f8" fmla="val 1178350"/>
                          <a:gd name="f9" fmla="val 282804"/>
                          <a:gd name="f10" fmla="+- 0 0 -90"/>
                          <a:gd name="f11" fmla="*/ f3 1 1461154"/>
                          <a:gd name="f12" fmla="*/ f4 1 565608"/>
                          <a:gd name="f13" fmla="val f5"/>
                          <a:gd name="f14" fmla="val f6"/>
                          <a:gd name="f15" fmla="val f7"/>
                          <a:gd name="f16" fmla="*/ f10 f0 1"/>
                          <a:gd name="f17" fmla="+- f15 0 f13"/>
                          <a:gd name="f18" fmla="+- f14 0 f13"/>
                          <a:gd name="f19" fmla="*/ f16 1 f2"/>
                          <a:gd name="f20" fmla="*/ f18 1 1461154"/>
                          <a:gd name="f21" fmla="*/ f17 1 565608"/>
                          <a:gd name="f22" fmla="*/ 0 f18 1"/>
                          <a:gd name="f23" fmla="*/ 0 f17 1"/>
                          <a:gd name="f24" fmla="*/ 1178350 f18 1"/>
                          <a:gd name="f25" fmla="*/ 1461154 f18 1"/>
                          <a:gd name="f26" fmla="*/ 282804 f17 1"/>
                          <a:gd name="f27" fmla="*/ 565608 f17 1"/>
                          <a:gd name="f28" fmla="+- f19 0 f1"/>
                          <a:gd name="f29" fmla="*/ f22 1 1461154"/>
                          <a:gd name="f30" fmla="*/ f23 1 565608"/>
                          <a:gd name="f31" fmla="*/ f24 1 1461154"/>
                          <a:gd name="f32" fmla="*/ f25 1 1461154"/>
                          <a:gd name="f33" fmla="*/ f26 1 565608"/>
                          <a:gd name="f34" fmla="*/ f27 1 565608"/>
                          <a:gd name="f35" fmla="*/ f13 1 f20"/>
                          <a:gd name="f36" fmla="*/ f14 1 f20"/>
                          <a:gd name="f37" fmla="*/ f13 1 f21"/>
                          <a:gd name="f38" fmla="*/ f15 1 f21"/>
                          <a:gd name="f39" fmla="*/ f29 1 f20"/>
                          <a:gd name="f40" fmla="*/ f30 1 f21"/>
                          <a:gd name="f41" fmla="*/ f31 1 f20"/>
                          <a:gd name="f42" fmla="*/ f32 1 f20"/>
                          <a:gd name="f43" fmla="*/ f33 1 f21"/>
                          <a:gd name="f44" fmla="*/ f34 1 f21"/>
                          <a:gd name="f45" fmla="*/ f35 f11 1"/>
                          <a:gd name="f46" fmla="*/ f36 f11 1"/>
                          <a:gd name="f47" fmla="*/ f38 f12 1"/>
                          <a:gd name="f48" fmla="*/ f37 f12 1"/>
                          <a:gd name="f49" fmla="*/ f39 f11 1"/>
                          <a:gd name="f50" fmla="*/ f40 f12 1"/>
                          <a:gd name="f51" fmla="*/ f41 f11 1"/>
                          <a:gd name="f52" fmla="*/ f42 f11 1"/>
                          <a:gd name="f53" fmla="*/ f43 f12 1"/>
                          <a:gd name="f54" fmla="*/ f44 f12 1"/>
                        </a:gdLst>
                        <a:ahLst/>
                        <a:cxnLst>
                          <a:cxn ang="3cd4">
                            <a:pos x="hc" y="t"/>
                          </a:cxn>
                          <a:cxn ang="0">
                            <a:pos x="r" y="vc"/>
                          </a:cxn>
                          <a:cxn ang="cd4">
                            <a:pos x="hc" y="b"/>
                          </a:cxn>
                          <a:cxn ang="cd2">
                            <a:pos x="l" y="vc"/>
                          </a:cxn>
                          <a:cxn ang="f28">
                            <a:pos x="f49" y="f50"/>
                          </a:cxn>
                          <a:cxn ang="f28">
                            <a:pos x="f51" y="f50"/>
                          </a:cxn>
                          <a:cxn ang="f28">
                            <a:pos x="f52" y="f53"/>
                          </a:cxn>
                          <a:cxn ang="f28">
                            <a:pos x="f52" y="f54"/>
                          </a:cxn>
                          <a:cxn ang="f28">
                            <a:pos x="f49" y="f54"/>
                          </a:cxn>
                          <a:cxn ang="f28">
                            <a:pos x="f49" y="f50"/>
                          </a:cxn>
                        </a:cxnLst>
                        <a:rect l="f45" t="f48" r="f46" b="f47"/>
                        <a:pathLst>
                          <a:path w="1461154" h="565608">
                            <a:moveTo>
                              <a:pt x="f5" y="f5"/>
                            </a:moveTo>
                            <a:lnTo>
                              <a:pt x="f8" y="f5"/>
                            </a:lnTo>
                            <a:lnTo>
                              <a:pt x="f6" y="f9"/>
                            </a:lnTo>
                            <a:lnTo>
                              <a:pt x="f6" y="f7"/>
                            </a:lnTo>
                            <a:lnTo>
                              <a:pt x="f5" y="f7"/>
                            </a:lnTo>
                            <a:lnTo>
                              <a:pt x="f5" y="f5"/>
                            </a:lnTo>
                            <a:close/>
                          </a:path>
                        </a:pathLst>
                      </a:custGeom>
                      <a:solidFill>
                        <a:srgbClr val="A81E31"/>
                      </a:solidFill>
                      <a:ln cap="flat">
                        <a:noFill/>
                        <a:prstDash val="solid"/>
                      </a:ln>
                    </wps:spPr>
                    <wps:bodyPr vert="horz" wrap="square" lIns="91440" tIns="45720" rIns="91440" bIns="45720" anchor="ctr" anchorCtr="1" compatLnSpc="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8967F9" id="Freeform 18" o:spid="_x0000_s1026" style="position:absolute;margin-left:501pt;margin-top:10.85pt;width:97.45pt;height:37.25pt;flip:x;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center" coordsize="1461154,565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" path="m,l1178350,r282804,282804l1461154,565608,,565608,,xe" fillcolor="#a81e31" stroked="f">
              <v:path arrowok="t" o:connecttype="custom" o:connectlocs="618808,0;1237615,236538;618808,473075;0,236538;0,0;998077,0;1237615,236538;1237615,473075;0,473075;0,0" o:connectangles="270,0,90,180,0,0,0,0,0,0" textboxrect="0,0,1461154,565608"/>
              <w10:wrap anchorx="page"/>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page">
                <wp:posOffset>-68580</wp:posOffset>
              </wp:positionH>
              <wp:positionV relativeFrom="paragraph">
                <wp:posOffset>342265</wp:posOffset>
              </wp:positionV>
              <wp:extent cx="10236835" cy="267970"/>
              <wp:effectExtent l="0" t="0" r="0"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36835" cy="267970"/>
                      </a:xfrm>
                      <a:prstGeom prst="rect">
                        <a:avLst/>
                      </a:prstGeom>
                      <a:gradFill>
                        <a:gsLst>
                          <a:gs pos="0">
                            <a:srgbClr val="A81E31"/>
                          </a:gs>
                          <a:gs pos="70000">
                            <a:srgbClr val="A81E31"/>
                          </a:gs>
                        </a:gsLst>
                        <a:path path="circle">
                          <a:fillToRect r="100000" b="100000"/>
                        </a:path>
                      </a:gradFill>
                      <a:ln cap="flat">
                        <a:noFill/>
                        <a:prstDash val="solid"/>
                      </a:ln>
                    </wps:spPr>
                    <wps:bodyPr vert="horz" wrap="square" lIns="91440" tIns="45720" rIns="91440" bIns="45720" anchor="ctr" anchorCtr="1" compatLnSpc="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3B1979" id="Rectangle 16" o:spid="_x0000_s1026" style="position:absolute;margin-left:-5.4pt;margin-top:26.95pt;width:806.05pt;height:21.1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" fillcolor="#a81e31" stroked="f">
              <v:fill color2="#a81e31" colors="0 #a81e31;45875f #a81e31" focus="100%" type="gradientRadial"/>
              <v:path arrowok="t"/>
              <w10:wrap anchorx="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4777" w:rsidRDefault="00AD4777">
      <w:pPr>
        <w:spacing w:line="240" w:lineRule="auto"/>
      </w:pPr>
      <w:r>
        <w:separator/>
      </w:r>
    </w:p>
  </w:footnote>
  <w:footnote w:type="continuationSeparator" w:id="0">
    <w:p w:rsidR="00AD4777" w:rsidRDefault="00AD477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05EC" w:rsidRDefault="009905EC" w:rsidP="00A7486B">
    <w:pPr>
      <w:pStyle w:val="Header"/>
      <w:jc w:val="right"/>
    </w:pPr>
  </w:p>
  <w:p w:rsidR="009905EC" w:rsidRDefault="009905EC" w:rsidP="00A7486B">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370.2pt;margin-top:-12.75pt;width:117pt;height:24pt;z-index:251663360;mso-position-horizontal:absolute;mso-position-horizontal-relative:text;mso-position-vertical:absolute;mso-position-vertical-relative:text;mso-width-relative:page;mso-height-relative:page">
          <v:imagedata r:id="rId1" o:title="logo1"/>
          <w10:wrap type="squar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05EC" w:rsidRDefault="009905EC" w:rsidP="006074AB">
    <w:pPr>
      <w:pStyle w:val="Header"/>
    </w:pPr>
    <w:r>
      <w:rPr>
        <w:noProof/>
      </w:rPr>
      <w:drawing>
        <wp:anchor distT="0" distB="0" distL="114300" distR="114300" simplePos="0" relativeHeight="251674624" behindDoc="0" locked="0" layoutInCell="1" allowOverlap="1">
          <wp:simplePos x="0" y="0"/>
          <wp:positionH relativeFrom="column">
            <wp:posOffset>4701540</wp:posOffset>
          </wp:positionH>
          <wp:positionV relativeFrom="paragraph">
            <wp:posOffset>-161925</wp:posOffset>
          </wp:positionV>
          <wp:extent cx="1485900" cy="304800"/>
          <wp:effectExtent l="0" t="0" r="0" b="0"/>
          <wp:wrapSquare wrapText="bothSides"/>
          <wp:docPr id="8" name="Picture 8"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5900" cy="3048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1F72DCA0"/>
    <w:lvl w:ilvl="0">
      <w:start w:val="1"/>
      <w:numFmt w:val="decimal"/>
      <w:pStyle w:val="ListNumber"/>
      <w:lvlText w:val="%1."/>
      <w:lvlJc w:val="left"/>
      <w:pPr>
        <w:tabs>
          <w:tab w:val="num" w:pos="360"/>
        </w:tabs>
        <w:ind w:left="360" w:hanging="360"/>
      </w:pPr>
    </w:lvl>
  </w:abstractNum>
  <w:abstractNum w:abstractNumId="1" w15:restartNumberingAfterBreak="0">
    <w:nsid w:val="01B35FA9"/>
    <w:multiLevelType w:val="singleLevel"/>
    <w:tmpl w:val="737A8584"/>
    <w:lvl w:ilvl="0">
      <w:start w:val="1"/>
      <w:numFmt w:val="bullet"/>
      <w:pStyle w:val="Titredesection"/>
      <w:lvlText w:val="-"/>
      <w:lvlJc w:val="left"/>
      <w:pPr>
        <w:tabs>
          <w:tab w:val="num" w:pos="990"/>
        </w:tabs>
        <w:ind w:left="990" w:hanging="420"/>
      </w:pPr>
      <w:rPr>
        <w:rFonts w:ascii="Times New Roman" w:hAnsi="Times New Roman" w:hint="default"/>
      </w:rPr>
    </w:lvl>
  </w:abstractNum>
  <w:abstractNum w:abstractNumId="2" w15:restartNumberingAfterBreak="0">
    <w:nsid w:val="03BB512F"/>
    <w:multiLevelType w:val="singleLevel"/>
    <w:tmpl w:val="D5A0D578"/>
    <w:lvl w:ilvl="0">
      <w:start w:val="1"/>
      <w:numFmt w:val="bullet"/>
      <w:pStyle w:val="bullets2"/>
      <w:lvlText w:val=""/>
      <w:lvlJc w:val="left"/>
      <w:pPr>
        <w:tabs>
          <w:tab w:val="num" w:pos="360"/>
        </w:tabs>
        <w:ind w:left="283" w:hanging="283"/>
      </w:pPr>
      <w:rPr>
        <w:rFonts w:ascii="Wingdings" w:hAnsi="Wingdings" w:hint="default"/>
        <w:sz w:val="12"/>
      </w:rPr>
    </w:lvl>
  </w:abstractNum>
  <w:abstractNum w:abstractNumId="3" w15:restartNumberingAfterBreak="0">
    <w:nsid w:val="059837D7"/>
    <w:multiLevelType w:val="singleLevel"/>
    <w:tmpl w:val="350C6432"/>
    <w:lvl w:ilvl="0">
      <w:numFmt w:val="bullet"/>
      <w:pStyle w:val="Bullet"/>
      <w:lvlText w:val=""/>
      <w:lvlJc w:val="left"/>
      <w:pPr>
        <w:tabs>
          <w:tab w:val="num" w:pos="360"/>
        </w:tabs>
        <w:ind w:left="360" w:hanging="360"/>
      </w:pPr>
      <w:rPr>
        <w:rFonts w:ascii="Wingdings" w:hAnsi="Wingdings" w:hint="default"/>
        <w:sz w:val="16"/>
      </w:rPr>
    </w:lvl>
  </w:abstractNum>
  <w:abstractNum w:abstractNumId="4" w15:restartNumberingAfterBreak="0">
    <w:nsid w:val="10886ADF"/>
    <w:multiLevelType w:val="hybridMultilevel"/>
    <w:tmpl w:val="5C3AA35E"/>
    <w:lvl w:ilvl="0" w:tplc="B4B8A13A">
      <w:start w:val="1"/>
      <w:numFmt w:val="bullet"/>
      <w:pStyle w:val="puce2"/>
      <w:lvlText w:val=""/>
      <w:lvlJc w:val="left"/>
      <w:pPr>
        <w:tabs>
          <w:tab w:val="num" w:pos="700"/>
        </w:tabs>
        <w:ind w:left="680" w:hanging="340"/>
      </w:pPr>
      <w:rPr>
        <w:rFonts w:ascii="Symbol" w:hAnsi="Symbol" w:hint="default"/>
        <w:color w:val="333333"/>
        <w:sz w:val="16"/>
      </w:rPr>
    </w:lvl>
    <w:lvl w:ilvl="1" w:tplc="BEE4C57E" w:tentative="1">
      <w:start w:val="1"/>
      <w:numFmt w:val="bullet"/>
      <w:lvlText w:val="o"/>
      <w:lvlJc w:val="left"/>
      <w:pPr>
        <w:tabs>
          <w:tab w:val="num" w:pos="1440"/>
        </w:tabs>
        <w:ind w:left="1440" w:hanging="360"/>
      </w:pPr>
      <w:rPr>
        <w:rFonts w:ascii="Courier New" w:hAnsi="Courier New" w:hint="default"/>
      </w:rPr>
    </w:lvl>
    <w:lvl w:ilvl="2" w:tplc="2D706F74" w:tentative="1">
      <w:start w:val="1"/>
      <w:numFmt w:val="bullet"/>
      <w:lvlText w:val=""/>
      <w:lvlJc w:val="left"/>
      <w:pPr>
        <w:tabs>
          <w:tab w:val="num" w:pos="2160"/>
        </w:tabs>
        <w:ind w:left="2160" w:hanging="360"/>
      </w:pPr>
      <w:rPr>
        <w:rFonts w:ascii="Wingdings" w:hAnsi="Wingdings" w:hint="default"/>
      </w:rPr>
    </w:lvl>
    <w:lvl w:ilvl="3" w:tplc="1C7E5DF6" w:tentative="1">
      <w:start w:val="1"/>
      <w:numFmt w:val="bullet"/>
      <w:lvlText w:val=""/>
      <w:lvlJc w:val="left"/>
      <w:pPr>
        <w:tabs>
          <w:tab w:val="num" w:pos="2880"/>
        </w:tabs>
        <w:ind w:left="2880" w:hanging="360"/>
      </w:pPr>
      <w:rPr>
        <w:rFonts w:ascii="Symbol" w:hAnsi="Symbol" w:hint="default"/>
      </w:rPr>
    </w:lvl>
    <w:lvl w:ilvl="4" w:tplc="4426D9D2" w:tentative="1">
      <w:start w:val="1"/>
      <w:numFmt w:val="bullet"/>
      <w:lvlText w:val="o"/>
      <w:lvlJc w:val="left"/>
      <w:pPr>
        <w:tabs>
          <w:tab w:val="num" w:pos="3600"/>
        </w:tabs>
        <w:ind w:left="3600" w:hanging="360"/>
      </w:pPr>
      <w:rPr>
        <w:rFonts w:ascii="Courier New" w:hAnsi="Courier New" w:hint="default"/>
      </w:rPr>
    </w:lvl>
    <w:lvl w:ilvl="5" w:tplc="E60E3D80" w:tentative="1">
      <w:start w:val="1"/>
      <w:numFmt w:val="bullet"/>
      <w:lvlText w:val=""/>
      <w:lvlJc w:val="left"/>
      <w:pPr>
        <w:tabs>
          <w:tab w:val="num" w:pos="4320"/>
        </w:tabs>
        <w:ind w:left="4320" w:hanging="360"/>
      </w:pPr>
      <w:rPr>
        <w:rFonts w:ascii="Wingdings" w:hAnsi="Wingdings" w:hint="default"/>
      </w:rPr>
    </w:lvl>
    <w:lvl w:ilvl="6" w:tplc="A894B3AA" w:tentative="1">
      <w:start w:val="1"/>
      <w:numFmt w:val="bullet"/>
      <w:lvlText w:val=""/>
      <w:lvlJc w:val="left"/>
      <w:pPr>
        <w:tabs>
          <w:tab w:val="num" w:pos="5040"/>
        </w:tabs>
        <w:ind w:left="5040" w:hanging="360"/>
      </w:pPr>
      <w:rPr>
        <w:rFonts w:ascii="Symbol" w:hAnsi="Symbol" w:hint="default"/>
      </w:rPr>
    </w:lvl>
    <w:lvl w:ilvl="7" w:tplc="345AE4E0" w:tentative="1">
      <w:start w:val="1"/>
      <w:numFmt w:val="bullet"/>
      <w:lvlText w:val="o"/>
      <w:lvlJc w:val="left"/>
      <w:pPr>
        <w:tabs>
          <w:tab w:val="num" w:pos="5760"/>
        </w:tabs>
        <w:ind w:left="5760" w:hanging="360"/>
      </w:pPr>
      <w:rPr>
        <w:rFonts w:ascii="Courier New" w:hAnsi="Courier New" w:hint="default"/>
      </w:rPr>
    </w:lvl>
    <w:lvl w:ilvl="8" w:tplc="0A3AA7C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2C03CE"/>
    <w:multiLevelType w:val="hybridMultilevel"/>
    <w:tmpl w:val="6652AD8C"/>
    <w:lvl w:ilvl="0" w:tplc="81B0C830">
      <w:start w:val="3"/>
      <w:numFmt w:val="bullet"/>
      <w:lvlText w:val="-"/>
      <w:lvlJc w:val="left"/>
      <w:pPr>
        <w:ind w:left="780" w:hanging="360"/>
      </w:pPr>
      <w:rPr>
        <w:rFonts w:ascii="Arial" w:eastAsia="Times New Roman" w:hAnsi="Arial" w:cs="Aria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12C007BB"/>
    <w:multiLevelType w:val="hybridMultilevel"/>
    <w:tmpl w:val="97981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CF734F"/>
    <w:multiLevelType w:val="multilevel"/>
    <w:tmpl w:val="4B8A519C"/>
    <w:lvl w:ilvl="0">
      <w:start w:val="4"/>
      <w:numFmt w:val="decimal"/>
      <w:lvlText w:val="%1"/>
      <w:lvlJc w:val="left"/>
      <w:pPr>
        <w:ind w:left="612" w:hanging="612"/>
      </w:pPr>
      <w:rPr>
        <w:rFonts w:hint="default"/>
      </w:rPr>
    </w:lvl>
    <w:lvl w:ilvl="1">
      <w:start w:val="1"/>
      <w:numFmt w:val="decimal"/>
      <w:lvlText w:val="%1.%2"/>
      <w:lvlJc w:val="left"/>
      <w:pPr>
        <w:ind w:left="1032" w:hanging="612"/>
      </w:pPr>
      <w:rPr>
        <w:rFonts w:hint="default"/>
      </w:rPr>
    </w:lvl>
    <w:lvl w:ilvl="2">
      <w:start w:val="2"/>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8" w15:restartNumberingAfterBreak="0">
    <w:nsid w:val="1E456213"/>
    <w:multiLevelType w:val="singleLevel"/>
    <w:tmpl w:val="E138E418"/>
    <w:lvl w:ilvl="0">
      <w:start w:val="1"/>
      <w:numFmt w:val="bullet"/>
      <w:pStyle w:val="puce3"/>
      <w:lvlText w:val=""/>
      <w:lvlJc w:val="left"/>
      <w:pPr>
        <w:tabs>
          <w:tab w:val="num" w:pos="360"/>
        </w:tabs>
        <w:ind w:left="360" w:hanging="360"/>
      </w:pPr>
      <w:rPr>
        <w:rFonts w:ascii="Symbol" w:hAnsi="Symbol" w:hint="default"/>
        <w:sz w:val="18"/>
      </w:rPr>
    </w:lvl>
  </w:abstractNum>
  <w:abstractNum w:abstractNumId="9" w15:restartNumberingAfterBreak="0">
    <w:nsid w:val="1FDA1376"/>
    <w:multiLevelType w:val="singleLevel"/>
    <w:tmpl w:val="A2B8D784"/>
    <w:lvl w:ilvl="0">
      <w:start w:val="1"/>
      <w:numFmt w:val="bullet"/>
      <w:pStyle w:val="puce1"/>
      <w:lvlText w:val=""/>
      <w:lvlJc w:val="left"/>
      <w:pPr>
        <w:tabs>
          <w:tab w:val="num" w:pos="360"/>
        </w:tabs>
        <w:ind w:left="360" w:hanging="360"/>
      </w:pPr>
      <w:rPr>
        <w:rFonts w:ascii="Wingdings" w:hAnsi="Wingdings" w:hint="default"/>
      </w:rPr>
    </w:lvl>
  </w:abstractNum>
  <w:abstractNum w:abstractNumId="10" w15:restartNumberingAfterBreak="0">
    <w:nsid w:val="25A02E0C"/>
    <w:multiLevelType w:val="multilevel"/>
    <w:tmpl w:val="E9DE96CA"/>
    <w:lvl w:ilvl="0">
      <w:start w:val="1"/>
      <w:numFmt w:val="decimal"/>
      <w:pStyle w:val="Title1"/>
      <w:lvlText w:val="%1."/>
      <w:lvlJc w:val="left"/>
      <w:pPr>
        <w:ind w:left="720" w:hanging="360"/>
      </w:pPr>
    </w:lvl>
    <w:lvl w:ilvl="1">
      <w:start w:val="1"/>
      <w:numFmt w:val="decimal"/>
      <w:pStyle w:val="Title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F0D4D70"/>
    <w:multiLevelType w:val="multilevel"/>
    <w:tmpl w:val="B1EC4C36"/>
    <w:lvl w:ilvl="0">
      <w:start w:val="1"/>
      <w:numFmt w:val="bullet"/>
      <w:pStyle w:val="bullets1"/>
      <w:lvlText w:val="•"/>
      <w:lvlJc w:val="left"/>
      <w:pPr>
        <w:tabs>
          <w:tab w:val="num" w:pos="984"/>
        </w:tabs>
        <w:ind w:left="984" w:hanging="360"/>
      </w:pPr>
      <w:rPr>
        <w:rFonts w:ascii="Times New Roman" w:hAnsi="Times New Roman" w:cs="Times New Roman" w:hint="default"/>
        <w:color w:val="333333"/>
        <w:sz w:val="16"/>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0A90A28"/>
    <w:multiLevelType w:val="hybridMultilevel"/>
    <w:tmpl w:val="B0923D3C"/>
    <w:lvl w:ilvl="0" w:tplc="04090001">
      <w:start w:val="1"/>
      <w:numFmt w:val="bullet"/>
      <w:lvlText w:val=""/>
      <w:lvlJc w:val="left"/>
      <w:pPr>
        <w:ind w:left="720" w:hanging="360"/>
      </w:pPr>
      <w:rPr>
        <w:rFonts w:ascii="Symbol" w:hAnsi="Symbol" w:hint="default"/>
      </w:rPr>
    </w:lvl>
    <w:lvl w:ilvl="1" w:tplc="8B0A673C">
      <w:numFmt w:val="bullet"/>
      <w:lvlText w:val=""/>
      <w:lvlJc w:val="left"/>
      <w:pPr>
        <w:ind w:left="1785" w:hanging="705"/>
      </w:pPr>
      <w:rPr>
        <w:rFonts w:ascii="Wingdings" w:eastAsia="Times New Roman"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734E"/>
    <w:multiLevelType w:val="multilevel"/>
    <w:tmpl w:val="A4BEBE26"/>
    <w:lvl w:ilvl="0">
      <w:start w:val="4"/>
      <w:numFmt w:val="decimal"/>
      <w:lvlText w:val="%1"/>
      <w:lvlJc w:val="left"/>
      <w:pPr>
        <w:ind w:left="612" w:hanging="612"/>
      </w:pPr>
      <w:rPr>
        <w:rFonts w:hint="default"/>
      </w:rPr>
    </w:lvl>
    <w:lvl w:ilvl="1">
      <w:start w:val="4"/>
      <w:numFmt w:val="decimal"/>
      <w:lvlText w:val="%1.%2"/>
      <w:lvlJc w:val="left"/>
      <w:pPr>
        <w:ind w:left="1032" w:hanging="612"/>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4" w15:restartNumberingAfterBreak="0">
    <w:nsid w:val="36564201"/>
    <w:multiLevelType w:val="multilevel"/>
    <w:tmpl w:val="0CFEA71C"/>
    <w:lvl w:ilvl="0">
      <w:start w:val="1"/>
      <w:numFmt w:val="bullet"/>
      <w:pStyle w:val="bullet3"/>
      <w:lvlText w:val=""/>
      <w:lvlJc w:val="left"/>
      <w:pPr>
        <w:tabs>
          <w:tab w:val="num" w:pos="801"/>
        </w:tabs>
        <w:ind w:left="1108" w:hanging="360"/>
      </w:pPr>
      <w:rPr>
        <w:rFonts w:ascii="Wingdings" w:hAnsi="Wingdings" w:cs="Times New Roman" w:hint="default"/>
        <w:color w:val="333333"/>
        <w:sz w:val="20"/>
        <w:szCs w:val="20"/>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88034E5"/>
    <w:multiLevelType w:val="multilevel"/>
    <w:tmpl w:val="F5D45BE4"/>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Title3"/>
      <w:isLgl/>
      <w:lvlText w:val="%1.%2.%3."/>
      <w:lvlJc w:val="left"/>
      <w:pPr>
        <w:ind w:left="1080" w:hanging="720"/>
      </w:pPr>
      <w:rPr>
        <w:rFonts w:hint="default"/>
      </w:rPr>
    </w:lvl>
    <w:lvl w:ilvl="3">
      <w:start w:val="1"/>
      <w:numFmt w:val="decimal"/>
      <w:pStyle w:val="Heading4"/>
      <w:isLgl/>
      <w:lvlText w:val="%1.%2.%3.%4."/>
      <w:lvlJc w:val="left"/>
      <w:pPr>
        <w:ind w:left="171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C0A5D92"/>
    <w:multiLevelType w:val="multilevel"/>
    <w:tmpl w:val="1AA8E00A"/>
    <w:lvl w:ilvl="0">
      <w:start w:val="1"/>
      <w:numFmt w:val="decimal"/>
      <w:pStyle w:val="Caption"/>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4F426B75"/>
    <w:multiLevelType w:val="multilevel"/>
    <w:tmpl w:val="4B94FE7E"/>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8" w15:restartNumberingAfterBreak="0">
    <w:nsid w:val="551B43B1"/>
    <w:multiLevelType w:val="hybridMultilevel"/>
    <w:tmpl w:val="528C2856"/>
    <w:lvl w:ilvl="0" w:tplc="04020001">
      <w:start w:val="1"/>
      <w:numFmt w:val="bullet"/>
      <w:lvlText w:val=""/>
      <w:lvlJc w:val="left"/>
      <w:pPr>
        <w:ind w:left="1200" w:hanging="360"/>
      </w:pPr>
      <w:rPr>
        <w:rFonts w:ascii="Symbol" w:hAnsi="Symbol" w:hint="default"/>
      </w:rPr>
    </w:lvl>
    <w:lvl w:ilvl="1" w:tplc="04020003" w:tentative="1">
      <w:start w:val="1"/>
      <w:numFmt w:val="bullet"/>
      <w:lvlText w:val="o"/>
      <w:lvlJc w:val="left"/>
      <w:pPr>
        <w:ind w:left="1920" w:hanging="360"/>
      </w:pPr>
      <w:rPr>
        <w:rFonts w:ascii="Courier New" w:hAnsi="Courier New" w:cs="Courier New" w:hint="default"/>
      </w:rPr>
    </w:lvl>
    <w:lvl w:ilvl="2" w:tplc="04020005" w:tentative="1">
      <w:start w:val="1"/>
      <w:numFmt w:val="bullet"/>
      <w:lvlText w:val=""/>
      <w:lvlJc w:val="left"/>
      <w:pPr>
        <w:ind w:left="2640" w:hanging="360"/>
      </w:pPr>
      <w:rPr>
        <w:rFonts w:ascii="Wingdings" w:hAnsi="Wingdings" w:hint="default"/>
      </w:rPr>
    </w:lvl>
    <w:lvl w:ilvl="3" w:tplc="04020001" w:tentative="1">
      <w:start w:val="1"/>
      <w:numFmt w:val="bullet"/>
      <w:lvlText w:val=""/>
      <w:lvlJc w:val="left"/>
      <w:pPr>
        <w:ind w:left="3360" w:hanging="360"/>
      </w:pPr>
      <w:rPr>
        <w:rFonts w:ascii="Symbol" w:hAnsi="Symbol" w:hint="default"/>
      </w:rPr>
    </w:lvl>
    <w:lvl w:ilvl="4" w:tplc="04020003" w:tentative="1">
      <w:start w:val="1"/>
      <w:numFmt w:val="bullet"/>
      <w:lvlText w:val="o"/>
      <w:lvlJc w:val="left"/>
      <w:pPr>
        <w:ind w:left="4080" w:hanging="360"/>
      </w:pPr>
      <w:rPr>
        <w:rFonts w:ascii="Courier New" w:hAnsi="Courier New" w:cs="Courier New" w:hint="default"/>
      </w:rPr>
    </w:lvl>
    <w:lvl w:ilvl="5" w:tplc="04020005" w:tentative="1">
      <w:start w:val="1"/>
      <w:numFmt w:val="bullet"/>
      <w:lvlText w:val=""/>
      <w:lvlJc w:val="left"/>
      <w:pPr>
        <w:ind w:left="4800" w:hanging="360"/>
      </w:pPr>
      <w:rPr>
        <w:rFonts w:ascii="Wingdings" w:hAnsi="Wingdings" w:hint="default"/>
      </w:rPr>
    </w:lvl>
    <w:lvl w:ilvl="6" w:tplc="04020001" w:tentative="1">
      <w:start w:val="1"/>
      <w:numFmt w:val="bullet"/>
      <w:lvlText w:val=""/>
      <w:lvlJc w:val="left"/>
      <w:pPr>
        <w:ind w:left="5520" w:hanging="360"/>
      </w:pPr>
      <w:rPr>
        <w:rFonts w:ascii="Symbol" w:hAnsi="Symbol" w:hint="default"/>
      </w:rPr>
    </w:lvl>
    <w:lvl w:ilvl="7" w:tplc="04020003" w:tentative="1">
      <w:start w:val="1"/>
      <w:numFmt w:val="bullet"/>
      <w:lvlText w:val="o"/>
      <w:lvlJc w:val="left"/>
      <w:pPr>
        <w:ind w:left="6240" w:hanging="360"/>
      </w:pPr>
      <w:rPr>
        <w:rFonts w:ascii="Courier New" w:hAnsi="Courier New" w:cs="Courier New" w:hint="default"/>
      </w:rPr>
    </w:lvl>
    <w:lvl w:ilvl="8" w:tplc="04020005" w:tentative="1">
      <w:start w:val="1"/>
      <w:numFmt w:val="bullet"/>
      <w:lvlText w:val=""/>
      <w:lvlJc w:val="left"/>
      <w:pPr>
        <w:ind w:left="6960" w:hanging="360"/>
      </w:pPr>
      <w:rPr>
        <w:rFonts w:ascii="Wingdings" w:hAnsi="Wingdings" w:hint="default"/>
      </w:rPr>
    </w:lvl>
  </w:abstractNum>
  <w:abstractNum w:abstractNumId="19" w15:restartNumberingAfterBreak="0">
    <w:nsid w:val="598D4AA9"/>
    <w:multiLevelType w:val="multilevel"/>
    <w:tmpl w:val="7542F2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C347CEB"/>
    <w:multiLevelType w:val="multilevel"/>
    <w:tmpl w:val="0C3EEA24"/>
    <w:lvl w:ilvl="0">
      <w:start w:val="1"/>
      <w:numFmt w:val="bullet"/>
      <w:pStyle w:val="bullet1Char"/>
      <w:lvlText w:val=""/>
      <w:lvlJc w:val="left"/>
      <w:pPr>
        <w:tabs>
          <w:tab w:val="num" w:pos="360"/>
        </w:tabs>
        <w:ind w:left="360" w:hanging="360"/>
      </w:pPr>
      <w:rPr>
        <w:rFonts w:ascii="Symbol" w:hAnsi="Symbol" w:hint="default"/>
        <w:color w:val="333333"/>
        <w:sz w:val="22"/>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E437149"/>
    <w:multiLevelType w:val="singleLevel"/>
    <w:tmpl w:val="3AAC3968"/>
    <w:lvl w:ilvl="0">
      <w:start w:val="1"/>
      <w:numFmt w:val="bullet"/>
      <w:pStyle w:val="ListBullet2"/>
      <w:lvlText w:val=""/>
      <w:lvlJc w:val="left"/>
      <w:pPr>
        <w:tabs>
          <w:tab w:val="num" w:pos="360"/>
        </w:tabs>
        <w:ind w:left="360" w:hanging="360"/>
      </w:pPr>
      <w:rPr>
        <w:rFonts w:ascii="Wingdings" w:hAnsi="Wingdings" w:hint="default"/>
      </w:rPr>
    </w:lvl>
  </w:abstractNum>
  <w:abstractNum w:abstractNumId="22" w15:restartNumberingAfterBreak="0">
    <w:nsid w:val="613B68CE"/>
    <w:multiLevelType w:val="hybridMultilevel"/>
    <w:tmpl w:val="0F36D1A8"/>
    <w:lvl w:ilvl="0" w:tplc="61B019E4">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6457191D"/>
    <w:multiLevelType w:val="singleLevel"/>
    <w:tmpl w:val="737A8584"/>
    <w:lvl w:ilvl="0">
      <w:start w:val="1"/>
      <w:numFmt w:val="bullet"/>
      <w:pStyle w:val="puce20"/>
      <w:lvlText w:val="-"/>
      <w:lvlJc w:val="left"/>
      <w:pPr>
        <w:tabs>
          <w:tab w:val="num" w:pos="990"/>
        </w:tabs>
        <w:ind w:left="990" w:hanging="420"/>
      </w:pPr>
      <w:rPr>
        <w:rFonts w:ascii="Times New Roman" w:hAnsi="Times New Roman" w:hint="default"/>
      </w:rPr>
    </w:lvl>
  </w:abstractNum>
  <w:abstractNum w:abstractNumId="24" w15:restartNumberingAfterBreak="0">
    <w:nsid w:val="648042CD"/>
    <w:multiLevelType w:val="multilevel"/>
    <w:tmpl w:val="0D4205BE"/>
    <w:lvl w:ilvl="0">
      <w:start w:val="1"/>
      <w:numFmt w:val="bullet"/>
      <w:pStyle w:val="bullet2"/>
      <w:lvlText w:val=""/>
      <w:lvlJc w:val="left"/>
      <w:pPr>
        <w:tabs>
          <w:tab w:val="num" w:pos="453"/>
        </w:tabs>
        <w:ind w:left="453" w:hanging="453"/>
      </w:pPr>
      <w:rPr>
        <w:rFonts w:ascii="Wingdings" w:hAnsi="Wingdings" w:cs="Times New Roman" w:hint="default"/>
        <w:color w:val="auto"/>
        <w:sz w:val="10"/>
        <w:szCs w:val="10"/>
      </w:rPr>
    </w:lvl>
    <w:lvl w:ilvl="1">
      <w:start w:val="1"/>
      <w:numFmt w:val="bullet"/>
      <w:lvlText w:val="o"/>
      <w:lvlJc w:val="left"/>
      <w:pPr>
        <w:tabs>
          <w:tab w:val="num" w:pos="419"/>
        </w:tabs>
        <w:ind w:left="419" w:hanging="360"/>
      </w:pPr>
      <w:rPr>
        <w:rFonts w:ascii="Courier New" w:hAnsi="Courier New" w:cs="MS Serif" w:hint="default"/>
      </w:rPr>
    </w:lvl>
    <w:lvl w:ilvl="2">
      <w:start w:val="1"/>
      <w:numFmt w:val="bullet"/>
      <w:lvlText w:val=""/>
      <w:lvlJc w:val="left"/>
      <w:pPr>
        <w:tabs>
          <w:tab w:val="num" w:pos="1139"/>
        </w:tabs>
        <w:ind w:left="1139" w:hanging="360"/>
      </w:pPr>
      <w:rPr>
        <w:rFonts w:ascii="Wingdings" w:hAnsi="Wingdings" w:cs="Times New Roman" w:hint="default"/>
      </w:rPr>
    </w:lvl>
    <w:lvl w:ilvl="3">
      <w:start w:val="1"/>
      <w:numFmt w:val="bullet"/>
      <w:lvlText w:val=""/>
      <w:lvlJc w:val="left"/>
      <w:pPr>
        <w:tabs>
          <w:tab w:val="num" w:pos="1859"/>
        </w:tabs>
        <w:ind w:left="1859" w:hanging="360"/>
      </w:pPr>
      <w:rPr>
        <w:rFonts w:ascii="Symbol" w:hAnsi="Symbol" w:cs="Times New Roman" w:hint="default"/>
      </w:rPr>
    </w:lvl>
    <w:lvl w:ilvl="4">
      <w:start w:val="1"/>
      <w:numFmt w:val="bullet"/>
      <w:pStyle w:val="Heading5"/>
      <w:lvlText w:val="o"/>
      <w:lvlJc w:val="left"/>
      <w:pPr>
        <w:tabs>
          <w:tab w:val="num" w:pos="2579"/>
        </w:tabs>
        <w:ind w:left="2579" w:hanging="360"/>
      </w:pPr>
      <w:rPr>
        <w:rFonts w:ascii="Courier New" w:hAnsi="Courier New" w:cs="MS Serif" w:hint="default"/>
      </w:rPr>
    </w:lvl>
    <w:lvl w:ilvl="5">
      <w:start w:val="1"/>
      <w:numFmt w:val="bullet"/>
      <w:pStyle w:val="Heading6"/>
      <w:lvlText w:val=""/>
      <w:lvlJc w:val="left"/>
      <w:pPr>
        <w:tabs>
          <w:tab w:val="num" w:pos="3299"/>
        </w:tabs>
        <w:ind w:left="3299" w:hanging="360"/>
      </w:pPr>
      <w:rPr>
        <w:rFonts w:ascii="Wingdings" w:hAnsi="Wingdings" w:cs="Times New Roman" w:hint="default"/>
      </w:rPr>
    </w:lvl>
    <w:lvl w:ilvl="6">
      <w:start w:val="1"/>
      <w:numFmt w:val="bullet"/>
      <w:pStyle w:val="Heading7"/>
      <w:lvlText w:val=""/>
      <w:lvlJc w:val="left"/>
      <w:pPr>
        <w:tabs>
          <w:tab w:val="num" w:pos="4019"/>
        </w:tabs>
        <w:ind w:left="4019" w:hanging="360"/>
      </w:pPr>
      <w:rPr>
        <w:rFonts w:ascii="Symbol" w:hAnsi="Symbol" w:cs="Times New Roman" w:hint="default"/>
      </w:rPr>
    </w:lvl>
    <w:lvl w:ilvl="7">
      <w:start w:val="1"/>
      <w:numFmt w:val="bullet"/>
      <w:pStyle w:val="Heading8"/>
      <w:lvlText w:val="o"/>
      <w:lvlJc w:val="left"/>
      <w:pPr>
        <w:tabs>
          <w:tab w:val="num" w:pos="4739"/>
        </w:tabs>
        <w:ind w:left="4739" w:hanging="360"/>
      </w:pPr>
      <w:rPr>
        <w:rFonts w:ascii="Courier New" w:hAnsi="Courier New" w:cs="MS Serif" w:hint="default"/>
      </w:rPr>
    </w:lvl>
    <w:lvl w:ilvl="8">
      <w:start w:val="1"/>
      <w:numFmt w:val="bullet"/>
      <w:pStyle w:val="Heading9"/>
      <w:lvlText w:val=""/>
      <w:lvlJc w:val="left"/>
      <w:pPr>
        <w:tabs>
          <w:tab w:val="num" w:pos="5459"/>
        </w:tabs>
        <w:ind w:left="5459" w:hanging="360"/>
      </w:pPr>
      <w:rPr>
        <w:rFonts w:ascii="Wingdings" w:hAnsi="Wingdings" w:cs="Times New Roman" w:hint="default"/>
      </w:rPr>
    </w:lvl>
  </w:abstractNum>
  <w:abstractNum w:abstractNumId="25" w15:restartNumberingAfterBreak="0">
    <w:nsid w:val="67405AC0"/>
    <w:multiLevelType w:val="singleLevel"/>
    <w:tmpl w:val="E83E59EC"/>
    <w:lvl w:ilvl="0">
      <w:start w:val="1"/>
      <w:numFmt w:val="bullet"/>
      <w:pStyle w:val="ListBullet"/>
      <w:lvlText w:val=""/>
      <w:lvlJc w:val="left"/>
      <w:pPr>
        <w:tabs>
          <w:tab w:val="num" w:pos="360"/>
        </w:tabs>
        <w:ind w:left="360" w:hanging="360"/>
      </w:pPr>
      <w:rPr>
        <w:rFonts w:ascii="Wingdings" w:hAnsi="Wingdings" w:hint="default"/>
      </w:rPr>
    </w:lvl>
  </w:abstractNum>
  <w:abstractNum w:abstractNumId="26" w15:restartNumberingAfterBreak="0">
    <w:nsid w:val="680301D0"/>
    <w:multiLevelType w:val="multilevel"/>
    <w:tmpl w:val="500A1548"/>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7" w15:restartNumberingAfterBreak="0">
    <w:nsid w:val="69860708"/>
    <w:multiLevelType w:val="singleLevel"/>
    <w:tmpl w:val="E9A05C4C"/>
    <w:lvl w:ilvl="0">
      <w:start w:val="1"/>
      <w:numFmt w:val="bullet"/>
      <w:pStyle w:val="Bullet1"/>
      <w:lvlText w:val=""/>
      <w:legacy w:legacy="1" w:legacySpace="0" w:legacyIndent="283"/>
      <w:lvlJc w:val="left"/>
      <w:pPr>
        <w:ind w:left="283" w:hanging="283"/>
      </w:pPr>
      <w:rPr>
        <w:rFonts w:ascii="Wingdings" w:hAnsi="Wingdings" w:hint="default"/>
        <w:sz w:val="12"/>
      </w:rPr>
    </w:lvl>
  </w:abstractNum>
  <w:abstractNum w:abstractNumId="28" w15:restartNumberingAfterBreak="0">
    <w:nsid w:val="6B8922B5"/>
    <w:multiLevelType w:val="multilevel"/>
    <w:tmpl w:val="0C2C6EFA"/>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792"/>
      </w:pPr>
      <w:rPr>
        <w:rFonts w:hint="default"/>
      </w:rPr>
    </w:lvl>
    <w:lvl w:ilvl="2">
      <w:start w:val="1"/>
      <w:numFmt w:val="decimal"/>
      <w:lvlText w:val="%1.%2.%3."/>
      <w:lvlJc w:val="left"/>
      <w:pPr>
        <w:tabs>
          <w:tab w:val="num" w:pos="1440"/>
        </w:tabs>
        <w:ind w:left="1224" w:hanging="122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29" w15:restartNumberingAfterBreak="0">
    <w:nsid w:val="6C000A80"/>
    <w:multiLevelType w:val="hybridMultilevel"/>
    <w:tmpl w:val="1D3E2C3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0" w15:restartNumberingAfterBreak="0">
    <w:nsid w:val="734F7267"/>
    <w:multiLevelType w:val="multilevel"/>
    <w:tmpl w:val="427E61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35F5321"/>
    <w:multiLevelType w:val="multilevel"/>
    <w:tmpl w:val="F5487B26"/>
    <w:lvl w:ilvl="0">
      <w:start w:val="1"/>
      <w:numFmt w:val="bullet"/>
      <w:pStyle w:val="bullet10"/>
      <w:lvlText w:val=""/>
      <w:lvlJc w:val="left"/>
      <w:pPr>
        <w:tabs>
          <w:tab w:val="num" w:pos="644"/>
        </w:tabs>
        <w:ind w:left="644" w:hanging="360"/>
      </w:pPr>
      <w:rPr>
        <w:rFonts w:ascii="Symbol" w:hAnsi="Symbol" w:cs="Times New Roman" w:hint="default"/>
        <w:color w:val="auto"/>
      </w:rPr>
    </w:lvl>
    <w:lvl w:ilvl="1">
      <w:start w:val="1"/>
      <w:numFmt w:val="bullet"/>
      <w:lvlText w:val="o"/>
      <w:lvlJc w:val="left"/>
      <w:pPr>
        <w:tabs>
          <w:tab w:val="num" w:pos="1440"/>
        </w:tabs>
        <w:ind w:left="1440" w:hanging="360"/>
      </w:pPr>
      <w:rPr>
        <w:rFonts w:ascii="Courier New" w:hAnsi="Courier New" w:cs="Tms Rmn" w:hint="default"/>
      </w:rPr>
    </w:lvl>
    <w:lvl w:ilvl="2">
      <w:start w:val="1"/>
      <w:numFmt w:val="bullet"/>
      <w:lvlText w:val=""/>
      <w:lvlJc w:val="left"/>
      <w:pPr>
        <w:tabs>
          <w:tab w:val="num" w:pos="2160"/>
        </w:tabs>
        <w:ind w:left="2160" w:hanging="360"/>
      </w:pPr>
      <w:rPr>
        <w:rFonts w:ascii="Wingdings" w:hAnsi="Wingdings" w:cs="Times New Roman" w:hint="default"/>
      </w:rPr>
    </w:lvl>
    <w:lvl w:ilvl="3">
      <w:start w:val="1"/>
      <w:numFmt w:val="bullet"/>
      <w:lvlText w:val=""/>
      <w:lvlJc w:val="left"/>
      <w:pPr>
        <w:tabs>
          <w:tab w:val="num" w:pos="2880"/>
        </w:tabs>
        <w:ind w:left="2880" w:hanging="360"/>
      </w:pPr>
      <w:rPr>
        <w:rFonts w:ascii="Symbol" w:hAnsi="Symbol" w:cs="Times New Roman" w:hint="default"/>
      </w:rPr>
    </w:lvl>
    <w:lvl w:ilvl="4">
      <w:start w:val="1"/>
      <w:numFmt w:val="bullet"/>
      <w:lvlText w:val="o"/>
      <w:lvlJc w:val="left"/>
      <w:pPr>
        <w:tabs>
          <w:tab w:val="num" w:pos="3600"/>
        </w:tabs>
        <w:ind w:left="3600" w:hanging="360"/>
      </w:pPr>
      <w:rPr>
        <w:rFonts w:ascii="Courier New" w:hAnsi="Courier New" w:cs="Tms Rmn" w:hint="default"/>
      </w:rPr>
    </w:lvl>
    <w:lvl w:ilvl="5">
      <w:start w:val="1"/>
      <w:numFmt w:val="bullet"/>
      <w:lvlText w:val=""/>
      <w:lvlJc w:val="left"/>
      <w:pPr>
        <w:tabs>
          <w:tab w:val="num" w:pos="4320"/>
        </w:tabs>
        <w:ind w:left="4320" w:hanging="360"/>
      </w:pPr>
      <w:rPr>
        <w:rFonts w:ascii="Wingdings" w:hAnsi="Wingdings" w:cs="Times New Roman" w:hint="default"/>
      </w:rPr>
    </w:lvl>
    <w:lvl w:ilvl="6">
      <w:start w:val="1"/>
      <w:numFmt w:val="bullet"/>
      <w:lvlText w:val=""/>
      <w:lvlJc w:val="left"/>
      <w:pPr>
        <w:tabs>
          <w:tab w:val="num" w:pos="5040"/>
        </w:tabs>
        <w:ind w:left="5040" w:hanging="360"/>
      </w:pPr>
      <w:rPr>
        <w:rFonts w:ascii="Symbol" w:hAnsi="Symbol" w:cs="Times New Roman" w:hint="default"/>
      </w:rPr>
    </w:lvl>
    <w:lvl w:ilvl="7">
      <w:start w:val="1"/>
      <w:numFmt w:val="bullet"/>
      <w:lvlText w:val="o"/>
      <w:lvlJc w:val="left"/>
      <w:pPr>
        <w:tabs>
          <w:tab w:val="num" w:pos="5760"/>
        </w:tabs>
        <w:ind w:left="5760" w:hanging="360"/>
      </w:pPr>
      <w:rPr>
        <w:rFonts w:ascii="Courier New" w:hAnsi="Courier New" w:cs="Tms Rmn" w:hint="default"/>
      </w:rPr>
    </w:lvl>
    <w:lvl w:ilvl="8">
      <w:start w:val="1"/>
      <w:numFmt w:val="bullet"/>
      <w:lvlText w:val=""/>
      <w:lvlJc w:val="left"/>
      <w:pPr>
        <w:tabs>
          <w:tab w:val="num" w:pos="6480"/>
        </w:tabs>
        <w:ind w:left="6480" w:hanging="360"/>
      </w:pPr>
      <w:rPr>
        <w:rFonts w:ascii="Wingdings" w:hAnsi="Wingdings" w:cs="Times New Roman" w:hint="default"/>
      </w:rPr>
    </w:lvl>
  </w:abstractNum>
  <w:abstractNum w:abstractNumId="32" w15:restartNumberingAfterBreak="0">
    <w:nsid w:val="74BA486D"/>
    <w:multiLevelType w:val="singleLevel"/>
    <w:tmpl w:val="040C000F"/>
    <w:lvl w:ilvl="0">
      <w:start w:val="1"/>
      <w:numFmt w:val="decimal"/>
      <w:pStyle w:val="bullets3"/>
      <w:lvlText w:val="%1."/>
      <w:lvlJc w:val="left"/>
      <w:pPr>
        <w:tabs>
          <w:tab w:val="num" w:pos="360"/>
        </w:tabs>
        <w:ind w:left="360" w:hanging="360"/>
      </w:pPr>
    </w:lvl>
  </w:abstractNum>
  <w:abstractNum w:abstractNumId="33" w15:restartNumberingAfterBreak="0">
    <w:nsid w:val="76305312"/>
    <w:multiLevelType w:val="multilevel"/>
    <w:tmpl w:val="539635DC"/>
    <w:lvl w:ilvl="0">
      <w:start w:val="3"/>
      <w:numFmt w:val="decimal"/>
      <w:lvlText w:val="%1"/>
      <w:lvlJc w:val="left"/>
      <w:pPr>
        <w:ind w:left="612" w:hanging="612"/>
      </w:pPr>
      <w:rPr>
        <w:rFonts w:hint="default"/>
      </w:rPr>
    </w:lvl>
    <w:lvl w:ilvl="1">
      <w:start w:val="5"/>
      <w:numFmt w:val="decimal"/>
      <w:lvlText w:val="%1.%2"/>
      <w:lvlJc w:val="left"/>
      <w:pPr>
        <w:ind w:left="1032" w:hanging="612"/>
      </w:pPr>
      <w:rPr>
        <w:rFonts w:hint="default"/>
      </w:rPr>
    </w:lvl>
    <w:lvl w:ilvl="2">
      <w:start w:val="2"/>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34" w15:restartNumberingAfterBreak="0">
    <w:nsid w:val="76864F6C"/>
    <w:multiLevelType w:val="hybridMultilevel"/>
    <w:tmpl w:val="981281D8"/>
    <w:lvl w:ilvl="0" w:tplc="3FDC368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6AA2092"/>
    <w:multiLevelType w:val="hybridMultilevel"/>
    <w:tmpl w:val="5D260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0"/>
  </w:num>
  <w:num w:numId="4">
    <w:abstractNumId w:val="24"/>
  </w:num>
  <w:num w:numId="5">
    <w:abstractNumId w:val="20"/>
  </w:num>
  <w:num w:numId="6">
    <w:abstractNumId w:val="27"/>
  </w:num>
  <w:num w:numId="7">
    <w:abstractNumId w:val="4"/>
  </w:num>
  <w:num w:numId="8">
    <w:abstractNumId w:val="11"/>
  </w:num>
  <w:num w:numId="9">
    <w:abstractNumId w:val="16"/>
  </w:num>
  <w:num w:numId="10">
    <w:abstractNumId w:val="2"/>
  </w:num>
  <w:num w:numId="11">
    <w:abstractNumId w:val="32"/>
  </w:num>
  <w:num w:numId="12">
    <w:abstractNumId w:val="3"/>
  </w:num>
  <w:num w:numId="13">
    <w:abstractNumId w:val="1"/>
  </w:num>
  <w:num w:numId="14">
    <w:abstractNumId w:val="23"/>
  </w:num>
  <w:num w:numId="15">
    <w:abstractNumId w:val="28"/>
  </w:num>
  <w:num w:numId="16">
    <w:abstractNumId w:val="9"/>
  </w:num>
  <w:num w:numId="17">
    <w:abstractNumId w:val="8"/>
  </w:num>
  <w:num w:numId="18">
    <w:abstractNumId w:val="21"/>
  </w:num>
  <w:num w:numId="19">
    <w:abstractNumId w:val="25"/>
  </w:num>
  <w:num w:numId="20">
    <w:abstractNumId w:val="12"/>
  </w:num>
  <w:num w:numId="21">
    <w:abstractNumId w:val="10"/>
  </w:num>
  <w:num w:numId="22">
    <w:abstractNumId w:val="2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5"/>
  </w:num>
  <w:num w:numId="25">
    <w:abstractNumId w:val="33"/>
  </w:num>
  <w:num w:numId="26">
    <w:abstractNumId w:val="7"/>
  </w:num>
  <w:num w:numId="27">
    <w:abstractNumId w:val="13"/>
  </w:num>
  <w:num w:numId="28">
    <w:abstractNumId w:val="2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num>
  <w:num w:numId="30">
    <w:abstractNumId w:val="18"/>
  </w:num>
  <w:num w:numId="31">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num>
  <w:num w:numId="34">
    <w:abstractNumId w:val="34"/>
  </w:num>
  <w:num w:numId="35">
    <w:abstractNumId w:val="30"/>
  </w:num>
  <w:num w:numId="36">
    <w:abstractNumId w:val="19"/>
  </w:num>
  <w:num w:numId="37">
    <w:abstractNumId w:val="6"/>
  </w:num>
  <w:num w:numId="38">
    <w:abstractNumId w:val="35"/>
  </w:num>
  <w:num w:numId="39">
    <w:abstractNumId w:val="15"/>
  </w:num>
  <w:num w:numId="40">
    <w:abstractNumId w:val="15"/>
  </w:num>
  <w:num w:numId="41">
    <w:abstractNumId w:val="15"/>
  </w:num>
  <w:num w:numId="42">
    <w:abstractNumId w:val="15"/>
  </w:num>
  <w:num w:numId="43">
    <w:abstractNumId w:val="15"/>
  </w:num>
  <w:num w:numId="44">
    <w:abstractNumId w:val="15"/>
  </w:num>
  <w:num w:numId="45">
    <w:abstractNumId w:val="15"/>
  </w:num>
  <w:num w:numId="4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
  </w:num>
  <w:num w:numId="48">
    <w:abstractNumId w:val="10"/>
  </w:num>
  <w:num w:numId="49">
    <w:abstractNumId w:val="15"/>
  </w:num>
  <w:num w:numId="50">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etya Kaisheva">
    <w15:presenceInfo w15:providerId="AD" w15:userId="S-1-5-21-3227515958-2962588489-2335237034-1301"/>
  </w15:person>
  <w15:person w15:author="Krasen Karagyozov">
    <w15:presenceInfo w15:providerId="AD" w15:userId="S-1-5-21-3227515958-2962588489-2335237034-14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trackRevisions/>
  <w:documentProtection w:edit="readOnly" w:formatting="1" w:enforcement="0"/>
  <w:defaultTabStop w:val="708"/>
  <w:hyphenationZone w:val="425"/>
  <w:drawingGridHorizontalSpacing w:val="120"/>
  <w:displayHorizontalDrawingGridEvery w:val="2"/>
  <w:displayVerticalDrawingGridEvery w:val="2"/>
  <w:noPunctuationKerning/>
  <w:characterSpacingControl w:val="doNotCompress"/>
  <w:hdrShapeDefaults>
    <o:shapedefaults v:ext="edit" spidmax="2052" fill="f" fillcolor="white" stroke="f">
      <v:fill color="white" on="f"/>
      <v:stroke on="f"/>
    </o:shapedefaults>
    <o:shapelayout v:ext="edit">
      <o:idmap v:ext="edit" data="2"/>
    </o:shapelayout>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B07"/>
    <w:rsid w:val="000045D0"/>
    <w:rsid w:val="00005F08"/>
    <w:rsid w:val="0000652F"/>
    <w:rsid w:val="00012993"/>
    <w:rsid w:val="0001484C"/>
    <w:rsid w:val="00016205"/>
    <w:rsid w:val="00016BE7"/>
    <w:rsid w:val="00020243"/>
    <w:rsid w:val="0002147D"/>
    <w:rsid w:val="00021AFF"/>
    <w:rsid w:val="00025586"/>
    <w:rsid w:val="00026534"/>
    <w:rsid w:val="00032E8F"/>
    <w:rsid w:val="000333BD"/>
    <w:rsid w:val="000337E0"/>
    <w:rsid w:val="00042F37"/>
    <w:rsid w:val="0004394C"/>
    <w:rsid w:val="00044A60"/>
    <w:rsid w:val="00044A83"/>
    <w:rsid w:val="000519EA"/>
    <w:rsid w:val="00055F31"/>
    <w:rsid w:val="00056102"/>
    <w:rsid w:val="00056158"/>
    <w:rsid w:val="00057452"/>
    <w:rsid w:val="00057AA8"/>
    <w:rsid w:val="0006012D"/>
    <w:rsid w:val="000605D9"/>
    <w:rsid w:val="00064733"/>
    <w:rsid w:val="000700CE"/>
    <w:rsid w:val="0007250A"/>
    <w:rsid w:val="00074419"/>
    <w:rsid w:val="000759AB"/>
    <w:rsid w:val="000809D8"/>
    <w:rsid w:val="00082B54"/>
    <w:rsid w:val="00083837"/>
    <w:rsid w:val="000841EB"/>
    <w:rsid w:val="00084781"/>
    <w:rsid w:val="00084E9B"/>
    <w:rsid w:val="000865F1"/>
    <w:rsid w:val="000940AE"/>
    <w:rsid w:val="000941D9"/>
    <w:rsid w:val="00094C6F"/>
    <w:rsid w:val="00095356"/>
    <w:rsid w:val="000A08E9"/>
    <w:rsid w:val="000A20AE"/>
    <w:rsid w:val="000A6049"/>
    <w:rsid w:val="000A6445"/>
    <w:rsid w:val="000B1327"/>
    <w:rsid w:val="000B2D8E"/>
    <w:rsid w:val="000B7163"/>
    <w:rsid w:val="000B7586"/>
    <w:rsid w:val="000C3BAE"/>
    <w:rsid w:val="000C3E0A"/>
    <w:rsid w:val="000C4C14"/>
    <w:rsid w:val="000C7808"/>
    <w:rsid w:val="000D2684"/>
    <w:rsid w:val="000D2843"/>
    <w:rsid w:val="000D68E8"/>
    <w:rsid w:val="000D696C"/>
    <w:rsid w:val="000D6A84"/>
    <w:rsid w:val="000E0463"/>
    <w:rsid w:val="000E1F51"/>
    <w:rsid w:val="000E1FA9"/>
    <w:rsid w:val="000E2BB0"/>
    <w:rsid w:val="000E4742"/>
    <w:rsid w:val="000E5731"/>
    <w:rsid w:val="000E64AE"/>
    <w:rsid w:val="000E73FC"/>
    <w:rsid w:val="000F3795"/>
    <w:rsid w:val="000F3AE2"/>
    <w:rsid w:val="00100D9D"/>
    <w:rsid w:val="001032BB"/>
    <w:rsid w:val="00107F38"/>
    <w:rsid w:val="001118DD"/>
    <w:rsid w:val="00112E1B"/>
    <w:rsid w:val="00120E48"/>
    <w:rsid w:val="001241E1"/>
    <w:rsid w:val="00134D01"/>
    <w:rsid w:val="00135468"/>
    <w:rsid w:val="00137FA3"/>
    <w:rsid w:val="00140572"/>
    <w:rsid w:val="00140951"/>
    <w:rsid w:val="00142DF2"/>
    <w:rsid w:val="0014496E"/>
    <w:rsid w:val="00144DCF"/>
    <w:rsid w:val="00151FE4"/>
    <w:rsid w:val="00154B3D"/>
    <w:rsid w:val="00154E9C"/>
    <w:rsid w:val="0015782B"/>
    <w:rsid w:val="00160B3C"/>
    <w:rsid w:val="001612D6"/>
    <w:rsid w:val="00161B0D"/>
    <w:rsid w:val="0016518E"/>
    <w:rsid w:val="00165924"/>
    <w:rsid w:val="001663FF"/>
    <w:rsid w:val="00166536"/>
    <w:rsid w:val="00166633"/>
    <w:rsid w:val="00171ADE"/>
    <w:rsid w:val="00175969"/>
    <w:rsid w:val="001777DB"/>
    <w:rsid w:val="001801EC"/>
    <w:rsid w:val="00180C85"/>
    <w:rsid w:val="0018167A"/>
    <w:rsid w:val="00185035"/>
    <w:rsid w:val="00186811"/>
    <w:rsid w:val="00186DD2"/>
    <w:rsid w:val="00190F32"/>
    <w:rsid w:val="0019147F"/>
    <w:rsid w:val="00194D9C"/>
    <w:rsid w:val="001954C4"/>
    <w:rsid w:val="0019693A"/>
    <w:rsid w:val="001A195F"/>
    <w:rsid w:val="001A31F7"/>
    <w:rsid w:val="001A44E3"/>
    <w:rsid w:val="001A4D71"/>
    <w:rsid w:val="001A6619"/>
    <w:rsid w:val="001A7F02"/>
    <w:rsid w:val="001B0139"/>
    <w:rsid w:val="001B0C44"/>
    <w:rsid w:val="001B0F04"/>
    <w:rsid w:val="001B3528"/>
    <w:rsid w:val="001B639C"/>
    <w:rsid w:val="001B79EF"/>
    <w:rsid w:val="001C2FCC"/>
    <w:rsid w:val="001C2FE6"/>
    <w:rsid w:val="001C46B6"/>
    <w:rsid w:val="001C719B"/>
    <w:rsid w:val="001C7F19"/>
    <w:rsid w:val="001D0E18"/>
    <w:rsid w:val="001D1EDD"/>
    <w:rsid w:val="001D533A"/>
    <w:rsid w:val="001D5DDF"/>
    <w:rsid w:val="001E09F1"/>
    <w:rsid w:val="001E0EF0"/>
    <w:rsid w:val="001E3CD5"/>
    <w:rsid w:val="001E406B"/>
    <w:rsid w:val="001E5DF1"/>
    <w:rsid w:val="001E61D7"/>
    <w:rsid w:val="001E75D7"/>
    <w:rsid w:val="001F36D9"/>
    <w:rsid w:val="001F4749"/>
    <w:rsid w:val="001F4F38"/>
    <w:rsid w:val="002020DC"/>
    <w:rsid w:val="00204C62"/>
    <w:rsid w:val="00205B6F"/>
    <w:rsid w:val="00211243"/>
    <w:rsid w:val="00212160"/>
    <w:rsid w:val="00212D27"/>
    <w:rsid w:val="0021403A"/>
    <w:rsid w:val="00214304"/>
    <w:rsid w:val="0022221B"/>
    <w:rsid w:val="002225E1"/>
    <w:rsid w:val="00222ADB"/>
    <w:rsid w:val="00222C79"/>
    <w:rsid w:val="002231A8"/>
    <w:rsid w:val="00226577"/>
    <w:rsid w:val="00226EDD"/>
    <w:rsid w:val="002300AC"/>
    <w:rsid w:val="00232670"/>
    <w:rsid w:val="00235399"/>
    <w:rsid w:val="00243CF9"/>
    <w:rsid w:val="00245303"/>
    <w:rsid w:val="00245B38"/>
    <w:rsid w:val="0024660F"/>
    <w:rsid w:val="00246C2F"/>
    <w:rsid w:val="00247597"/>
    <w:rsid w:val="00253D5F"/>
    <w:rsid w:val="00257B97"/>
    <w:rsid w:val="00257DAA"/>
    <w:rsid w:val="0026132C"/>
    <w:rsid w:val="002652FB"/>
    <w:rsid w:val="00266B94"/>
    <w:rsid w:val="00274011"/>
    <w:rsid w:val="00274250"/>
    <w:rsid w:val="0027580B"/>
    <w:rsid w:val="00276380"/>
    <w:rsid w:val="00276436"/>
    <w:rsid w:val="00282F2E"/>
    <w:rsid w:val="00283E2A"/>
    <w:rsid w:val="0028638C"/>
    <w:rsid w:val="00287759"/>
    <w:rsid w:val="00287D9C"/>
    <w:rsid w:val="00292A51"/>
    <w:rsid w:val="002934BA"/>
    <w:rsid w:val="002948A1"/>
    <w:rsid w:val="002977CF"/>
    <w:rsid w:val="002A1C3A"/>
    <w:rsid w:val="002A1EE6"/>
    <w:rsid w:val="002A2293"/>
    <w:rsid w:val="002A414C"/>
    <w:rsid w:val="002A6E80"/>
    <w:rsid w:val="002A7856"/>
    <w:rsid w:val="002B193D"/>
    <w:rsid w:val="002B6442"/>
    <w:rsid w:val="002C0BCD"/>
    <w:rsid w:val="002C17DE"/>
    <w:rsid w:val="002C2A5E"/>
    <w:rsid w:val="002C2CDD"/>
    <w:rsid w:val="002C796E"/>
    <w:rsid w:val="002D319F"/>
    <w:rsid w:val="002D343F"/>
    <w:rsid w:val="002D52DC"/>
    <w:rsid w:val="002D67E2"/>
    <w:rsid w:val="002F0243"/>
    <w:rsid w:val="002F025B"/>
    <w:rsid w:val="002F09E8"/>
    <w:rsid w:val="002F51D6"/>
    <w:rsid w:val="002F552D"/>
    <w:rsid w:val="0030392E"/>
    <w:rsid w:val="003048EE"/>
    <w:rsid w:val="003055E6"/>
    <w:rsid w:val="003064BD"/>
    <w:rsid w:val="00311430"/>
    <w:rsid w:val="00314661"/>
    <w:rsid w:val="00314B3E"/>
    <w:rsid w:val="00317D5F"/>
    <w:rsid w:val="00324695"/>
    <w:rsid w:val="0032492E"/>
    <w:rsid w:val="0032549F"/>
    <w:rsid w:val="003319DA"/>
    <w:rsid w:val="0033322A"/>
    <w:rsid w:val="0033545C"/>
    <w:rsid w:val="00335660"/>
    <w:rsid w:val="003375B5"/>
    <w:rsid w:val="00346021"/>
    <w:rsid w:val="003472FA"/>
    <w:rsid w:val="00347DEC"/>
    <w:rsid w:val="00352F92"/>
    <w:rsid w:val="003556B6"/>
    <w:rsid w:val="0036426A"/>
    <w:rsid w:val="00364ACA"/>
    <w:rsid w:val="00365686"/>
    <w:rsid w:val="00365F0D"/>
    <w:rsid w:val="00365FFB"/>
    <w:rsid w:val="0036608A"/>
    <w:rsid w:val="00366913"/>
    <w:rsid w:val="00370D24"/>
    <w:rsid w:val="003715A5"/>
    <w:rsid w:val="003720C1"/>
    <w:rsid w:val="00373026"/>
    <w:rsid w:val="003778F1"/>
    <w:rsid w:val="00381A2F"/>
    <w:rsid w:val="003835C4"/>
    <w:rsid w:val="00390265"/>
    <w:rsid w:val="0039035F"/>
    <w:rsid w:val="003909F7"/>
    <w:rsid w:val="003936D6"/>
    <w:rsid w:val="003974D5"/>
    <w:rsid w:val="003A09AF"/>
    <w:rsid w:val="003A36FB"/>
    <w:rsid w:val="003B0190"/>
    <w:rsid w:val="003B0C61"/>
    <w:rsid w:val="003B0EB9"/>
    <w:rsid w:val="003B1F92"/>
    <w:rsid w:val="003C6145"/>
    <w:rsid w:val="003D047B"/>
    <w:rsid w:val="003D0BCC"/>
    <w:rsid w:val="003D52ED"/>
    <w:rsid w:val="003D6427"/>
    <w:rsid w:val="003D6E80"/>
    <w:rsid w:val="003E0075"/>
    <w:rsid w:val="003E1BA4"/>
    <w:rsid w:val="003E2027"/>
    <w:rsid w:val="003E2A70"/>
    <w:rsid w:val="003E5BAC"/>
    <w:rsid w:val="003E5E90"/>
    <w:rsid w:val="003E7742"/>
    <w:rsid w:val="003E7927"/>
    <w:rsid w:val="003F3538"/>
    <w:rsid w:val="003F4C73"/>
    <w:rsid w:val="004000FD"/>
    <w:rsid w:val="004020EA"/>
    <w:rsid w:val="00402F0F"/>
    <w:rsid w:val="00404D02"/>
    <w:rsid w:val="00405800"/>
    <w:rsid w:val="00407513"/>
    <w:rsid w:val="00407BAD"/>
    <w:rsid w:val="00407CF2"/>
    <w:rsid w:val="00412573"/>
    <w:rsid w:val="00416467"/>
    <w:rsid w:val="00416B4D"/>
    <w:rsid w:val="00417872"/>
    <w:rsid w:val="0042383D"/>
    <w:rsid w:val="00423AE6"/>
    <w:rsid w:val="004264FA"/>
    <w:rsid w:val="00426788"/>
    <w:rsid w:val="00427F33"/>
    <w:rsid w:val="00433F18"/>
    <w:rsid w:val="00434942"/>
    <w:rsid w:val="00437523"/>
    <w:rsid w:val="00437EF7"/>
    <w:rsid w:val="00443553"/>
    <w:rsid w:val="0045198F"/>
    <w:rsid w:val="004528F8"/>
    <w:rsid w:val="0046047D"/>
    <w:rsid w:val="00460D6A"/>
    <w:rsid w:val="00461752"/>
    <w:rsid w:val="0046438F"/>
    <w:rsid w:val="00465A19"/>
    <w:rsid w:val="004672AA"/>
    <w:rsid w:val="00472307"/>
    <w:rsid w:val="00472F8E"/>
    <w:rsid w:val="00476C7F"/>
    <w:rsid w:val="00477671"/>
    <w:rsid w:val="00480668"/>
    <w:rsid w:val="00483988"/>
    <w:rsid w:val="0048423A"/>
    <w:rsid w:val="004842E8"/>
    <w:rsid w:val="0048463B"/>
    <w:rsid w:val="00486B6D"/>
    <w:rsid w:val="00492BD5"/>
    <w:rsid w:val="00497766"/>
    <w:rsid w:val="004A6F0E"/>
    <w:rsid w:val="004B1C60"/>
    <w:rsid w:val="004B36A6"/>
    <w:rsid w:val="004B3C9E"/>
    <w:rsid w:val="004B664C"/>
    <w:rsid w:val="004B6C92"/>
    <w:rsid w:val="004B7FE8"/>
    <w:rsid w:val="004C57E3"/>
    <w:rsid w:val="004C5B14"/>
    <w:rsid w:val="004D10D8"/>
    <w:rsid w:val="004D33D7"/>
    <w:rsid w:val="004D3BB8"/>
    <w:rsid w:val="004E2680"/>
    <w:rsid w:val="004E4C1E"/>
    <w:rsid w:val="004E6045"/>
    <w:rsid w:val="004E65E5"/>
    <w:rsid w:val="004E6F56"/>
    <w:rsid w:val="004E7F07"/>
    <w:rsid w:val="004F1751"/>
    <w:rsid w:val="004F56BB"/>
    <w:rsid w:val="004F7B72"/>
    <w:rsid w:val="0050128B"/>
    <w:rsid w:val="00501993"/>
    <w:rsid w:val="00503D78"/>
    <w:rsid w:val="005101EA"/>
    <w:rsid w:val="005107A3"/>
    <w:rsid w:val="00511D84"/>
    <w:rsid w:val="005125BC"/>
    <w:rsid w:val="00512626"/>
    <w:rsid w:val="005140DF"/>
    <w:rsid w:val="00517BB2"/>
    <w:rsid w:val="005207C9"/>
    <w:rsid w:val="00520B2A"/>
    <w:rsid w:val="0052282B"/>
    <w:rsid w:val="00526897"/>
    <w:rsid w:val="00527628"/>
    <w:rsid w:val="00535B9A"/>
    <w:rsid w:val="00541D1B"/>
    <w:rsid w:val="00542D8A"/>
    <w:rsid w:val="00543454"/>
    <w:rsid w:val="00545930"/>
    <w:rsid w:val="00546D8F"/>
    <w:rsid w:val="00551D58"/>
    <w:rsid w:val="00554B66"/>
    <w:rsid w:val="0055549F"/>
    <w:rsid w:val="00556295"/>
    <w:rsid w:val="00560CBB"/>
    <w:rsid w:val="00560EA6"/>
    <w:rsid w:val="00562AC2"/>
    <w:rsid w:val="0056459C"/>
    <w:rsid w:val="005646D1"/>
    <w:rsid w:val="00565399"/>
    <w:rsid w:val="005679E5"/>
    <w:rsid w:val="00567F3B"/>
    <w:rsid w:val="00573196"/>
    <w:rsid w:val="0057348A"/>
    <w:rsid w:val="00573BC7"/>
    <w:rsid w:val="005774A9"/>
    <w:rsid w:val="00577FC3"/>
    <w:rsid w:val="005836FA"/>
    <w:rsid w:val="00584CF7"/>
    <w:rsid w:val="00587099"/>
    <w:rsid w:val="005962A4"/>
    <w:rsid w:val="005A1891"/>
    <w:rsid w:val="005A2C2D"/>
    <w:rsid w:val="005A2E74"/>
    <w:rsid w:val="005A48AF"/>
    <w:rsid w:val="005A58A7"/>
    <w:rsid w:val="005A7051"/>
    <w:rsid w:val="005B0524"/>
    <w:rsid w:val="005B1303"/>
    <w:rsid w:val="005B4D2C"/>
    <w:rsid w:val="005B5179"/>
    <w:rsid w:val="005B7AD4"/>
    <w:rsid w:val="005C21E6"/>
    <w:rsid w:val="005C288F"/>
    <w:rsid w:val="005C2E4F"/>
    <w:rsid w:val="005C3CCF"/>
    <w:rsid w:val="005D4C19"/>
    <w:rsid w:val="005D511D"/>
    <w:rsid w:val="005E1A51"/>
    <w:rsid w:val="005E2454"/>
    <w:rsid w:val="005E2838"/>
    <w:rsid w:val="005E439C"/>
    <w:rsid w:val="005E52CE"/>
    <w:rsid w:val="005E7555"/>
    <w:rsid w:val="005F0B18"/>
    <w:rsid w:val="005F111A"/>
    <w:rsid w:val="005F1474"/>
    <w:rsid w:val="005F431A"/>
    <w:rsid w:val="005F5F1E"/>
    <w:rsid w:val="00605ACB"/>
    <w:rsid w:val="00606E90"/>
    <w:rsid w:val="006073C5"/>
    <w:rsid w:val="006074AB"/>
    <w:rsid w:val="00612765"/>
    <w:rsid w:val="00613EE8"/>
    <w:rsid w:val="0061435F"/>
    <w:rsid w:val="006164A8"/>
    <w:rsid w:val="006169B6"/>
    <w:rsid w:val="00616F4A"/>
    <w:rsid w:val="0062279F"/>
    <w:rsid w:val="00623072"/>
    <w:rsid w:val="00625263"/>
    <w:rsid w:val="00634CA8"/>
    <w:rsid w:val="00635B4F"/>
    <w:rsid w:val="00640995"/>
    <w:rsid w:val="00642CE5"/>
    <w:rsid w:val="00643912"/>
    <w:rsid w:val="006518ED"/>
    <w:rsid w:val="00651944"/>
    <w:rsid w:val="00656428"/>
    <w:rsid w:val="00657BC6"/>
    <w:rsid w:val="0066303A"/>
    <w:rsid w:val="00663599"/>
    <w:rsid w:val="00663F26"/>
    <w:rsid w:val="00667CAA"/>
    <w:rsid w:val="00667E21"/>
    <w:rsid w:val="00667E4D"/>
    <w:rsid w:val="00672307"/>
    <w:rsid w:val="00672352"/>
    <w:rsid w:val="0067252D"/>
    <w:rsid w:val="006732E3"/>
    <w:rsid w:val="00674155"/>
    <w:rsid w:val="00675EA2"/>
    <w:rsid w:val="00677B34"/>
    <w:rsid w:val="00683272"/>
    <w:rsid w:val="0068596F"/>
    <w:rsid w:val="006873D7"/>
    <w:rsid w:val="00687ADE"/>
    <w:rsid w:val="00695DDD"/>
    <w:rsid w:val="00696794"/>
    <w:rsid w:val="00697034"/>
    <w:rsid w:val="00697A6D"/>
    <w:rsid w:val="006A17FD"/>
    <w:rsid w:val="006A60E1"/>
    <w:rsid w:val="006A7F5C"/>
    <w:rsid w:val="006B0773"/>
    <w:rsid w:val="006B1875"/>
    <w:rsid w:val="006B790F"/>
    <w:rsid w:val="006B7CB8"/>
    <w:rsid w:val="006C0482"/>
    <w:rsid w:val="006C1423"/>
    <w:rsid w:val="006C264F"/>
    <w:rsid w:val="006C7098"/>
    <w:rsid w:val="006C73FF"/>
    <w:rsid w:val="006C7925"/>
    <w:rsid w:val="006D02B3"/>
    <w:rsid w:val="006D02D6"/>
    <w:rsid w:val="006D1194"/>
    <w:rsid w:val="006D62A9"/>
    <w:rsid w:val="006D74C1"/>
    <w:rsid w:val="006E2EEC"/>
    <w:rsid w:val="006E6AF3"/>
    <w:rsid w:val="006F1AD8"/>
    <w:rsid w:val="006F3EFE"/>
    <w:rsid w:val="006F412B"/>
    <w:rsid w:val="006F48B3"/>
    <w:rsid w:val="006F5E36"/>
    <w:rsid w:val="006F60D7"/>
    <w:rsid w:val="006F676C"/>
    <w:rsid w:val="006F69AE"/>
    <w:rsid w:val="00702397"/>
    <w:rsid w:val="007033B4"/>
    <w:rsid w:val="007040DE"/>
    <w:rsid w:val="007040E5"/>
    <w:rsid w:val="0071090B"/>
    <w:rsid w:val="007141D5"/>
    <w:rsid w:val="00714449"/>
    <w:rsid w:val="007147A5"/>
    <w:rsid w:val="00715112"/>
    <w:rsid w:val="00715447"/>
    <w:rsid w:val="00722602"/>
    <w:rsid w:val="00723C18"/>
    <w:rsid w:val="00725577"/>
    <w:rsid w:val="00727672"/>
    <w:rsid w:val="00727D42"/>
    <w:rsid w:val="0073022B"/>
    <w:rsid w:val="00730BF5"/>
    <w:rsid w:val="007330BF"/>
    <w:rsid w:val="007358A8"/>
    <w:rsid w:val="00741E77"/>
    <w:rsid w:val="00744521"/>
    <w:rsid w:val="00751271"/>
    <w:rsid w:val="00756A24"/>
    <w:rsid w:val="00761737"/>
    <w:rsid w:val="00761BF6"/>
    <w:rsid w:val="00762104"/>
    <w:rsid w:val="00762C95"/>
    <w:rsid w:val="007721E0"/>
    <w:rsid w:val="0077680F"/>
    <w:rsid w:val="00777BA4"/>
    <w:rsid w:val="007821DF"/>
    <w:rsid w:val="0078554B"/>
    <w:rsid w:val="00785B06"/>
    <w:rsid w:val="00786686"/>
    <w:rsid w:val="00790A77"/>
    <w:rsid w:val="00792CAC"/>
    <w:rsid w:val="007941D7"/>
    <w:rsid w:val="007946E1"/>
    <w:rsid w:val="007A165C"/>
    <w:rsid w:val="007A1721"/>
    <w:rsid w:val="007A1FCD"/>
    <w:rsid w:val="007A2116"/>
    <w:rsid w:val="007A2EAD"/>
    <w:rsid w:val="007A3639"/>
    <w:rsid w:val="007B43D5"/>
    <w:rsid w:val="007B7D65"/>
    <w:rsid w:val="007C05EF"/>
    <w:rsid w:val="007C0DB8"/>
    <w:rsid w:val="007C20CA"/>
    <w:rsid w:val="007C49A6"/>
    <w:rsid w:val="007C4C84"/>
    <w:rsid w:val="007C72B4"/>
    <w:rsid w:val="007D1C00"/>
    <w:rsid w:val="007D2D6A"/>
    <w:rsid w:val="007D3812"/>
    <w:rsid w:val="007D3E8E"/>
    <w:rsid w:val="007D5866"/>
    <w:rsid w:val="007E2BA6"/>
    <w:rsid w:val="007E5E41"/>
    <w:rsid w:val="007F2B9A"/>
    <w:rsid w:val="007F30B0"/>
    <w:rsid w:val="008015D8"/>
    <w:rsid w:val="008017C4"/>
    <w:rsid w:val="00806C80"/>
    <w:rsid w:val="0081040C"/>
    <w:rsid w:val="008118DC"/>
    <w:rsid w:val="00812864"/>
    <w:rsid w:val="00813407"/>
    <w:rsid w:val="0081392D"/>
    <w:rsid w:val="00813B17"/>
    <w:rsid w:val="00817C1D"/>
    <w:rsid w:val="008253B5"/>
    <w:rsid w:val="00825FBD"/>
    <w:rsid w:val="00826A11"/>
    <w:rsid w:val="00830445"/>
    <w:rsid w:val="00834E9C"/>
    <w:rsid w:val="008356E1"/>
    <w:rsid w:val="008369B0"/>
    <w:rsid w:val="00836BD3"/>
    <w:rsid w:val="00836C32"/>
    <w:rsid w:val="00837272"/>
    <w:rsid w:val="00837764"/>
    <w:rsid w:val="00837C9B"/>
    <w:rsid w:val="00842790"/>
    <w:rsid w:val="00846211"/>
    <w:rsid w:val="00846873"/>
    <w:rsid w:val="00850859"/>
    <w:rsid w:val="0085176D"/>
    <w:rsid w:val="00851EA9"/>
    <w:rsid w:val="00852D9B"/>
    <w:rsid w:val="00854B4B"/>
    <w:rsid w:val="00856370"/>
    <w:rsid w:val="00857AD7"/>
    <w:rsid w:val="008611C6"/>
    <w:rsid w:val="0086189C"/>
    <w:rsid w:val="008633AD"/>
    <w:rsid w:val="0086644A"/>
    <w:rsid w:val="00880DF9"/>
    <w:rsid w:val="008835F6"/>
    <w:rsid w:val="00884652"/>
    <w:rsid w:val="00885456"/>
    <w:rsid w:val="00893A88"/>
    <w:rsid w:val="00894C33"/>
    <w:rsid w:val="008959AD"/>
    <w:rsid w:val="00895B5C"/>
    <w:rsid w:val="00895F84"/>
    <w:rsid w:val="008A0727"/>
    <w:rsid w:val="008A2853"/>
    <w:rsid w:val="008A2ADE"/>
    <w:rsid w:val="008A56A3"/>
    <w:rsid w:val="008A789C"/>
    <w:rsid w:val="008B0ED7"/>
    <w:rsid w:val="008B2451"/>
    <w:rsid w:val="008B2DBC"/>
    <w:rsid w:val="008B3A4B"/>
    <w:rsid w:val="008C3960"/>
    <w:rsid w:val="008D4F7F"/>
    <w:rsid w:val="008D5A94"/>
    <w:rsid w:val="008D66C7"/>
    <w:rsid w:val="008E10AC"/>
    <w:rsid w:val="008E1574"/>
    <w:rsid w:val="008E4D6F"/>
    <w:rsid w:val="008E5F37"/>
    <w:rsid w:val="008E6546"/>
    <w:rsid w:val="008E68F5"/>
    <w:rsid w:val="008E7296"/>
    <w:rsid w:val="008E7555"/>
    <w:rsid w:val="008F27FF"/>
    <w:rsid w:val="008F5ADA"/>
    <w:rsid w:val="00900844"/>
    <w:rsid w:val="00901269"/>
    <w:rsid w:val="00903CDF"/>
    <w:rsid w:val="009047C1"/>
    <w:rsid w:val="00905306"/>
    <w:rsid w:val="00907D81"/>
    <w:rsid w:val="00910705"/>
    <w:rsid w:val="009135B6"/>
    <w:rsid w:val="00913C3D"/>
    <w:rsid w:val="00914194"/>
    <w:rsid w:val="00917715"/>
    <w:rsid w:val="0092034D"/>
    <w:rsid w:val="00923409"/>
    <w:rsid w:val="0092451F"/>
    <w:rsid w:val="00925C5A"/>
    <w:rsid w:val="00926287"/>
    <w:rsid w:val="0092793F"/>
    <w:rsid w:val="00931E5C"/>
    <w:rsid w:val="009324C4"/>
    <w:rsid w:val="00933B38"/>
    <w:rsid w:val="00934B88"/>
    <w:rsid w:val="00942AA1"/>
    <w:rsid w:val="00946592"/>
    <w:rsid w:val="00950B83"/>
    <w:rsid w:val="009536CA"/>
    <w:rsid w:val="00955A8C"/>
    <w:rsid w:val="009611D3"/>
    <w:rsid w:val="00962AF0"/>
    <w:rsid w:val="00964FE7"/>
    <w:rsid w:val="00965B5A"/>
    <w:rsid w:val="009661D3"/>
    <w:rsid w:val="00966A2C"/>
    <w:rsid w:val="00971AB0"/>
    <w:rsid w:val="00975986"/>
    <w:rsid w:val="009760AE"/>
    <w:rsid w:val="0098018E"/>
    <w:rsid w:val="00981EEC"/>
    <w:rsid w:val="00982DC5"/>
    <w:rsid w:val="00986E68"/>
    <w:rsid w:val="009905EC"/>
    <w:rsid w:val="0099247B"/>
    <w:rsid w:val="00993465"/>
    <w:rsid w:val="00995B3C"/>
    <w:rsid w:val="00995D23"/>
    <w:rsid w:val="009A0FF2"/>
    <w:rsid w:val="009B7C8C"/>
    <w:rsid w:val="009C0036"/>
    <w:rsid w:val="009C076F"/>
    <w:rsid w:val="009C390B"/>
    <w:rsid w:val="009C4DB4"/>
    <w:rsid w:val="009C537E"/>
    <w:rsid w:val="009C6529"/>
    <w:rsid w:val="009C6982"/>
    <w:rsid w:val="009C6B74"/>
    <w:rsid w:val="009C72F4"/>
    <w:rsid w:val="009C752E"/>
    <w:rsid w:val="009D7561"/>
    <w:rsid w:val="009D7EEA"/>
    <w:rsid w:val="009E1873"/>
    <w:rsid w:val="009E2380"/>
    <w:rsid w:val="009E47CE"/>
    <w:rsid w:val="009E5FBF"/>
    <w:rsid w:val="009E6E41"/>
    <w:rsid w:val="009E71FD"/>
    <w:rsid w:val="009F2E2A"/>
    <w:rsid w:val="009F3B3D"/>
    <w:rsid w:val="009F4050"/>
    <w:rsid w:val="009F4A90"/>
    <w:rsid w:val="009F6A35"/>
    <w:rsid w:val="009F6AAC"/>
    <w:rsid w:val="009F75BF"/>
    <w:rsid w:val="00A021D9"/>
    <w:rsid w:val="00A02434"/>
    <w:rsid w:val="00A02608"/>
    <w:rsid w:val="00A02911"/>
    <w:rsid w:val="00A04471"/>
    <w:rsid w:val="00A05D41"/>
    <w:rsid w:val="00A11BCB"/>
    <w:rsid w:val="00A1246A"/>
    <w:rsid w:val="00A17585"/>
    <w:rsid w:val="00A1763E"/>
    <w:rsid w:val="00A20326"/>
    <w:rsid w:val="00A20C10"/>
    <w:rsid w:val="00A22C23"/>
    <w:rsid w:val="00A25555"/>
    <w:rsid w:val="00A269A9"/>
    <w:rsid w:val="00A2740C"/>
    <w:rsid w:val="00A30B02"/>
    <w:rsid w:val="00A31B3E"/>
    <w:rsid w:val="00A35292"/>
    <w:rsid w:val="00A379DD"/>
    <w:rsid w:val="00A429B7"/>
    <w:rsid w:val="00A447BC"/>
    <w:rsid w:val="00A457E5"/>
    <w:rsid w:val="00A47B27"/>
    <w:rsid w:val="00A521CD"/>
    <w:rsid w:val="00A5230C"/>
    <w:rsid w:val="00A53312"/>
    <w:rsid w:val="00A53834"/>
    <w:rsid w:val="00A54016"/>
    <w:rsid w:val="00A543CD"/>
    <w:rsid w:val="00A60211"/>
    <w:rsid w:val="00A60887"/>
    <w:rsid w:val="00A60F66"/>
    <w:rsid w:val="00A62B1B"/>
    <w:rsid w:val="00A655AD"/>
    <w:rsid w:val="00A70A53"/>
    <w:rsid w:val="00A70A58"/>
    <w:rsid w:val="00A712DD"/>
    <w:rsid w:val="00A71D9D"/>
    <w:rsid w:val="00A7486B"/>
    <w:rsid w:val="00A86717"/>
    <w:rsid w:val="00A90D21"/>
    <w:rsid w:val="00A91473"/>
    <w:rsid w:val="00A93694"/>
    <w:rsid w:val="00A93D1C"/>
    <w:rsid w:val="00A94483"/>
    <w:rsid w:val="00A96BED"/>
    <w:rsid w:val="00A97657"/>
    <w:rsid w:val="00A97F69"/>
    <w:rsid w:val="00AA4556"/>
    <w:rsid w:val="00AA6379"/>
    <w:rsid w:val="00AA68B8"/>
    <w:rsid w:val="00AA6E29"/>
    <w:rsid w:val="00AB1F2A"/>
    <w:rsid w:val="00AC0790"/>
    <w:rsid w:val="00AC0CBF"/>
    <w:rsid w:val="00AC45BA"/>
    <w:rsid w:val="00AC6915"/>
    <w:rsid w:val="00AC6E91"/>
    <w:rsid w:val="00AC7180"/>
    <w:rsid w:val="00AD2170"/>
    <w:rsid w:val="00AD2645"/>
    <w:rsid w:val="00AD302D"/>
    <w:rsid w:val="00AD358A"/>
    <w:rsid w:val="00AD3F9E"/>
    <w:rsid w:val="00AD4777"/>
    <w:rsid w:val="00AD58B1"/>
    <w:rsid w:val="00AE7945"/>
    <w:rsid w:val="00AF1514"/>
    <w:rsid w:val="00AF2C09"/>
    <w:rsid w:val="00AF67E7"/>
    <w:rsid w:val="00AF7327"/>
    <w:rsid w:val="00B017A5"/>
    <w:rsid w:val="00B03C7E"/>
    <w:rsid w:val="00B051AD"/>
    <w:rsid w:val="00B0567B"/>
    <w:rsid w:val="00B05EA1"/>
    <w:rsid w:val="00B06406"/>
    <w:rsid w:val="00B10134"/>
    <w:rsid w:val="00B120A7"/>
    <w:rsid w:val="00B12B88"/>
    <w:rsid w:val="00B12FA0"/>
    <w:rsid w:val="00B13371"/>
    <w:rsid w:val="00B16AA8"/>
    <w:rsid w:val="00B17784"/>
    <w:rsid w:val="00B20E87"/>
    <w:rsid w:val="00B24AD6"/>
    <w:rsid w:val="00B25805"/>
    <w:rsid w:val="00B274C9"/>
    <w:rsid w:val="00B3241D"/>
    <w:rsid w:val="00B32DB3"/>
    <w:rsid w:val="00B32DE1"/>
    <w:rsid w:val="00B34918"/>
    <w:rsid w:val="00B401BB"/>
    <w:rsid w:val="00B40A7D"/>
    <w:rsid w:val="00B42E5B"/>
    <w:rsid w:val="00B43B07"/>
    <w:rsid w:val="00B43CE0"/>
    <w:rsid w:val="00B43D72"/>
    <w:rsid w:val="00B448D7"/>
    <w:rsid w:val="00B458BF"/>
    <w:rsid w:val="00B46904"/>
    <w:rsid w:val="00B4787F"/>
    <w:rsid w:val="00B5630C"/>
    <w:rsid w:val="00B57616"/>
    <w:rsid w:val="00B619B7"/>
    <w:rsid w:val="00B66560"/>
    <w:rsid w:val="00B66E0A"/>
    <w:rsid w:val="00B70961"/>
    <w:rsid w:val="00B72147"/>
    <w:rsid w:val="00B7396E"/>
    <w:rsid w:val="00B8270C"/>
    <w:rsid w:val="00B82994"/>
    <w:rsid w:val="00B83E31"/>
    <w:rsid w:val="00B8619F"/>
    <w:rsid w:val="00B865ED"/>
    <w:rsid w:val="00B87583"/>
    <w:rsid w:val="00B90936"/>
    <w:rsid w:val="00B95150"/>
    <w:rsid w:val="00B95E38"/>
    <w:rsid w:val="00BA016E"/>
    <w:rsid w:val="00BA10FE"/>
    <w:rsid w:val="00BA3035"/>
    <w:rsid w:val="00BA48D6"/>
    <w:rsid w:val="00BA5D08"/>
    <w:rsid w:val="00BA6A96"/>
    <w:rsid w:val="00BB00ED"/>
    <w:rsid w:val="00BB1618"/>
    <w:rsid w:val="00BB3138"/>
    <w:rsid w:val="00BC1C87"/>
    <w:rsid w:val="00BC3372"/>
    <w:rsid w:val="00BC5D15"/>
    <w:rsid w:val="00BC6DCA"/>
    <w:rsid w:val="00BC7D6F"/>
    <w:rsid w:val="00BD61EE"/>
    <w:rsid w:val="00BD6C8C"/>
    <w:rsid w:val="00BD6F6D"/>
    <w:rsid w:val="00BE0A5B"/>
    <w:rsid w:val="00BE31B8"/>
    <w:rsid w:val="00BE4C1C"/>
    <w:rsid w:val="00BE5E5D"/>
    <w:rsid w:val="00BE7EEA"/>
    <w:rsid w:val="00BF193D"/>
    <w:rsid w:val="00BF7FF5"/>
    <w:rsid w:val="00C01970"/>
    <w:rsid w:val="00C034D5"/>
    <w:rsid w:val="00C10B3D"/>
    <w:rsid w:val="00C110EB"/>
    <w:rsid w:val="00C11F35"/>
    <w:rsid w:val="00C12316"/>
    <w:rsid w:val="00C14106"/>
    <w:rsid w:val="00C14600"/>
    <w:rsid w:val="00C149E4"/>
    <w:rsid w:val="00C16659"/>
    <w:rsid w:val="00C20301"/>
    <w:rsid w:val="00C2215C"/>
    <w:rsid w:val="00C22E57"/>
    <w:rsid w:val="00C24C83"/>
    <w:rsid w:val="00C2571E"/>
    <w:rsid w:val="00C27CFC"/>
    <w:rsid w:val="00C336B7"/>
    <w:rsid w:val="00C3484D"/>
    <w:rsid w:val="00C375B5"/>
    <w:rsid w:val="00C3797D"/>
    <w:rsid w:val="00C406A8"/>
    <w:rsid w:val="00C41905"/>
    <w:rsid w:val="00C4621E"/>
    <w:rsid w:val="00C5112E"/>
    <w:rsid w:val="00C55E36"/>
    <w:rsid w:val="00C63238"/>
    <w:rsid w:val="00C63B5C"/>
    <w:rsid w:val="00C70041"/>
    <w:rsid w:val="00C71E3E"/>
    <w:rsid w:val="00C72A6F"/>
    <w:rsid w:val="00C7408A"/>
    <w:rsid w:val="00C77E64"/>
    <w:rsid w:val="00C8325E"/>
    <w:rsid w:val="00C83870"/>
    <w:rsid w:val="00C8585F"/>
    <w:rsid w:val="00C92ED7"/>
    <w:rsid w:val="00C93ACC"/>
    <w:rsid w:val="00C942D4"/>
    <w:rsid w:val="00C95C3C"/>
    <w:rsid w:val="00C97089"/>
    <w:rsid w:val="00C976F8"/>
    <w:rsid w:val="00CA361A"/>
    <w:rsid w:val="00CA368E"/>
    <w:rsid w:val="00CA3956"/>
    <w:rsid w:val="00CA5C97"/>
    <w:rsid w:val="00CA65BB"/>
    <w:rsid w:val="00CB1F89"/>
    <w:rsid w:val="00CB3E03"/>
    <w:rsid w:val="00CC2A23"/>
    <w:rsid w:val="00CC32CE"/>
    <w:rsid w:val="00CC61B8"/>
    <w:rsid w:val="00CC7F43"/>
    <w:rsid w:val="00CD54A3"/>
    <w:rsid w:val="00CD5C3D"/>
    <w:rsid w:val="00CD7A37"/>
    <w:rsid w:val="00CE076C"/>
    <w:rsid w:val="00CE0963"/>
    <w:rsid w:val="00CE11E7"/>
    <w:rsid w:val="00CE3C65"/>
    <w:rsid w:val="00CE6AF1"/>
    <w:rsid w:val="00CE6BB2"/>
    <w:rsid w:val="00CF195B"/>
    <w:rsid w:val="00CF4925"/>
    <w:rsid w:val="00CF51E9"/>
    <w:rsid w:val="00CF6269"/>
    <w:rsid w:val="00D00178"/>
    <w:rsid w:val="00D04F4D"/>
    <w:rsid w:val="00D07705"/>
    <w:rsid w:val="00D10004"/>
    <w:rsid w:val="00D122B5"/>
    <w:rsid w:val="00D15567"/>
    <w:rsid w:val="00D16724"/>
    <w:rsid w:val="00D20112"/>
    <w:rsid w:val="00D20F14"/>
    <w:rsid w:val="00D210B7"/>
    <w:rsid w:val="00D266D3"/>
    <w:rsid w:val="00D27B23"/>
    <w:rsid w:val="00D31F31"/>
    <w:rsid w:val="00D3414C"/>
    <w:rsid w:val="00D34426"/>
    <w:rsid w:val="00D377F2"/>
    <w:rsid w:val="00D40189"/>
    <w:rsid w:val="00D420DC"/>
    <w:rsid w:val="00D43951"/>
    <w:rsid w:val="00D471C8"/>
    <w:rsid w:val="00D51D4C"/>
    <w:rsid w:val="00D57A42"/>
    <w:rsid w:val="00D60692"/>
    <w:rsid w:val="00D60F10"/>
    <w:rsid w:val="00D64654"/>
    <w:rsid w:val="00D64C53"/>
    <w:rsid w:val="00D76689"/>
    <w:rsid w:val="00D82E55"/>
    <w:rsid w:val="00D85B05"/>
    <w:rsid w:val="00D91975"/>
    <w:rsid w:val="00D92763"/>
    <w:rsid w:val="00D92C83"/>
    <w:rsid w:val="00D97954"/>
    <w:rsid w:val="00DA11CE"/>
    <w:rsid w:val="00DA628E"/>
    <w:rsid w:val="00DB102C"/>
    <w:rsid w:val="00DB154F"/>
    <w:rsid w:val="00DB43F6"/>
    <w:rsid w:val="00DB58A9"/>
    <w:rsid w:val="00DC0344"/>
    <w:rsid w:val="00DC5297"/>
    <w:rsid w:val="00DC55C1"/>
    <w:rsid w:val="00DC7CF4"/>
    <w:rsid w:val="00DD1F2C"/>
    <w:rsid w:val="00DD20C8"/>
    <w:rsid w:val="00DD4BA2"/>
    <w:rsid w:val="00DD6090"/>
    <w:rsid w:val="00DE0BCB"/>
    <w:rsid w:val="00DE0DD3"/>
    <w:rsid w:val="00DE7704"/>
    <w:rsid w:val="00DF56B4"/>
    <w:rsid w:val="00DF6339"/>
    <w:rsid w:val="00DF6BB7"/>
    <w:rsid w:val="00E003E9"/>
    <w:rsid w:val="00E02EFA"/>
    <w:rsid w:val="00E04E10"/>
    <w:rsid w:val="00E04F05"/>
    <w:rsid w:val="00E05EAA"/>
    <w:rsid w:val="00E10D87"/>
    <w:rsid w:val="00E1769C"/>
    <w:rsid w:val="00E216A2"/>
    <w:rsid w:val="00E21F60"/>
    <w:rsid w:val="00E2578C"/>
    <w:rsid w:val="00E25C61"/>
    <w:rsid w:val="00E263D2"/>
    <w:rsid w:val="00E27B86"/>
    <w:rsid w:val="00E31F33"/>
    <w:rsid w:val="00E32FEB"/>
    <w:rsid w:val="00E358D3"/>
    <w:rsid w:val="00E407CB"/>
    <w:rsid w:val="00E411D1"/>
    <w:rsid w:val="00E46512"/>
    <w:rsid w:val="00E47723"/>
    <w:rsid w:val="00E568C4"/>
    <w:rsid w:val="00E56A96"/>
    <w:rsid w:val="00E577FB"/>
    <w:rsid w:val="00E62850"/>
    <w:rsid w:val="00E652CC"/>
    <w:rsid w:val="00E675F2"/>
    <w:rsid w:val="00E714B6"/>
    <w:rsid w:val="00E71677"/>
    <w:rsid w:val="00E73197"/>
    <w:rsid w:val="00E73E80"/>
    <w:rsid w:val="00E75321"/>
    <w:rsid w:val="00E77448"/>
    <w:rsid w:val="00E8189C"/>
    <w:rsid w:val="00E825E7"/>
    <w:rsid w:val="00E8781A"/>
    <w:rsid w:val="00E9393F"/>
    <w:rsid w:val="00E97F9A"/>
    <w:rsid w:val="00EA0CDA"/>
    <w:rsid w:val="00EA1FFB"/>
    <w:rsid w:val="00EA2D99"/>
    <w:rsid w:val="00EA5B13"/>
    <w:rsid w:val="00EA6EBE"/>
    <w:rsid w:val="00EB08D1"/>
    <w:rsid w:val="00EB2858"/>
    <w:rsid w:val="00EB44FB"/>
    <w:rsid w:val="00EB5DD8"/>
    <w:rsid w:val="00EB7513"/>
    <w:rsid w:val="00EC086F"/>
    <w:rsid w:val="00EC45FE"/>
    <w:rsid w:val="00ED0116"/>
    <w:rsid w:val="00ED61FC"/>
    <w:rsid w:val="00ED6912"/>
    <w:rsid w:val="00ED792A"/>
    <w:rsid w:val="00EE0168"/>
    <w:rsid w:val="00EE401C"/>
    <w:rsid w:val="00EE6163"/>
    <w:rsid w:val="00EE6F1C"/>
    <w:rsid w:val="00EE7A2C"/>
    <w:rsid w:val="00EF2D0F"/>
    <w:rsid w:val="00EF3781"/>
    <w:rsid w:val="00EF5A0C"/>
    <w:rsid w:val="00EF5A90"/>
    <w:rsid w:val="00F00540"/>
    <w:rsid w:val="00F0148E"/>
    <w:rsid w:val="00F01E63"/>
    <w:rsid w:val="00F1002A"/>
    <w:rsid w:val="00F218AF"/>
    <w:rsid w:val="00F23C00"/>
    <w:rsid w:val="00F241DE"/>
    <w:rsid w:val="00F24E7C"/>
    <w:rsid w:val="00F30810"/>
    <w:rsid w:val="00F32002"/>
    <w:rsid w:val="00F32336"/>
    <w:rsid w:val="00F413AE"/>
    <w:rsid w:val="00F43966"/>
    <w:rsid w:val="00F50041"/>
    <w:rsid w:val="00F503D7"/>
    <w:rsid w:val="00F51E9D"/>
    <w:rsid w:val="00F5306F"/>
    <w:rsid w:val="00F5407D"/>
    <w:rsid w:val="00F56026"/>
    <w:rsid w:val="00F606C1"/>
    <w:rsid w:val="00F613A6"/>
    <w:rsid w:val="00F6323E"/>
    <w:rsid w:val="00F63F60"/>
    <w:rsid w:val="00F65BC4"/>
    <w:rsid w:val="00F65C4A"/>
    <w:rsid w:val="00F67814"/>
    <w:rsid w:val="00F67913"/>
    <w:rsid w:val="00F7171D"/>
    <w:rsid w:val="00F7323D"/>
    <w:rsid w:val="00F73C96"/>
    <w:rsid w:val="00F8010A"/>
    <w:rsid w:val="00F82939"/>
    <w:rsid w:val="00F82CB7"/>
    <w:rsid w:val="00F83187"/>
    <w:rsid w:val="00F86827"/>
    <w:rsid w:val="00F86CA7"/>
    <w:rsid w:val="00F87435"/>
    <w:rsid w:val="00F907AE"/>
    <w:rsid w:val="00F90A88"/>
    <w:rsid w:val="00F90C5B"/>
    <w:rsid w:val="00F912C5"/>
    <w:rsid w:val="00F95E7C"/>
    <w:rsid w:val="00F975F7"/>
    <w:rsid w:val="00FA057B"/>
    <w:rsid w:val="00FA7C95"/>
    <w:rsid w:val="00FB653E"/>
    <w:rsid w:val="00FB6D3D"/>
    <w:rsid w:val="00FC12BE"/>
    <w:rsid w:val="00FC261F"/>
    <w:rsid w:val="00FC5B11"/>
    <w:rsid w:val="00FD1CF3"/>
    <w:rsid w:val="00FE0374"/>
    <w:rsid w:val="00FE113F"/>
    <w:rsid w:val="00FE14D1"/>
    <w:rsid w:val="00FE322D"/>
    <w:rsid w:val="00FE415F"/>
    <w:rsid w:val="00FF2F5E"/>
    <w:rsid w:val="00FF41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fill="f" fillcolor="white" stroke="f">
      <v:fill color="white" on="f"/>
      <v:stroke on="f"/>
    </o:shapedefaults>
    <o:shapelayout v:ext="edit">
      <o:idmap v:ext="edit" data="1"/>
    </o:shapelayout>
  </w:shapeDefaults>
  <w:decimalSymbol w:val="."/>
  <w:listSeparator w:val=","/>
  <w15:chartTrackingRefBased/>
  <w15:docId w15:val="{8FB1CE40-6EF1-4B32-A3B5-44F5A4C65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imes New Roman" w:hAnsi="Arial" w:cs="Arial"/>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ubhead 1"/>
    <w:qFormat/>
    <w:pPr>
      <w:spacing w:line="280" w:lineRule="exact"/>
    </w:pPr>
  </w:style>
  <w:style w:type="paragraph" w:styleId="Heading1">
    <w:name w:val="heading 1"/>
    <w:aliases w:val="Titre 1.,H1,Partie,Partie1,Partie2,Partie3,Partie4,Partie5,Partie6,Partie7,Partie8,Partie9,Partie10,Partie11,Partie21,Partie31,Partie41,Partie51,Partie61,Partie71,Partie81,Partie91,Partie101,Partie12,Partie22,Partie32,Partie42,Partie52,Titre "/>
    <w:basedOn w:val="Normal"/>
    <w:next w:val="Body"/>
    <w:link w:val="Heading1Char"/>
    <w:uiPriority w:val="9"/>
    <w:qFormat/>
    <w:pPr>
      <w:keepNext/>
      <w:spacing w:line="540" w:lineRule="exact"/>
      <w:outlineLvl w:val="0"/>
    </w:pPr>
    <w:rPr>
      <w:color w:val="000080"/>
      <w:sz w:val="48"/>
    </w:rPr>
  </w:style>
  <w:style w:type="paragraph" w:styleId="Heading2">
    <w:name w:val="heading 2"/>
    <w:aliases w:val="h2,Titre 1.1,H2,Titre2CR,Chapitre,Chapitre1,Chapitre2,Chapitre3,Chapitre4,Chapitre5,Chapitre6,Chapitre7,Chapitre8,Chapitre9,Chapitre10,Chapitre11,Chapitre21,Chapitre31,Chapitre41,Chapitre51,Chapitre61,Chapitre71,Chapitre81,Chapitre91,paragrap"/>
    <w:next w:val="Normal"/>
    <w:link w:val="Heading2Char"/>
    <w:uiPriority w:val="9"/>
    <w:qFormat/>
    <w:pPr>
      <w:keepNext/>
      <w:outlineLvl w:val="1"/>
    </w:pPr>
    <w:rPr>
      <w:rFonts w:ascii="Arial Black" w:eastAsia="Times" w:hAnsi="Arial Black"/>
      <w:noProof/>
      <w:sz w:val="22"/>
      <w:lang w:val="fr-FR" w:eastAsia="fr-FR"/>
    </w:rPr>
  </w:style>
  <w:style w:type="paragraph" w:styleId="Heading3">
    <w:name w:val="heading 3"/>
    <w:aliases w:val="Titre 1.1.1,H3,Section,Section1,Section2,Section3,Section4,Section5,Section6,Section7,Section8,Section9,Section10,Section11,Section12,Section21,Section31,Section41,Section51,Section61,Section71,Section81,Section91,Section101,Section111,T3,h3"/>
    <w:basedOn w:val="Normal"/>
    <w:next w:val="Normal"/>
    <w:link w:val="Heading3Char"/>
    <w:uiPriority w:val="9"/>
    <w:qFormat/>
    <w:pPr>
      <w:keepNext/>
      <w:outlineLvl w:val="2"/>
    </w:pPr>
    <w:rPr>
      <w:b/>
      <w:smallCaps/>
      <w:color w:val="000080"/>
      <w:sz w:val="40"/>
    </w:rPr>
  </w:style>
  <w:style w:type="paragraph" w:styleId="Heading4">
    <w:name w:val="heading 4"/>
    <w:aliases w:val="_Title 4"/>
    <w:basedOn w:val="Normal"/>
    <w:next w:val="Normal"/>
    <w:link w:val="Heading4Char"/>
    <w:uiPriority w:val="9"/>
    <w:qFormat/>
    <w:rsid w:val="006074AB"/>
    <w:pPr>
      <w:numPr>
        <w:ilvl w:val="3"/>
        <w:numId w:val="23"/>
      </w:numPr>
      <w:spacing w:before="320" w:after="160" w:line="288" w:lineRule="auto"/>
      <w:ind w:left="1559" w:hanging="850"/>
      <w:contextualSpacing/>
      <w:jc w:val="both"/>
      <w:outlineLvl w:val="3"/>
    </w:pPr>
    <w:rPr>
      <w:rFonts w:ascii="Verdana" w:eastAsiaTheme="minorHAnsi" w:hAnsi="Verdana" w:cstheme="minorBidi"/>
      <w:i/>
      <w:color w:val="808080" w:themeColor="background1" w:themeShade="80"/>
      <w:sz w:val="22"/>
      <w:szCs w:val="22"/>
      <w:lang w:eastAsia="en-US"/>
    </w:rPr>
  </w:style>
  <w:style w:type="paragraph" w:styleId="Heading5">
    <w:name w:val="heading 5"/>
    <w:aliases w:val="H5,Bloc,h5,h51,Roman list,5 sub-bullet,sb,4,Block Label"/>
    <w:basedOn w:val="Normal"/>
    <w:next w:val="Normal"/>
    <w:qFormat/>
    <w:pPr>
      <w:numPr>
        <w:ilvl w:val="4"/>
        <w:numId w:val="4"/>
      </w:numPr>
      <w:spacing w:before="240" w:after="60"/>
      <w:outlineLvl w:val="4"/>
    </w:pPr>
    <w:rPr>
      <w:sz w:val="22"/>
    </w:rPr>
  </w:style>
  <w:style w:type="paragraph" w:styleId="Heading6">
    <w:name w:val="heading 6"/>
    <w:aliases w:val="H6,h6,h61,Bullet list"/>
    <w:basedOn w:val="Normal"/>
    <w:next w:val="Normal"/>
    <w:qFormat/>
    <w:pPr>
      <w:numPr>
        <w:ilvl w:val="5"/>
        <w:numId w:val="4"/>
      </w:numPr>
      <w:spacing w:before="240" w:after="60"/>
      <w:outlineLvl w:val="5"/>
    </w:pPr>
    <w:rPr>
      <w:rFonts w:ascii="Times New Roman" w:hAnsi="Times New Roman"/>
      <w:i/>
      <w:sz w:val="22"/>
    </w:rPr>
  </w:style>
  <w:style w:type="paragraph" w:styleId="Heading7">
    <w:name w:val="heading 7"/>
    <w:aliases w:val="h7,letter list,Titrep 4"/>
    <w:basedOn w:val="Normal"/>
    <w:next w:val="Normal"/>
    <w:qFormat/>
    <w:pPr>
      <w:numPr>
        <w:ilvl w:val="6"/>
        <w:numId w:val="4"/>
      </w:numPr>
      <w:spacing w:before="240" w:after="60"/>
      <w:outlineLvl w:val="6"/>
    </w:pPr>
  </w:style>
  <w:style w:type="paragraph" w:styleId="Heading8">
    <w:name w:val="heading 8"/>
    <w:aliases w:val="h8,action, action"/>
    <w:basedOn w:val="Normal"/>
    <w:next w:val="Normal"/>
    <w:qFormat/>
    <w:pPr>
      <w:numPr>
        <w:ilvl w:val="7"/>
        <w:numId w:val="4"/>
      </w:numPr>
      <w:spacing w:before="240" w:after="60"/>
      <w:outlineLvl w:val="7"/>
    </w:pPr>
    <w:rPr>
      <w:i/>
    </w:rPr>
  </w:style>
  <w:style w:type="paragraph" w:styleId="Heading9">
    <w:name w:val="heading 9"/>
    <w:aliases w:val="h9,App Heading,progress, progress,Appendix titles"/>
    <w:basedOn w:val="Normal"/>
    <w:next w:val="Normal"/>
    <w:qFormat/>
    <w:pPr>
      <w:numPr>
        <w:ilvl w:val="8"/>
        <w:numId w:val="4"/>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hautdepage">
    <w:name w:val="Titre haut de page"/>
    <w:basedOn w:val="Normal"/>
    <w:pPr>
      <w:jc w:val="center"/>
    </w:pPr>
    <w:rPr>
      <w:rFonts w:ascii="Tahoma" w:hAnsi="Tahoma"/>
      <w:b/>
      <w:color w:val="000080"/>
      <w:sz w:val="28"/>
    </w:rPr>
  </w:style>
  <w:style w:type="paragraph" w:styleId="TOC1">
    <w:name w:val="toc 1"/>
    <w:basedOn w:val="Normal"/>
    <w:next w:val="Normal"/>
    <w:autoRedefine/>
    <w:uiPriority w:val="39"/>
    <w:rsid w:val="00D60F10"/>
    <w:pPr>
      <w:spacing w:before="360"/>
    </w:pPr>
    <w:rPr>
      <w:rFonts w:asciiTheme="majorHAnsi" w:hAnsiTheme="majorHAnsi" w:cstheme="majorHAnsi"/>
      <w:b/>
      <w:bCs/>
      <w:caps/>
      <w:sz w:val="24"/>
      <w:szCs w:val="24"/>
    </w:rPr>
  </w:style>
  <w:style w:type="paragraph" w:customStyle="1" w:styleId="bullet10">
    <w:name w:val="bullet 1"/>
    <w:basedOn w:val="Normal"/>
    <w:pPr>
      <w:keepLines/>
      <w:numPr>
        <w:numId w:val="1"/>
      </w:numPr>
      <w:spacing w:before="120" w:line="240" w:lineRule="atLeast"/>
      <w:jc w:val="both"/>
    </w:pPr>
  </w:style>
  <w:style w:type="paragraph" w:customStyle="1" w:styleId="ListePuce2">
    <w:name w:val="Liste à Puce 2"/>
    <w:basedOn w:val="Normal"/>
    <w:pPr>
      <w:keepLines/>
      <w:tabs>
        <w:tab w:val="num" w:pos="360"/>
      </w:tabs>
      <w:spacing w:after="60"/>
      <w:ind w:left="360" w:hanging="360"/>
      <w:jc w:val="both"/>
    </w:pPr>
    <w:rPr>
      <w:sz w:val="22"/>
    </w:rPr>
  </w:style>
  <w:style w:type="paragraph" w:styleId="TOC6">
    <w:name w:val="toc 6"/>
    <w:basedOn w:val="Normal"/>
    <w:next w:val="Normal"/>
    <w:autoRedefine/>
    <w:uiPriority w:val="39"/>
    <w:pPr>
      <w:ind w:left="800"/>
    </w:pPr>
    <w:rPr>
      <w:rFonts w:asciiTheme="minorHAnsi" w:hAnsiTheme="minorHAnsi" w:cstheme="minorHAnsi"/>
    </w:rPr>
  </w:style>
  <w:style w:type="paragraph" w:styleId="TOC7">
    <w:name w:val="toc 7"/>
    <w:basedOn w:val="Normal"/>
    <w:next w:val="Normal"/>
    <w:autoRedefine/>
    <w:uiPriority w:val="39"/>
    <w:pPr>
      <w:ind w:left="1000"/>
    </w:pPr>
    <w:rPr>
      <w:rFonts w:asciiTheme="minorHAnsi" w:hAnsiTheme="minorHAnsi" w:cstheme="minorHAnsi"/>
    </w:rPr>
  </w:style>
  <w:style w:type="paragraph" w:styleId="TOC2">
    <w:name w:val="toc 2"/>
    <w:basedOn w:val="Normal"/>
    <w:next w:val="Normal"/>
    <w:autoRedefine/>
    <w:uiPriority w:val="39"/>
    <w:pPr>
      <w:spacing w:before="240"/>
    </w:pPr>
    <w:rPr>
      <w:rFonts w:asciiTheme="minorHAnsi" w:hAnsiTheme="minorHAnsi" w:cstheme="minorHAnsi"/>
      <w:b/>
      <w:bCs/>
    </w:rPr>
  </w:style>
  <w:style w:type="paragraph" w:styleId="TOC3">
    <w:name w:val="toc 3"/>
    <w:basedOn w:val="Normal"/>
    <w:next w:val="Normal"/>
    <w:autoRedefine/>
    <w:uiPriority w:val="39"/>
    <w:pPr>
      <w:ind w:left="200"/>
    </w:pPr>
    <w:rPr>
      <w:rFonts w:asciiTheme="minorHAnsi" w:hAnsiTheme="minorHAnsi" w:cstheme="minorHAnsi"/>
    </w:rPr>
  </w:style>
  <w:style w:type="paragraph" w:styleId="TOC4">
    <w:name w:val="toc 4"/>
    <w:basedOn w:val="Normal"/>
    <w:next w:val="Normal"/>
    <w:autoRedefine/>
    <w:uiPriority w:val="39"/>
    <w:pPr>
      <w:ind w:left="400"/>
    </w:pPr>
    <w:rPr>
      <w:rFonts w:asciiTheme="minorHAnsi" w:hAnsiTheme="minorHAnsi" w:cstheme="minorHAnsi"/>
    </w:rPr>
  </w:style>
  <w:style w:type="paragraph" w:styleId="TOC5">
    <w:name w:val="toc 5"/>
    <w:basedOn w:val="Normal"/>
    <w:next w:val="Normal"/>
    <w:autoRedefine/>
    <w:uiPriority w:val="39"/>
    <w:pPr>
      <w:ind w:left="600"/>
    </w:pPr>
    <w:rPr>
      <w:rFonts w:asciiTheme="minorHAnsi" w:hAnsiTheme="minorHAnsi" w:cstheme="minorHAnsi"/>
    </w:rPr>
  </w:style>
  <w:style w:type="paragraph" w:styleId="TOC8">
    <w:name w:val="toc 8"/>
    <w:basedOn w:val="Normal"/>
    <w:next w:val="Normal"/>
    <w:autoRedefine/>
    <w:uiPriority w:val="39"/>
    <w:pPr>
      <w:ind w:left="1200"/>
    </w:pPr>
    <w:rPr>
      <w:rFonts w:asciiTheme="minorHAnsi" w:hAnsiTheme="minorHAnsi" w:cstheme="minorHAnsi"/>
    </w:rPr>
  </w:style>
  <w:style w:type="paragraph" w:styleId="TOC9">
    <w:name w:val="toc 9"/>
    <w:basedOn w:val="Normal"/>
    <w:next w:val="Normal"/>
    <w:autoRedefine/>
    <w:uiPriority w:val="39"/>
    <w:pPr>
      <w:ind w:left="1400"/>
    </w:pPr>
    <w:rPr>
      <w:rFonts w:asciiTheme="minorHAnsi" w:hAnsiTheme="minorHAnsi" w:cstheme="minorHAnsi"/>
    </w:rPr>
  </w:style>
  <w:style w:type="paragraph" w:styleId="Header">
    <w:name w:val="header"/>
    <w:aliases w:val="h"/>
    <w:basedOn w:val="Normal"/>
    <w:semiHidden/>
    <w:pPr>
      <w:tabs>
        <w:tab w:val="center" w:pos="4536"/>
        <w:tab w:val="right" w:pos="9072"/>
      </w:tabs>
    </w:pPr>
  </w:style>
  <w:style w:type="paragraph" w:styleId="Footer">
    <w:name w:val="footer"/>
    <w:aliases w:val="f"/>
    <w:basedOn w:val="Normal"/>
    <w:link w:val="FooterChar"/>
    <w:uiPriority w:val="99"/>
    <w:pPr>
      <w:tabs>
        <w:tab w:val="center" w:pos="4536"/>
        <w:tab w:val="right" w:pos="9072"/>
      </w:tabs>
    </w:pPr>
  </w:style>
  <w:style w:type="character" w:styleId="PageNumber">
    <w:name w:val="page number"/>
    <w:basedOn w:val="DefaultParagraphFont"/>
    <w:semiHidden/>
  </w:style>
  <w:style w:type="paragraph" w:customStyle="1" w:styleId="bullet3">
    <w:name w:val="bullet 3"/>
    <w:basedOn w:val="Normal"/>
    <w:pPr>
      <w:numPr>
        <w:numId w:val="2"/>
      </w:numPr>
      <w:spacing w:before="60" w:after="60"/>
    </w:pPr>
    <w:rPr>
      <w:sz w:val="22"/>
    </w:rPr>
  </w:style>
  <w:style w:type="paragraph" w:customStyle="1" w:styleId="N1">
    <w:name w:val="N1"/>
    <w:basedOn w:val="Normal"/>
    <w:pPr>
      <w:spacing w:before="120"/>
      <w:jc w:val="both"/>
    </w:pPr>
  </w:style>
  <w:style w:type="paragraph" w:styleId="BodyText">
    <w:name w:val="Body Text"/>
    <w:aliases w:val="bt,Body Text 1,body text,body text1,body text2,body text11,body text3,body text12,body text4,body text13"/>
    <w:basedOn w:val="Normal"/>
    <w:semiHidden/>
    <w:pPr>
      <w:spacing w:line="240" w:lineRule="exact"/>
    </w:pPr>
    <w:rPr>
      <w:rFonts w:ascii="Arial Black" w:hAnsi="Arial Black"/>
      <w:sz w:val="18"/>
    </w:rPr>
  </w:style>
  <w:style w:type="paragraph" w:customStyle="1" w:styleId="Bullet">
    <w:name w:val="Bullet"/>
    <w:basedOn w:val="Normal"/>
    <w:pPr>
      <w:numPr>
        <w:numId w:val="12"/>
      </w:numPr>
      <w:spacing w:line="240" w:lineRule="auto"/>
    </w:pPr>
    <w:rPr>
      <w:rFonts w:ascii="Times New Roman" w:hAnsi="Times New Roman"/>
    </w:rPr>
  </w:style>
  <w:style w:type="paragraph" w:styleId="BodyText3">
    <w:name w:val="Body Text 3"/>
    <w:basedOn w:val="Normal"/>
    <w:semiHidden/>
    <w:pPr>
      <w:pBdr>
        <w:top w:val="double" w:sz="6" w:space="8" w:color="000080"/>
        <w:left w:val="double" w:sz="6" w:space="8" w:color="000080"/>
        <w:bottom w:val="double" w:sz="6" w:space="8" w:color="000080"/>
        <w:right w:val="double" w:sz="6" w:space="8" w:color="000080"/>
      </w:pBdr>
      <w:spacing w:before="120" w:after="120" w:line="240" w:lineRule="auto"/>
      <w:ind w:right="102"/>
      <w:jc w:val="both"/>
    </w:pPr>
    <w:rPr>
      <w:rFonts w:ascii="NewBaskerville" w:hAnsi="NewBaskerville"/>
      <w:snapToGrid w:val="0"/>
      <w:color w:val="000000"/>
      <w:sz w:val="22"/>
    </w:rPr>
  </w:style>
  <w:style w:type="paragraph" w:customStyle="1" w:styleId="bullet2">
    <w:name w:val="bullet 2"/>
    <w:basedOn w:val="Normal"/>
    <w:pPr>
      <w:numPr>
        <w:numId w:val="4"/>
      </w:numPr>
      <w:spacing w:before="60" w:line="240" w:lineRule="atLeast"/>
    </w:pPr>
    <w:rPr>
      <w:rFonts w:ascii="Tahoma" w:hAnsi="Tahoma"/>
    </w:rPr>
  </w:style>
  <w:style w:type="paragraph" w:customStyle="1" w:styleId="bullet1Char">
    <w:name w:val="bullet 1 Char"/>
    <w:basedOn w:val="Normal"/>
    <w:pPr>
      <w:numPr>
        <w:numId w:val="5"/>
      </w:numPr>
      <w:spacing w:before="60" w:after="60"/>
    </w:pPr>
    <w:rPr>
      <w:rFonts w:ascii="Tahoma" w:hAnsi="Tahoma"/>
      <w:sz w:val="22"/>
    </w:rPr>
  </w:style>
  <w:style w:type="paragraph" w:customStyle="1" w:styleId="Tableau1">
    <w:name w:val="Tableau 1"/>
    <w:basedOn w:val="Normal"/>
    <w:rPr>
      <w:rFonts w:ascii="Tahoma" w:hAnsi="Tahoma"/>
    </w:rPr>
  </w:style>
  <w:style w:type="paragraph" w:customStyle="1" w:styleId="NormalTableau">
    <w:name w:val="NormalTableau"/>
    <w:basedOn w:val="Normal"/>
    <w:rPr>
      <w:rFonts w:ascii="Comic Sans MS" w:hAnsi="Comic Sans MS"/>
      <w:snapToGrid w:val="0"/>
    </w:rPr>
  </w:style>
  <w:style w:type="paragraph" w:customStyle="1" w:styleId="Bullet1">
    <w:name w:val="Bullet1"/>
    <w:basedOn w:val="Normal"/>
    <w:autoRedefine/>
    <w:pPr>
      <w:numPr>
        <w:numId w:val="6"/>
      </w:numPr>
      <w:spacing w:line="264" w:lineRule="auto"/>
      <w:ind w:left="1003"/>
      <w:jc w:val="both"/>
    </w:pPr>
    <w:rPr>
      <w:sz w:val="22"/>
      <w:lang w:eastAsia="en-US"/>
    </w:rPr>
  </w:style>
  <w:style w:type="paragraph" w:styleId="List">
    <w:name w:val="List"/>
    <w:aliases w:val="t"/>
    <w:basedOn w:val="Normal"/>
    <w:next w:val="Normal"/>
    <w:semiHidden/>
    <w:pPr>
      <w:keepLines/>
      <w:tabs>
        <w:tab w:val="left" w:pos="3600"/>
      </w:tabs>
      <w:spacing w:after="60" w:line="240" w:lineRule="auto"/>
      <w:ind w:left="1135" w:hanging="284"/>
      <w:jc w:val="both"/>
    </w:pPr>
    <w:rPr>
      <w:rFonts w:ascii="Times New Roman" w:hAnsi="Times New Roman"/>
    </w:rPr>
  </w:style>
  <w:style w:type="paragraph" w:styleId="BodyTextIndent">
    <w:name w:val="Body Text Indent"/>
    <w:basedOn w:val="Normal"/>
    <w:semiHidden/>
    <w:pPr>
      <w:ind w:left="360"/>
    </w:pPr>
    <w:rPr>
      <w:rFonts w:ascii="Gill Alt One MT Bk" w:hAnsi="Gill Alt One MT Bk"/>
      <w:i/>
    </w:rPr>
  </w:style>
  <w:style w:type="paragraph" w:customStyle="1" w:styleId="Bullets">
    <w:name w:val="Bullets"/>
    <w:basedOn w:val="Normal"/>
    <w:pPr>
      <w:keepLines/>
      <w:tabs>
        <w:tab w:val="left" w:pos="2835"/>
      </w:tabs>
      <w:spacing w:before="60" w:after="60"/>
      <w:ind w:left="284" w:hanging="284"/>
      <w:jc w:val="both"/>
    </w:pPr>
    <w:rPr>
      <w:sz w:val="22"/>
      <w:lang w:eastAsia="en-US"/>
    </w:rPr>
  </w:style>
  <w:style w:type="paragraph" w:customStyle="1" w:styleId="bullets1">
    <w:name w:val="bullets 1"/>
    <w:basedOn w:val="Normal"/>
    <w:pPr>
      <w:numPr>
        <w:numId w:val="8"/>
      </w:numPr>
      <w:spacing w:before="60" w:after="60" w:line="240" w:lineRule="auto"/>
    </w:pPr>
    <w:rPr>
      <w:rFonts w:ascii="NewBaskerville" w:hAnsi="NewBaskerville"/>
      <w:sz w:val="22"/>
    </w:rPr>
  </w:style>
  <w:style w:type="paragraph" w:customStyle="1" w:styleId="Default">
    <w:name w:val="Default"/>
    <w:rsid w:val="00AF7327"/>
    <w:pPr>
      <w:autoSpaceDE w:val="0"/>
      <w:autoSpaceDN w:val="0"/>
      <w:adjustRightInd w:val="0"/>
    </w:pPr>
    <w:rPr>
      <w:color w:val="000000"/>
      <w:sz w:val="24"/>
      <w:szCs w:val="24"/>
      <w:lang w:val="fr-FR" w:eastAsia="fr-FR"/>
    </w:rPr>
  </w:style>
  <w:style w:type="paragraph" w:customStyle="1" w:styleId="HeadingBase">
    <w:name w:val="Heading Base"/>
    <w:basedOn w:val="Normal"/>
    <w:next w:val="BodyText"/>
    <w:pPr>
      <w:keepNext/>
      <w:keepLines/>
      <w:spacing w:before="300" w:line="440" w:lineRule="atLeast"/>
    </w:pPr>
    <w:rPr>
      <w:spacing w:val="-10"/>
      <w:kern w:val="28"/>
      <w:lang w:val="en-US" w:eastAsia="en-US"/>
    </w:rPr>
  </w:style>
  <w:style w:type="paragraph" w:customStyle="1" w:styleId="FootnoteBase">
    <w:name w:val="Footnote Base"/>
    <w:basedOn w:val="Normal"/>
    <w:pPr>
      <w:keepLines/>
      <w:spacing w:line="180" w:lineRule="atLeast"/>
    </w:pPr>
    <w:rPr>
      <w:spacing w:val="-5"/>
      <w:sz w:val="16"/>
      <w:lang w:val="en-US" w:eastAsia="en-US"/>
    </w:rPr>
  </w:style>
  <w:style w:type="paragraph" w:customStyle="1" w:styleId="BalloonText1">
    <w:name w:val="Balloon Text1"/>
    <w:basedOn w:val="Normal"/>
    <w:semiHidden/>
    <w:rPr>
      <w:rFonts w:ascii="Tahoma" w:hAnsi="Tahoma"/>
      <w:sz w:val="16"/>
      <w:szCs w:val="16"/>
      <w:lang w:eastAsia="en-US"/>
    </w:rPr>
  </w:style>
  <w:style w:type="character" w:styleId="CommentReference">
    <w:name w:val="annotation reference"/>
    <w:semiHidden/>
    <w:rPr>
      <w:rFonts w:ascii="Arial" w:hAnsi="Arial"/>
      <w:b/>
      <w:sz w:val="22"/>
    </w:rPr>
  </w:style>
  <w:style w:type="paragraph" w:customStyle="1" w:styleId="bullet1-Tableau">
    <w:name w:val="bullet 1 - Tableau"/>
    <w:basedOn w:val="bullet10"/>
    <w:pPr>
      <w:numPr>
        <w:numId w:val="0"/>
      </w:numPr>
    </w:pPr>
  </w:style>
  <w:style w:type="paragraph" w:customStyle="1" w:styleId="NormalPROPAL">
    <w:name w:val="Normal PROPAL"/>
    <w:basedOn w:val="Normal"/>
    <w:pPr>
      <w:spacing w:before="240"/>
      <w:jc w:val="both"/>
    </w:pPr>
    <w:rPr>
      <w:sz w:val="22"/>
    </w:rPr>
  </w:style>
  <w:style w:type="paragraph" w:styleId="Title">
    <w:name w:val="Title"/>
    <w:basedOn w:val="HeadingBase"/>
    <w:next w:val="Subtitle"/>
    <w:qFormat/>
    <w:pPr>
      <w:spacing w:before="0" w:after="280" w:line="340" w:lineRule="exact"/>
      <w:ind w:right="480"/>
    </w:pPr>
    <w:rPr>
      <w:rFonts w:ascii="Arial Black" w:hAnsi="Arial Black"/>
      <w:spacing w:val="-20"/>
      <w:sz w:val="32"/>
    </w:rPr>
  </w:style>
  <w:style w:type="paragraph" w:styleId="Subtitle">
    <w:name w:val="Subtitle"/>
    <w:basedOn w:val="Normal"/>
    <w:qFormat/>
    <w:pPr>
      <w:spacing w:after="60"/>
      <w:jc w:val="center"/>
      <w:outlineLvl w:val="1"/>
    </w:pPr>
  </w:style>
  <w:style w:type="paragraph" w:styleId="CommentText">
    <w:name w:val="annotation text"/>
    <w:basedOn w:val="Normal"/>
    <w:link w:val="CommentTextChar"/>
    <w:rPr>
      <w:rFonts w:cs="Times New Roman"/>
      <w:i/>
      <w:sz w:val="22"/>
      <w:lang w:eastAsia="x-none"/>
    </w:rPr>
  </w:style>
  <w:style w:type="paragraph" w:styleId="BodyTextIndent2">
    <w:name w:val="Body Text Indent 2"/>
    <w:basedOn w:val="Normal"/>
    <w:semiHidden/>
    <w:pPr>
      <w:ind w:left="720"/>
    </w:pPr>
    <w:rPr>
      <w:rFonts w:ascii="Gill Alt One MT Bk" w:hAnsi="Gill Alt One MT Bk"/>
    </w:r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paragraph" w:customStyle="1" w:styleId="Body">
    <w:name w:val="Body"/>
    <w:aliases w:val="by,b"/>
    <w:basedOn w:val="Normal"/>
    <w:link w:val="BodyChar"/>
    <w:pPr>
      <w:tabs>
        <w:tab w:val="decimal" w:pos="780"/>
      </w:tabs>
      <w:spacing w:before="120" w:line="240" w:lineRule="exact"/>
    </w:pPr>
    <w:rPr>
      <w:rFonts w:cs="Times New Roman"/>
      <w:snapToGrid w:val="0"/>
      <w:color w:val="000000"/>
    </w:rPr>
  </w:style>
  <w:style w:type="paragraph" w:customStyle="1" w:styleId="Subhead2">
    <w:name w:val="Subhead 2"/>
    <w:basedOn w:val="Heading2"/>
    <w:pPr>
      <w:spacing w:line="240" w:lineRule="exact"/>
    </w:pPr>
    <w:rPr>
      <w:sz w:val="20"/>
    </w:rPr>
  </w:style>
  <w:style w:type="paragraph" w:customStyle="1" w:styleId="TitreCentr">
    <w:name w:val="Titre Centré"/>
    <w:next w:val="Body"/>
    <w:pPr>
      <w:spacing w:before="240" w:after="240"/>
      <w:jc w:val="center"/>
    </w:pPr>
    <w:rPr>
      <w:rFonts w:eastAsia="Times"/>
      <w:b/>
      <w:smallCaps/>
      <w:noProof/>
      <w:color w:val="000080"/>
      <w:sz w:val="40"/>
      <w:lang w:val="fr-FR" w:eastAsia="fr-FR"/>
    </w:rPr>
  </w:style>
  <w:style w:type="paragraph" w:customStyle="1" w:styleId="Exclamation">
    <w:name w:val="Exclamation!"/>
    <w:basedOn w:val="BodyText"/>
    <w:next w:val="BodyText"/>
    <w:pPr>
      <w:tabs>
        <w:tab w:val="left" w:pos="1418"/>
      </w:tabs>
      <w:spacing w:before="120" w:after="120" w:line="240" w:lineRule="auto"/>
      <w:jc w:val="both"/>
    </w:pPr>
    <w:rPr>
      <w:rFonts w:ascii="NewBaskerville" w:hAnsi="NewBaskerville"/>
      <w:b/>
      <w:i/>
      <w:color w:val="800000"/>
      <w:sz w:val="24"/>
      <w14:shadow w14:blurRad="50800" w14:dist="38100" w14:dir="2700000" w14:sx="100000" w14:sy="100000" w14:kx="0" w14:ky="0" w14:algn="tl">
        <w14:srgbClr w14:val="000000">
          <w14:alpha w14:val="60000"/>
        </w14:srgbClr>
      </w14:shadow>
    </w:rPr>
  </w:style>
  <w:style w:type="paragraph" w:customStyle="1" w:styleId="Normal2">
    <w:name w:val="Normal2"/>
    <w:basedOn w:val="Normal"/>
    <w:pPr>
      <w:keepLines/>
      <w:suppressLineNumbers/>
      <w:spacing w:before="120" w:after="240" w:line="240" w:lineRule="auto"/>
      <w:ind w:left="567"/>
      <w:jc w:val="both"/>
    </w:pPr>
  </w:style>
  <w:style w:type="paragraph" w:styleId="DocumentMap">
    <w:name w:val="Document Map"/>
    <w:basedOn w:val="Normal"/>
    <w:semiHidden/>
    <w:pPr>
      <w:shd w:val="clear" w:color="auto" w:fill="000080"/>
    </w:pPr>
    <w:rPr>
      <w:rFonts w:ascii="Tahoma" w:hAnsi="Tahoma"/>
    </w:rPr>
  </w:style>
  <w:style w:type="paragraph" w:customStyle="1" w:styleId="TextCallout">
    <w:name w:val="Text Callout"/>
    <w:pPr>
      <w:spacing w:line="240" w:lineRule="exact"/>
    </w:pPr>
    <w:rPr>
      <w:rFonts w:eastAsia="Times"/>
      <w:noProof/>
      <w:lang w:val="fr-FR" w:eastAsia="fr-FR"/>
    </w:rPr>
  </w:style>
  <w:style w:type="paragraph" w:customStyle="1" w:styleId="theme">
    <w:name w:val="theme"/>
    <w:basedOn w:val="Normal"/>
    <w:pPr>
      <w:tabs>
        <w:tab w:val="left" w:pos="3686"/>
      </w:tabs>
      <w:spacing w:before="120" w:after="120" w:line="240" w:lineRule="auto"/>
      <w:ind w:right="28"/>
    </w:pPr>
    <w:rPr>
      <w:rFonts w:ascii="NewBaskerville" w:hAnsi="NewBaskerville"/>
      <w:color w:val="000000"/>
    </w:rPr>
  </w:style>
  <w:style w:type="paragraph" w:styleId="Date">
    <w:name w:val="Date"/>
    <w:basedOn w:val="Normal"/>
    <w:next w:val="Normal"/>
    <w:semiHidden/>
  </w:style>
  <w:style w:type="paragraph" w:customStyle="1" w:styleId="Title1">
    <w:name w:val="_Title 1"/>
    <w:basedOn w:val="Heading1"/>
    <w:next w:val="Body"/>
    <w:qFormat/>
    <w:rsid w:val="009C6982"/>
    <w:pPr>
      <w:keepLines/>
      <w:pageBreakBefore/>
      <w:numPr>
        <w:numId w:val="21"/>
      </w:numPr>
      <w:pBdr>
        <w:bottom w:val="single" w:sz="4" w:space="1" w:color="7D1624"/>
      </w:pBdr>
      <w:spacing w:before="240" w:after="360" w:line="288" w:lineRule="auto"/>
      <w:ind w:left="567" w:hanging="567"/>
      <w:jc w:val="both"/>
    </w:pPr>
    <w:rPr>
      <w:rFonts w:ascii="Verdana" w:eastAsiaTheme="majorEastAsia" w:hAnsi="Verdana" w:cstheme="majorBidi"/>
      <w:color w:val="7D1624"/>
      <w:sz w:val="32"/>
      <w:szCs w:val="32"/>
      <w:lang w:eastAsia="en-US"/>
    </w:rPr>
  </w:style>
  <w:style w:type="paragraph" w:customStyle="1" w:styleId="Title2">
    <w:name w:val="_Title 2"/>
    <w:basedOn w:val="Heading2"/>
    <w:next w:val="Body"/>
    <w:qFormat/>
    <w:rsid w:val="00B13371"/>
    <w:pPr>
      <w:keepNext w:val="0"/>
      <w:numPr>
        <w:ilvl w:val="1"/>
        <w:numId w:val="21"/>
      </w:numPr>
      <w:spacing w:before="320" w:after="160" w:line="288" w:lineRule="auto"/>
      <w:contextualSpacing/>
      <w:jc w:val="both"/>
    </w:pPr>
    <w:rPr>
      <w:rFonts w:ascii="Verdana" w:eastAsiaTheme="minorHAnsi" w:hAnsi="Verdana" w:cstheme="minorBidi"/>
      <w:noProof w:val="0"/>
      <w:color w:val="808080" w:themeColor="background1" w:themeShade="80"/>
      <w:sz w:val="28"/>
      <w:szCs w:val="28"/>
      <w:lang w:val="en-GB" w:eastAsia="en-US"/>
    </w:rPr>
  </w:style>
  <w:style w:type="paragraph" w:customStyle="1" w:styleId="bullets2">
    <w:name w:val="bullets 2"/>
    <w:basedOn w:val="Normal"/>
    <w:pPr>
      <w:numPr>
        <w:numId w:val="10"/>
      </w:numPr>
      <w:spacing w:before="60" w:after="60" w:line="240" w:lineRule="auto"/>
    </w:pPr>
    <w:rPr>
      <w:rFonts w:ascii="Gill Alt One MT Bk" w:hAnsi="Gill Alt One MT Bk"/>
    </w:rPr>
  </w:style>
  <w:style w:type="paragraph" w:customStyle="1" w:styleId="Title3">
    <w:name w:val="_Title 3"/>
    <w:basedOn w:val="Heading3"/>
    <w:next w:val="Body"/>
    <w:link w:val="Title3Char"/>
    <w:qFormat/>
    <w:rsid w:val="006074AB"/>
    <w:pPr>
      <w:keepNext w:val="0"/>
      <w:numPr>
        <w:ilvl w:val="2"/>
        <w:numId w:val="23"/>
      </w:numPr>
      <w:spacing w:before="320" w:after="160" w:line="288" w:lineRule="auto"/>
      <w:ind w:hanging="513"/>
      <w:contextualSpacing/>
      <w:jc w:val="both"/>
    </w:pPr>
    <w:rPr>
      <w:rFonts w:ascii="Verdana" w:eastAsiaTheme="minorHAnsi" w:hAnsi="Verdana" w:cstheme="minorBidi"/>
      <w:b w:val="0"/>
      <w:smallCaps w:val="0"/>
      <w:color w:val="808080" w:themeColor="background1" w:themeShade="80"/>
      <w:sz w:val="24"/>
      <w:szCs w:val="24"/>
      <w:lang w:eastAsia="en-US"/>
    </w:rPr>
  </w:style>
  <w:style w:type="paragraph" w:customStyle="1" w:styleId="Quote1">
    <w:name w:val="Quote1"/>
    <w:next w:val="Heading3"/>
    <w:pPr>
      <w:keepLines/>
      <w:pBdr>
        <w:top w:val="single" w:sz="6" w:space="10" w:color="FFFFFF"/>
        <w:left w:val="single" w:sz="6" w:space="10" w:color="FFFFFF"/>
        <w:bottom w:val="single" w:sz="6" w:space="10" w:color="FFFFFF"/>
        <w:right w:val="single" w:sz="6" w:space="10" w:color="FFFFFF"/>
      </w:pBdr>
      <w:shd w:val="pct20" w:color="auto" w:fill="auto"/>
      <w:tabs>
        <w:tab w:val="right" w:pos="9000"/>
      </w:tabs>
      <w:suppressAutoHyphens/>
      <w:spacing w:before="360" w:after="600" w:line="320" w:lineRule="exact"/>
      <w:ind w:left="2304" w:right="270"/>
    </w:pPr>
    <w:rPr>
      <w:i/>
      <w:spacing w:val="-2"/>
      <w:kern w:val="24"/>
      <w:sz w:val="26"/>
      <w:lang w:val="en-US" w:eastAsia="fr-FR"/>
    </w:rPr>
  </w:style>
  <w:style w:type="paragraph" w:customStyle="1" w:styleId="qmstext">
    <w:name w:val="qmstext"/>
    <w:basedOn w:val="Normal"/>
    <w:pPr>
      <w:spacing w:before="120" w:after="120" w:line="240" w:lineRule="auto"/>
      <w:ind w:left="720"/>
    </w:pPr>
    <w:rPr>
      <w:rFonts w:ascii="Univers (W1)" w:hAnsi="Univers (W1)"/>
    </w:rPr>
  </w:style>
  <w:style w:type="paragraph" w:customStyle="1" w:styleId="bullets3">
    <w:name w:val="bullets 3"/>
    <w:basedOn w:val="bullets2"/>
    <w:pPr>
      <w:numPr>
        <w:numId w:val="11"/>
      </w:numPr>
      <w:ind w:left="1800"/>
    </w:pPr>
    <w:rPr>
      <w:rFonts w:ascii="NewBaskerville" w:hAnsi="NewBaskerville"/>
      <w:sz w:val="22"/>
    </w:rPr>
  </w:style>
  <w:style w:type="paragraph" w:customStyle="1" w:styleId="liste2">
    <w:name w:val="liste2"/>
    <w:basedOn w:val="Normal"/>
    <w:pPr>
      <w:keepLines/>
      <w:widowControl w:val="0"/>
      <w:suppressLineNumbers/>
      <w:spacing w:line="240" w:lineRule="auto"/>
      <w:ind w:left="1701" w:hanging="284"/>
      <w:jc w:val="both"/>
    </w:pPr>
  </w:style>
  <w:style w:type="paragraph" w:customStyle="1" w:styleId="liste3">
    <w:name w:val="liste3"/>
    <w:basedOn w:val="liste2"/>
    <w:pPr>
      <w:ind w:left="2268"/>
    </w:pPr>
  </w:style>
  <w:style w:type="paragraph" w:customStyle="1" w:styleId="liste4">
    <w:name w:val="liste4"/>
    <w:basedOn w:val="liste3"/>
    <w:pPr>
      <w:ind w:left="2835" w:hanging="283"/>
    </w:pPr>
  </w:style>
  <w:style w:type="paragraph" w:customStyle="1" w:styleId="Normal3">
    <w:name w:val="Normal3"/>
    <w:basedOn w:val="Normal2"/>
    <w:pPr>
      <w:ind w:left="1134"/>
    </w:pPr>
  </w:style>
  <w:style w:type="paragraph" w:customStyle="1" w:styleId="Confidentiality">
    <w:name w:val="Confidentiality"/>
    <w:basedOn w:val="Header"/>
    <w:pPr>
      <w:tabs>
        <w:tab w:val="clear" w:pos="4536"/>
        <w:tab w:val="clear" w:pos="9072"/>
        <w:tab w:val="left" w:pos="0"/>
        <w:tab w:val="left" w:pos="540"/>
        <w:tab w:val="center" w:pos="4252"/>
        <w:tab w:val="right" w:pos="8504"/>
        <w:tab w:val="right" w:pos="8647"/>
      </w:tabs>
      <w:spacing w:before="120" w:line="240" w:lineRule="auto"/>
      <w:ind w:left="851" w:right="4" w:hanging="851"/>
      <w:jc w:val="center"/>
    </w:pPr>
    <w:rPr>
      <w:rFonts w:ascii="NewBskvll BT" w:hAnsi="NewBskvll BT"/>
      <w:b/>
      <w:i/>
      <w:smallCaps/>
      <w:sz w:val="22"/>
    </w:rPr>
  </w:style>
  <w:style w:type="paragraph" w:customStyle="1" w:styleId="TextePROPAL">
    <w:name w:val="Texte PROPAL"/>
    <w:basedOn w:val="Normal"/>
    <w:pPr>
      <w:spacing w:before="240" w:line="240" w:lineRule="auto"/>
      <w:jc w:val="both"/>
    </w:pPr>
    <w:rPr>
      <w:rFonts w:ascii="NewBskvll BT" w:hAnsi="NewBskvll BT"/>
      <w:sz w:val="22"/>
    </w:rPr>
  </w:style>
  <w:style w:type="paragraph" w:customStyle="1" w:styleId="para">
    <w:name w:val="para"/>
    <w:basedOn w:val="Normal"/>
    <w:pPr>
      <w:tabs>
        <w:tab w:val="left" w:pos="3686"/>
      </w:tabs>
      <w:spacing w:before="60" w:after="240" w:line="240" w:lineRule="auto"/>
      <w:jc w:val="both"/>
    </w:pPr>
    <w:rPr>
      <w:rFonts w:ascii="Times New Roman" w:hAnsi="Times New Roman"/>
      <w:i/>
      <w:color w:val="000000"/>
      <w:sz w:val="22"/>
    </w:rPr>
  </w:style>
  <w:style w:type="paragraph" w:customStyle="1" w:styleId="dash">
    <w:name w:val="dash"/>
    <w:basedOn w:val="Normal"/>
    <w:pPr>
      <w:spacing w:before="40" w:after="40" w:line="240" w:lineRule="auto"/>
      <w:ind w:left="3595" w:hanging="357"/>
      <w:jc w:val="both"/>
    </w:pPr>
    <w:rPr>
      <w:rFonts w:ascii="Times" w:hAnsi="Times"/>
      <w:sz w:val="22"/>
    </w:rPr>
  </w:style>
  <w:style w:type="paragraph" w:styleId="FootnoteText">
    <w:name w:val="footnote text"/>
    <w:basedOn w:val="Normal"/>
    <w:semiHidden/>
    <w:pPr>
      <w:spacing w:before="120" w:after="120" w:line="240" w:lineRule="auto"/>
      <w:jc w:val="both"/>
    </w:pPr>
    <w:rPr>
      <w:rFonts w:ascii="NewBaskerville" w:hAnsi="NewBaskerville"/>
      <w:sz w:val="22"/>
    </w:rPr>
  </w:style>
  <w:style w:type="character" w:styleId="FootnoteReference">
    <w:name w:val="footnote reference"/>
    <w:semiHidden/>
    <w:rPr>
      <w:vertAlign w:val="superscript"/>
    </w:rPr>
  </w:style>
  <w:style w:type="paragraph" w:styleId="BodyTextIndent3">
    <w:name w:val="Body Text Indent 3"/>
    <w:basedOn w:val="Normal"/>
    <w:semiHidden/>
    <w:pPr>
      <w:spacing w:line="240" w:lineRule="auto"/>
      <w:ind w:left="31"/>
    </w:pPr>
    <w:rPr>
      <w:rFonts w:ascii="Times New Roman" w:hAnsi="Times New Roman"/>
      <w:color w:val="000080"/>
    </w:rPr>
  </w:style>
  <w:style w:type="paragraph" w:customStyle="1" w:styleId="Normal1">
    <w:name w:val="Normal 1"/>
    <w:basedOn w:val="Normal"/>
    <w:link w:val="Normal1Char"/>
    <w:qFormat/>
    <w:pPr>
      <w:spacing w:line="240" w:lineRule="auto"/>
    </w:pPr>
    <w:rPr>
      <w:rFonts w:cs="Times New Roman"/>
      <w:lang w:val="fr-FR" w:eastAsia="fr-FR"/>
    </w:rPr>
  </w:style>
  <w:style w:type="paragraph" w:customStyle="1" w:styleId="Normal20">
    <w:name w:val="Normal 2"/>
    <w:basedOn w:val="Normal"/>
    <w:pPr>
      <w:spacing w:line="240" w:lineRule="auto"/>
      <w:ind w:left="284"/>
    </w:pPr>
    <w:rPr>
      <w:rFonts w:ascii="Times New Roman" w:hAnsi="Times New Roman"/>
    </w:rPr>
  </w:style>
  <w:style w:type="paragraph" w:customStyle="1" w:styleId="Style1">
    <w:name w:val="Style1"/>
    <w:basedOn w:val="Heading1"/>
    <w:pPr>
      <w:keepNext w:val="0"/>
      <w:spacing w:line="240" w:lineRule="auto"/>
      <w:ind w:left="-70"/>
      <w:jc w:val="center"/>
      <w:outlineLvl w:val="9"/>
    </w:pPr>
    <w:rPr>
      <w:b/>
      <w:smallCaps/>
      <w:sz w:val="32"/>
    </w:rPr>
  </w:style>
  <w:style w:type="paragraph" w:customStyle="1" w:styleId="puce20">
    <w:name w:val="puce2"/>
    <w:basedOn w:val="Normal"/>
    <w:pPr>
      <w:numPr>
        <w:numId w:val="14"/>
      </w:numPr>
      <w:spacing w:line="240" w:lineRule="auto"/>
    </w:pPr>
    <w:rPr>
      <w:sz w:val="22"/>
    </w:rPr>
  </w:style>
  <w:style w:type="paragraph" w:customStyle="1" w:styleId="CorpsPropositionTitre4">
    <w:name w:val="Corps Proposition Titre4"/>
    <w:basedOn w:val="Heading4"/>
    <w:next w:val="Body"/>
    <w:pPr>
      <w:tabs>
        <w:tab w:val="left" w:pos="862"/>
      </w:tabs>
      <w:spacing w:before="120"/>
    </w:pPr>
    <w:rPr>
      <w:rFonts w:ascii="Arial Black" w:hAnsi="Arial Black"/>
      <w:b/>
      <w:i w:val="0"/>
      <w:color w:val="000000"/>
    </w:rPr>
  </w:style>
  <w:style w:type="paragraph" w:customStyle="1" w:styleId="Tableau">
    <w:name w:val="Tableau"/>
    <w:basedOn w:val="Normal"/>
    <w:link w:val="TableauCar"/>
    <w:qFormat/>
    <w:pPr>
      <w:spacing w:line="240" w:lineRule="auto"/>
    </w:pPr>
    <w:rPr>
      <w:rFonts w:cs="Times New Roman"/>
      <w:lang w:val="fr-FR" w:eastAsia="fr-FR"/>
    </w:rPr>
  </w:style>
  <w:style w:type="paragraph" w:customStyle="1" w:styleId="Para0">
    <w:name w:val="Para"/>
    <w:basedOn w:val="Normal"/>
    <w:pPr>
      <w:spacing w:line="240" w:lineRule="auto"/>
      <w:ind w:firstLine="142"/>
      <w:jc w:val="both"/>
    </w:pPr>
    <w:rPr>
      <w:rFonts w:ascii="Tahoma" w:hAnsi="Tahoma"/>
    </w:rPr>
  </w:style>
  <w:style w:type="paragraph" w:customStyle="1" w:styleId="TexteTableau">
    <w:name w:val="TexteTableau"/>
    <w:basedOn w:val="Normal"/>
    <w:pPr>
      <w:spacing w:before="60" w:after="60" w:line="240" w:lineRule="auto"/>
      <w:jc w:val="both"/>
    </w:pPr>
    <w:rPr>
      <w:rFonts w:ascii="Times New Roman" w:hAnsi="Times New Roman"/>
    </w:rPr>
  </w:style>
  <w:style w:type="paragraph" w:customStyle="1" w:styleId="TitreTableau">
    <w:name w:val="TitreTableau"/>
    <w:basedOn w:val="Normal"/>
    <w:next w:val="Normal"/>
    <w:pPr>
      <w:spacing w:before="120" w:after="120" w:line="240" w:lineRule="auto"/>
      <w:ind w:right="284"/>
      <w:jc w:val="both"/>
    </w:pPr>
    <w:rPr>
      <w:rFonts w:ascii="Times New Roman" w:hAnsi="Times New Roman"/>
      <w:i/>
    </w:rPr>
  </w:style>
  <w:style w:type="paragraph" w:customStyle="1" w:styleId="Standard">
    <w:name w:val="Standard"/>
    <w:pPr>
      <w:jc w:val="both"/>
    </w:pPr>
    <w:rPr>
      <w:sz w:val="24"/>
      <w:lang w:val="fr-FR" w:eastAsia="fr-FR"/>
    </w:rPr>
  </w:style>
  <w:style w:type="paragraph" w:styleId="ListNumber4">
    <w:name w:val="List Number 4"/>
    <w:basedOn w:val="ListNumber"/>
    <w:semiHidden/>
    <w:pPr>
      <w:numPr>
        <w:numId w:val="0"/>
      </w:numPr>
      <w:tabs>
        <w:tab w:val="left" w:pos="9349"/>
      </w:tabs>
      <w:spacing w:line="320" w:lineRule="atLeast"/>
      <w:ind w:left="2520" w:right="-7" w:hanging="120"/>
      <w:jc w:val="both"/>
    </w:pPr>
    <w:rPr>
      <w:spacing w:val="-5"/>
    </w:rPr>
  </w:style>
  <w:style w:type="paragraph" w:styleId="ListNumber">
    <w:name w:val="List Number"/>
    <w:basedOn w:val="Normal"/>
    <w:semiHidden/>
    <w:pPr>
      <w:numPr>
        <w:numId w:val="3"/>
      </w:numPr>
    </w:pPr>
  </w:style>
  <w:style w:type="paragraph" w:customStyle="1" w:styleId="Normal30">
    <w:name w:val="Normal 3"/>
    <w:basedOn w:val="Normal"/>
    <w:pPr>
      <w:spacing w:line="240" w:lineRule="auto"/>
      <w:ind w:left="993"/>
      <w:jc w:val="both"/>
    </w:pPr>
    <w:rPr>
      <w:rFonts w:ascii="Times New Roman" w:hAnsi="Times New Roman"/>
    </w:rPr>
  </w:style>
  <w:style w:type="paragraph" w:customStyle="1" w:styleId="puce1">
    <w:name w:val="puce 1"/>
    <w:basedOn w:val="Normal1"/>
    <w:pPr>
      <w:numPr>
        <w:numId w:val="16"/>
      </w:numPr>
      <w:tabs>
        <w:tab w:val="clear" w:pos="360"/>
      </w:tabs>
      <w:spacing w:line="300" w:lineRule="exact"/>
      <w:ind w:left="709"/>
      <w:jc w:val="both"/>
    </w:pPr>
  </w:style>
  <w:style w:type="paragraph" w:customStyle="1" w:styleId="puce2">
    <w:name w:val="puce 2"/>
    <w:basedOn w:val="puce1"/>
    <w:pPr>
      <w:numPr>
        <w:numId w:val="7"/>
      </w:numPr>
      <w:ind w:left="1134"/>
    </w:pPr>
  </w:style>
  <w:style w:type="paragraph" w:customStyle="1" w:styleId="puce3">
    <w:name w:val="puce 3"/>
    <w:basedOn w:val="puce2"/>
    <w:pPr>
      <w:numPr>
        <w:numId w:val="17"/>
      </w:numPr>
      <w:tabs>
        <w:tab w:val="clear" w:pos="360"/>
        <w:tab w:val="left" w:pos="1701"/>
      </w:tabs>
      <w:ind w:left="1701" w:hanging="283"/>
    </w:pPr>
  </w:style>
  <w:style w:type="paragraph" w:customStyle="1" w:styleId="Titredocument">
    <w:name w:val="Titre document"/>
    <w:basedOn w:val="Normal"/>
    <w:pPr>
      <w:spacing w:line="264" w:lineRule="auto"/>
      <w:ind w:left="567"/>
      <w:jc w:val="right"/>
    </w:pPr>
    <w:rPr>
      <w:b/>
      <w:i/>
      <w:color w:val="000080"/>
      <w:sz w:val="36"/>
    </w:rPr>
  </w:style>
  <w:style w:type="paragraph" w:customStyle="1" w:styleId="Typedocument">
    <w:name w:val="Type document"/>
    <w:basedOn w:val="Normal"/>
    <w:pPr>
      <w:spacing w:before="60" w:after="60" w:line="264" w:lineRule="auto"/>
      <w:ind w:left="567"/>
      <w:jc w:val="right"/>
    </w:pPr>
    <w:rPr>
      <w:b/>
      <w:smallCaps/>
      <w:color w:val="000080"/>
      <w:sz w:val="32"/>
    </w:rPr>
  </w:style>
  <w:style w:type="paragraph" w:customStyle="1" w:styleId="Normal4">
    <w:name w:val="Normal 4"/>
    <w:basedOn w:val="Normal"/>
    <w:pPr>
      <w:spacing w:line="264" w:lineRule="auto"/>
      <w:ind w:left="1418"/>
      <w:jc w:val="both"/>
    </w:pPr>
    <w:rPr>
      <w:rFonts w:ascii="Times New Roman" w:hAnsi="Times New Roman"/>
    </w:rPr>
  </w:style>
  <w:style w:type="paragraph" w:customStyle="1" w:styleId="matrice">
    <w:name w:val="matrice"/>
    <w:basedOn w:val="Normal"/>
    <w:pPr>
      <w:keepNext/>
      <w:keepLines/>
      <w:spacing w:before="60" w:after="60" w:line="60" w:lineRule="atLeast"/>
      <w:ind w:left="1080"/>
      <w:jc w:val="both"/>
    </w:pPr>
    <w:rPr>
      <w:spacing w:val="-5"/>
    </w:rPr>
  </w:style>
  <w:style w:type="paragraph" w:customStyle="1" w:styleId="Blocdecitation">
    <w:name w:val="Bloc de citation"/>
    <w:basedOn w:val="Normal"/>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spacing w:val="-5"/>
    </w:rPr>
  </w:style>
  <w:style w:type="paragraph" w:customStyle="1" w:styleId="TitreBase">
    <w:name w:val="Titre Base"/>
    <w:basedOn w:val="Normal"/>
    <w:next w:val="BodyText"/>
    <w:pPr>
      <w:keepNext/>
      <w:keepLines/>
      <w:spacing w:before="140" w:line="220" w:lineRule="atLeast"/>
      <w:ind w:left="1080"/>
    </w:pPr>
    <w:rPr>
      <w:spacing w:val="-4"/>
      <w:kern w:val="28"/>
      <w:sz w:val="22"/>
    </w:rPr>
  </w:style>
  <w:style w:type="paragraph" w:customStyle="1" w:styleId="Corpsdetextegarder">
    <w:name w:val="Corps de texte garder"/>
    <w:basedOn w:val="BodyText"/>
    <w:pPr>
      <w:keepNext/>
      <w:tabs>
        <w:tab w:val="left" w:pos="9349"/>
      </w:tabs>
      <w:spacing w:line="320" w:lineRule="atLeast"/>
      <w:ind w:left="1077" w:right="-7"/>
      <w:jc w:val="both"/>
    </w:pPr>
    <w:rPr>
      <w:rFonts w:ascii="Arial" w:hAnsi="Arial"/>
      <w:spacing w:val="-5"/>
      <w:sz w:val="20"/>
    </w:rPr>
  </w:style>
  <w:style w:type="paragraph" w:customStyle="1" w:styleId="Image">
    <w:name w:val="Image"/>
    <w:basedOn w:val="Normal"/>
    <w:next w:val="Caption"/>
    <w:pPr>
      <w:keepNext/>
      <w:spacing w:line="240" w:lineRule="auto"/>
      <w:ind w:left="1080"/>
    </w:pPr>
    <w:rPr>
      <w:spacing w:val="-5"/>
    </w:rPr>
  </w:style>
  <w:style w:type="paragraph" w:styleId="Caption">
    <w:name w:val="caption"/>
    <w:basedOn w:val="Image"/>
    <w:next w:val="BodyText"/>
    <w:qFormat/>
    <w:pPr>
      <w:numPr>
        <w:numId w:val="9"/>
      </w:numPr>
      <w:spacing w:before="60" w:after="240" w:line="220" w:lineRule="atLeast"/>
    </w:pPr>
    <w:rPr>
      <w:rFonts w:ascii="Arial Narrow" w:hAnsi="Arial Narrow"/>
      <w:spacing w:val="0"/>
      <w:sz w:val="18"/>
    </w:rPr>
  </w:style>
  <w:style w:type="paragraph" w:customStyle="1" w:styleId="Partitiontiquette">
    <w:name w:val="Partition (Étiquette)"/>
    <w:basedOn w:val="Normal"/>
    <w:pPr>
      <w:framePr w:h="1080" w:hRule="exact" w:hSpace="180" w:wrap="around" w:vAnchor="page" w:hAnchor="page" w:x="1861" w:y="1201" w:anchorLock="1"/>
      <w:pBdr>
        <w:top w:val="single" w:sz="6" w:space="1" w:color="auto"/>
        <w:left w:val="single" w:sz="6" w:space="1" w:color="auto"/>
      </w:pBdr>
      <w:shd w:val="solid" w:color="auto" w:fill="auto"/>
      <w:spacing w:line="360" w:lineRule="exact"/>
      <w:ind w:right="7412"/>
      <w:jc w:val="center"/>
    </w:pPr>
    <w:rPr>
      <w:color w:val="FFFFFF"/>
      <w:spacing w:val="-16"/>
      <w:position w:val="4"/>
      <w:sz w:val="26"/>
    </w:rPr>
  </w:style>
  <w:style w:type="paragraph" w:customStyle="1" w:styleId="PartitionTitre">
    <w:name w:val="Partition (Titre)"/>
    <w:basedOn w:val="Normal"/>
    <w:pPr>
      <w:framePr w:h="1080" w:hRule="exact" w:hSpace="180" w:wrap="around" w:vAnchor="page" w:hAnchor="page" w:x="1861" w:y="1201" w:anchorLock="1"/>
      <w:pBdr>
        <w:left w:val="single" w:sz="6" w:space="1" w:color="auto"/>
      </w:pBdr>
      <w:shd w:val="solid" w:color="auto" w:fill="auto"/>
      <w:spacing w:after="240" w:line="660" w:lineRule="exact"/>
      <w:ind w:right="7412"/>
      <w:jc w:val="center"/>
    </w:pPr>
    <w:rPr>
      <w:rFonts w:ascii="Arial Black" w:hAnsi="Arial Black"/>
      <w:color w:val="FFFFFF"/>
      <w:spacing w:val="-40"/>
      <w:position w:val="-16"/>
      <w:sz w:val="84"/>
    </w:rPr>
  </w:style>
  <w:style w:type="paragraph" w:customStyle="1" w:styleId="Sous-titredechapitre">
    <w:name w:val="Sous-titre de chapitre"/>
    <w:basedOn w:val="Subtitle"/>
    <w:pPr>
      <w:keepNext/>
      <w:keepLines/>
      <w:spacing w:before="60" w:after="120" w:line="340" w:lineRule="atLeast"/>
      <w:ind w:left="-284"/>
      <w:jc w:val="left"/>
      <w:outlineLvl w:val="9"/>
    </w:pPr>
    <w:rPr>
      <w:rFonts w:cs="Times New Roman"/>
      <w:b/>
      <w:color w:val="000080"/>
      <w:spacing w:val="-16"/>
      <w:kern w:val="28"/>
      <w:sz w:val="32"/>
    </w:rPr>
  </w:style>
  <w:style w:type="paragraph" w:customStyle="1" w:styleId="Socit">
    <w:name w:val="Société"/>
    <w:basedOn w:val="Normal"/>
    <w:pPr>
      <w:keepNext/>
      <w:keepLines/>
      <w:framePr w:w="4080" w:h="840" w:hSpace="180" w:wrap="notBeside" w:vAnchor="page" w:hAnchor="margin" w:y="913" w:anchorLock="1"/>
      <w:spacing w:line="220" w:lineRule="atLeast"/>
    </w:pPr>
    <w:rPr>
      <w:rFonts w:ascii="Arial Black" w:hAnsi="Arial Black"/>
      <w:spacing w:val="-25"/>
      <w:kern w:val="28"/>
      <w:sz w:val="32"/>
    </w:rPr>
  </w:style>
  <w:style w:type="paragraph" w:customStyle="1" w:styleId="Titredechapitre">
    <w:name w:val="Titre de chapitre"/>
    <w:basedOn w:val="Normal"/>
    <w:pPr>
      <w:framePr w:h="1080" w:hRule="exact" w:hSpace="180" w:wrap="around" w:vAnchor="page" w:hAnchor="page" w:x="1861" w:y="1201"/>
      <w:pBdr>
        <w:left w:val="single" w:sz="6" w:space="1" w:color="auto"/>
      </w:pBdr>
      <w:shd w:val="solid" w:color="auto" w:fill="auto"/>
      <w:spacing w:after="240" w:line="660" w:lineRule="exact"/>
      <w:ind w:left="1080" w:right="7656"/>
      <w:jc w:val="center"/>
    </w:pPr>
    <w:rPr>
      <w:rFonts w:ascii="Arial Black" w:hAnsi="Arial Black"/>
      <w:color w:val="FFFFFF"/>
      <w:spacing w:val="-40"/>
      <w:position w:val="-16"/>
      <w:sz w:val="84"/>
    </w:rPr>
  </w:style>
  <w:style w:type="paragraph" w:customStyle="1" w:styleId="PieddepageBase">
    <w:name w:val="Pied de page  (Base)"/>
    <w:basedOn w:val="Normal"/>
    <w:pPr>
      <w:keepLines/>
      <w:spacing w:line="200" w:lineRule="atLeast"/>
      <w:ind w:left="1080"/>
    </w:pPr>
    <w:rPr>
      <w:spacing w:val="-5"/>
      <w:sz w:val="16"/>
    </w:rPr>
  </w:style>
  <w:style w:type="paragraph" w:customStyle="1" w:styleId="Textedetableau">
    <w:name w:val="Texte de tableau"/>
    <w:basedOn w:val="Normal"/>
    <w:pPr>
      <w:spacing w:before="60" w:line="240" w:lineRule="auto"/>
    </w:pPr>
    <w:rPr>
      <w:spacing w:val="-5"/>
      <w:sz w:val="16"/>
    </w:rPr>
  </w:style>
  <w:style w:type="paragraph" w:customStyle="1" w:styleId="TitrePagedegarde">
    <w:name w:val="Titre (Page de garde)"/>
    <w:basedOn w:val="TitreBase"/>
    <w:next w:val="Normal"/>
    <w:pPr>
      <w:pBdr>
        <w:top w:val="single" w:sz="48" w:space="31" w:color="auto"/>
      </w:pBdr>
      <w:tabs>
        <w:tab w:val="left" w:pos="0"/>
      </w:tabs>
      <w:spacing w:before="240" w:after="500" w:line="640" w:lineRule="exact"/>
      <w:ind w:left="-840" w:right="-840"/>
    </w:pPr>
    <w:rPr>
      <w:rFonts w:ascii="Arial Black" w:hAnsi="Arial Black"/>
      <w:b/>
      <w:spacing w:val="-48"/>
      <w:sz w:val="64"/>
    </w:rPr>
  </w:style>
  <w:style w:type="paragraph" w:customStyle="1" w:styleId="tiquettededocument">
    <w:name w:val="Étiquette de document"/>
    <w:basedOn w:val="TitrePagedegarde"/>
  </w:style>
  <w:style w:type="character" w:styleId="Emphasis">
    <w:name w:val="Emphasis"/>
    <w:qFormat/>
    <w:rPr>
      <w:rFonts w:ascii="Arial Black" w:hAnsi="Arial Black"/>
      <w:spacing w:val="-4"/>
      <w:sz w:val="18"/>
    </w:rPr>
  </w:style>
  <w:style w:type="character" w:styleId="EndnoteReference">
    <w:name w:val="endnote reference"/>
    <w:semiHidden/>
    <w:rPr>
      <w:vertAlign w:val="superscript"/>
    </w:rPr>
  </w:style>
  <w:style w:type="paragraph" w:styleId="EndnoteText">
    <w:name w:val="endnote text"/>
    <w:basedOn w:val="PieddepageBase"/>
    <w:semiHidden/>
  </w:style>
  <w:style w:type="paragraph" w:customStyle="1" w:styleId="En-tteBase">
    <w:name w:val="En-tête (Base)"/>
    <w:basedOn w:val="Normal"/>
    <w:pPr>
      <w:keepLines/>
      <w:tabs>
        <w:tab w:val="center" w:pos="4320"/>
        <w:tab w:val="right" w:pos="8640"/>
      </w:tabs>
      <w:spacing w:line="190" w:lineRule="atLeast"/>
      <w:ind w:left="1080"/>
    </w:pPr>
    <w:rPr>
      <w:caps/>
      <w:spacing w:val="-5"/>
      <w:sz w:val="15"/>
    </w:rPr>
  </w:style>
  <w:style w:type="paragraph" w:customStyle="1" w:styleId="PieddepagePair">
    <w:name w:val="Pied de page  (Pair)"/>
    <w:basedOn w:val="Footer"/>
    <w:pPr>
      <w:keepLines/>
      <w:pBdr>
        <w:top w:val="single" w:sz="6" w:space="2" w:color="auto"/>
      </w:pBdr>
      <w:tabs>
        <w:tab w:val="clear" w:pos="4536"/>
        <w:tab w:val="clear" w:pos="9072"/>
        <w:tab w:val="center" w:pos="4320"/>
        <w:tab w:val="right" w:pos="8640"/>
      </w:tabs>
      <w:spacing w:before="600" w:line="190" w:lineRule="atLeast"/>
      <w:ind w:left="1080"/>
    </w:pPr>
    <w:rPr>
      <w:caps/>
      <w:spacing w:val="-5"/>
      <w:sz w:val="15"/>
    </w:rPr>
  </w:style>
  <w:style w:type="paragraph" w:customStyle="1" w:styleId="PieddepagePremier">
    <w:name w:val="Pied de page  (Premier)"/>
    <w:basedOn w:val="Footer"/>
    <w:pPr>
      <w:keepLines/>
      <w:pBdr>
        <w:top w:val="single" w:sz="6" w:space="2" w:color="auto"/>
      </w:pBdr>
      <w:tabs>
        <w:tab w:val="clear" w:pos="4536"/>
        <w:tab w:val="clear" w:pos="9072"/>
        <w:tab w:val="center" w:pos="4320"/>
        <w:tab w:val="right" w:pos="8640"/>
      </w:tabs>
      <w:spacing w:before="600" w:line="190" w:lineRule="atLeast"/>
      <w:ind w:left="1080"/>
    </w:pPr>
    <w:rPr>
      <w:caps/>
      <w:spacing w:val="-5"/>
      <w:sz w:val="15"/>
    </w:rPr>
  </w:style>
  <w:style w:type="paragraph" w:customStyle="1" w:styleId="PieddepageImpair">
    <w:name w:val="Pied de page  (Impair)"/>
    <w:basedOn w:val="Footer"/>
    <w:pPr>
      <w:keepLines/>
      <w:pBdr>
        <w:top w:val="single" w:sz="6" w:space="2" w:color="auto"/>
      </w:pBdr>
      <w:tabs>
        <w:tab w:val="clear" w:pos="4536"/>
        <w:tab w:val="clear" w:pos="9072"/>
        <w:tab w:val="center" w:pos="4320"/>
        <w:tab w:val="right" w:pos="8640"/>
      </w:tabs>
      <w:spacing w:before="600" w:line="190" w:lineRule="atLeast"/>
      <w:ind w:left="1080"/>
    </w:pPr>
    <w:rPr>
      <w:caps/>
      <w:spacing w:val="-5"/>
      <w:sz w:val="15"/>
    </w:rPr>
  </w:style>
  <w:style w:type="paragraph" w:customStyle="1" w:styleId="En-ttePair">
    <w:name w:val="En-tête (Pair)"/>
    <w:basedOn w:val="Header"/>
    <w:pPr>
      <w:keepLines/>
      <w:pBdr>
        <w:bottom w:val="single" w:sz="6" w:space="1" w:color="auto"/>
      </w:pBdr>
      <w:tabs>
        <w:tab w:val="clear" w:pos="4536"/>
        <w:tab w:val="clear" w:pos="9072"/>
        <w:tab w:val="center" w:pos="4320"/>
        <w:tab w:val="right" w:pos="8640"/>
      </w:tabs>
      <w:spacing w:after="600" w:line="190" w:lineRule="atLeast"/>
      <w:ind w:left="1080"/>
    </w:pPr>
    <w:rPr>
      <w:caps/>
      <w:spacing w:val="-5"/>
      <w:sz w:val="15"/>
    </w:rPr>
  </w:style>
  <w:style w:type="paragraph" w:customStyle="1" w:styleId="En-ttePremier">
    <w:name w:val="En-tête (Premier)"/>
    <w:basedOn w:val="Header"/>
    <w:pPr>
      <w:keepLines/>
      <w:pBdr>
        <w:top w:val="single" w:sz="6" w:space="2" w:color="auto"/>
      </w:pBdr>
      <w:tabs>
        <w:tab w:val="clear" w:pos="4536"/>
        <w:tab w:val="clear" w:pos="9072"/>
        <w:tab w:val="center" w:pos="4320"/>
        <w:tab w:val="right" w:pos="8640"/>
      </w:tabs>
      <w:spacing w:line="190" w:lineRule="atLeast"/>
      <w:ind w:left="1080"/>
      <w:jc w:val="right"/>
    </w:pPr>
    <w:rPr>
      <w:caps/>
      <w:spacing w:val="-5"/>
      <w:sz w:val="15"/>
    </w:rPr>
  </w:style>
  <w:style w:type="paragraph" w:customStyle="1" w:styleId="En-tteImpair">
    <w:name w:val="En-tête (Impair)"/>
    <w:basedOn w:val="Header"/>
    <w:pPr>
      <w:keepLines/>
      <w:pBdr>
        <w:bottom w:val="single" w:sz="6" w:space="1" w:color="auto"/>
      </w:pBdr>
      <w:tabs>
        <w:tab w:val="clear" w:pos="4536"/>
        <w:tab w:val="clear" w:pos="9072"/>
        <w:tab w:val="center" w:pos="4320"/>
        <w:tab w:val="right" w:pos="8640"/>
      </w:tabs>
      <w:spacing w:after="600" w:line="190" w:lineRule="atLeast"/>
      <w:ind w:left="1080"/>
    </w:pPr>
    <w:rPr>
      <w:caps/>
      <w:spacing w:val="-5"/>
      <w:sz w:val="15"/>
    </w:rPr>
  </w:style>
  <w:style w:type="paragraph" w:customStyle="1" w:styleId="IndexBase">
    <w:name w:val="Index Base"/>
    <w:basedOn w:val="Normal"/>
    <w:pPr>
      <w:spacing w:line="240" w:lineRule="atLeast"/>
      <w:ind w:left="360" w:hanging="360"/>
    </w:pPr>
    <w:rPr>
      <w:spacing w:val="-5"/>
      <w:sz w:val="18"/>
    </w:rPr>
  </w:style>
  <w:style w:type="paragraph" w:styleId="Index1">
    <w:name w:val="index 1"/>
    <w:basedOn w:val="IndexBase"/>
    <w:autoRedefine/>
    <w:semiHidden/>
  </w:style>
  <w:style w:type="paragraph" w:styleId="Index2">
    <w:name w:val="index 2"/>
    <w:basedOn w:val="IndexBase"/>
    <w:autoRedefine/>
    <w:semiHidden/>
    <w:pPr>
      <w:spacing w:line="240" w:lineRule="auto"/>
      <w:ind w:left="720"/>
    </w:pPr>
  </w:style>
  <w:style w:type="paragraph" w:styleId="Index3">
    <w:name w:val="index 3"/>
    <w:basedOn w:val="IndexBase"/>
    <w:autoRedefine/>
    <w:semiHidden/>
    <w:pPr>
      <w:spacing w:line="240" w:lineRule="auto"/>
      <w:ind w:left="1080"/>
    </w:pPr>
  </w:style>
  <w:style w:type="paragraph" w:styleId="Index4">
    <w:name w:val="index 4"/>
    <w:basedOn w:val="IndexBase"/>
    <w:autoRedefine/>
    <w:semiHidden/>
    <w:pPr>
      <w:spacing w:line="240" w:lineRule="auto"/>
      <w:ind w:left="1440"/>
    </w:pPr>
  </w:style>
  <w:style w:type="paragraph" w:styleId="Index5">
    <w:name w:val="index 5"/>
    <w:basedOn w:val="IndexBase"/>
    <w:autoRedefine/>
    <w:semiHidden/>
    <w:pPr>
      <w:spacing w:line="240" w:lineRule="auto"/>
      <w:ind w:left="1800"/>
    </w:pPr>
  </w:style>
  <w:style w:type="paragraph" w:styleId="IndexHeading">
    <w:name w:val="index heading"/>
    <w:basedOn w:val="TitreBase"/>
    <w:next w:val="Index1"/>
    <w:semiHidden/>
    <w:pPr>
      <w:keepLines w:val="0"/>
      <w:spacing w:before="0" w:line="480" w:lineRule="atLeast"/>
      <w:ind w:left="0"/>
    </w:pPr>
    <w:rPr>
      <w:rFonts w:ascii="Arial Black" w:hAnsi="Arial Black"/>
      <w:spacing w:val="-5"/>
      <w:kern w:val="0"/>
      <w:sz w:val="24"/>
    </w:rPr>
  </w:style>
  <w:style w:type="character" w:customStyle="1" w:styleId="PrambuleAccentuation">
    <w:name w:val="Préambule (Accentuation)"/>
    <w:rPr>
      <w:rFonts w:ascii="Arial Black" w:hAnsi="Arial Black"/>
      <w:spacing w:val="-4"/>
      <w:sz w:val="18"/>
    </w:rPr>
  </w:style>
  <w:style w:type="character" w:styleId="LineNumber">
    <w:name w:val="line number"/>
    <w:semiHidden/>
    <w:rPr>
      <w:sz w:val="18"/>
    </w:rPr>
  </w:style>
  <w:style w:type="paragraph" w:styleId="List2">
    <w:name w:val="List 2"/>
    <w:basedOn w:val="List"/>
    <w:semiHidden/>
    <w:pPr>
      <w:keepLines w:val="0"/>
      <w:tabs>
        <w:tab w:val="clear" w:pos="3600"/>
        <w:tab w:val="left" w:pos="9349"/>
      </w:tabs>
      <w:spacing w:after="0" w:line="320" w:lineRule="atLeast"/>
      <w:ind w:left="1800" w:right="-7" w:hanging="360"/>
    </w:pPr>
    <w:rPr>
      <w:rFonts w:ascii="Arial" w:hAnsi="Arial"/>
      <w:spacing w:val="-5"/>
    </w:rPr>
  </w:style>
  <w:style w:type="paragraph" w:styleId="List3">
    <w:name w:val="List 3"/>
    <w:basedOn w:val="List"/>
    <w:semiHidden/>
    <w:pPr>
      <w:keepLines w:val="0"/>
      <w:tabs>
        <w:tab w:val="clear" w:pos="3600"/>
        <w:tab w:val="left" w:pos="9349"/>
      </w:tabs>
      <w:spacing w:after="0" w:line="320" w:lineRule="atLeast"/>
      <w:ind w:left="2160" w:right="-7" w:hanging="360"/>
    </w:pPr>
    <w:rPr>
      <w:rFonts w:ascii="Arial" w:hAnsi="Arial"/>
      <w:spacing w:val="-5"/>
    </w:rPr>
  </w:style>
  <w:style w:type="paragraph" w:styleId="List4">
    <w:name w:val="List 4"/>
    <w:basedOn w:val="List"/>
    <w:semiHidden/>
    <w:pPr>
      <w:keepLines w:val="0"/>
      <w:tabs>
        <w:tab w:val="clear" w:pos="3600"/>
        <w:tab w:val="left" w:pos="9349"/>
      </w:tabs>
      <w:spacing w:after="0" w:line="320" w:lineRule="atLeast"/>
      <w:ind w:left="2520" w:right="-7" w:hanging="360"/>
    </w:pPr>
    <w:rPr>
      <w:rFonts w:ascii="Arial" w:hAnsi="Arial"/>
      <w:spacing w:val="-5"/>
    </w:rPr>
  </w:style>
  <w:style w:type="paragraph" w:styleId="List5">
    <w:name w:val="List 5"/>
    <w:basedOn w:val="List"/>
    <w:semiHidden/>
    <w:pPr>
      <w:keepLines w:val="0"/>
      <w:tabs>
        <w:tab w:val="clear" w:pos="3600"/>
        <w:tab w:val="left" w:pos="9349"/>
      </w:tabs>
      <w:spacing w:after="0" w:line="320" w:lineRule="atLeast"/>
      <w:ind w:left="2880" w:right="-7" w:hanging="360"/>
    </w:pPr>
    <w:rPr>
      <w:rFonts w:ascii="Arial" w:hAnsi="Arial"/>
      <w:spacing w:val="-5"/>
    </w:rPr>
  </w:style>
  <w:style w:type="paragraph" w:styleId="ListBullet">
    <w:name w:val="List Bullet"/>
    <w:basedOn w:val="List"/>
    <w:autoRedefine/>
    <w:semiHidden/>
    <w:pPr>
      <w:keepLines w:val="0"/>
      <w:numPr>
        <w:numId w:val="19"/>
      </w:numPr>
      <w:tabs>
        <w:tab w:val="clear" w:pos="360"/>
        <w:tab w:val="clear" w:pos="3600"/>
        <w:tab w:val="num" w:pos="1068"/>
        <w:tab w:val="left" w:pos="9349"/>
      </w:tabs>
      <w:spacing w:after="0" w:line="320" w:lineRule="atLeast"/>
      <w:ind w:left="1068" w:right="567"/>
    </w:pPr>
    <w:rPr>
      <w:rFonts w:ascii="Arial" w:hAnsi="Arial"/>
      <w:spacing w:val="-5"/>
    </w:rPr>
  </w:style>
  <w:style w:type="paragraph" w:styleId="ListBullet2">
    <w:name w:val="List Bullet 2"/>
    <w:basedOn w:val="ListBullet"/>
    <w:autoRedefine/>
    <w:semiHidden/>
    <w:pPr>
      <w:numPr>
        <w:numId w:val="18"/>
      </w:numPr>
      <w:tabs>
        <w:tab w:val="clear" w:pos="360"/>
        <w:tab w:val="num" w:pos="1428"/>
      </w:tabs>
      <w:ind w:left="1428"/>
    </w:pPr>
  </w:style>
  <w:style w:type="paragraph" w:styleId="ListBullet3">
    <w:name w:val="List Bullet 3"/>
    <w:basedOn w:val="ListBullet"/>
    <w:autoRedefine/>
    <w:semiHidden/>
    <w:pPr>
      <w:ind w:left="2160"/>
    </w:pPr>
  </w:style>
  <w:style w:type="paragraph" w:styleId="ListBullet4">
    <w:name w:val="List Bullet 4"/>
    <w:basedOn w:val="ListBullet"/>
    <w:autoRedefine/>
    <w:semiHidden/>
    <w:pPr>
      <w:ind w:left="2520"/>
    </w:pPr>
  </w:style>
  <w:style w:type="paragraph" w:styleId="ListBullet5">
    <w:name w:val="List Bullet 5"/>
    <w:basedOn w:val="ListBullet"/>
    <w:autoRedefine/>
    <w:semiHidden/>
    <w:pPr>
      <w:ind w:left="2880"/>
    </w:pPr>
  </w:style>
  <w:style w:type="paragraph" w:styleId="ListContinue">
    <w:name w:val="List Continue"/>
    <w:basedOn w:val="List"/>
    <w:semiHidden/>
    <w:pPr>
      <w:keepLines w:val="0"/>
      <w:tabs>
        <w:tab w:val="clear" w:pos="3600"/>
        <w:tab w:val="left" w:pos="9349"/>
      </w:tabs>
      <w:spacing w:after="0" w:line="320" w:lineRule="atLeast"/>
      <w:ind w:left="1440" w:right="-7" w:firstLine="0"/>
    </w:pPr>
    <w:rPr>
      <w:rFonts w:ascii="Arial" w:hAnsi="Arial"/>
      <w:spacing w:val="-5"/>
    </w:rPr>
  </w:style>
  <w:style w:type="paragraph" w:styleId="ListContinue2">
    <w:name w:val="List Continue 2"/>
    <w:basedOn w:val="ListContinue"/>
    <w:semiHidden/>
    <w:pPr>
      <w:ind w:left="2160"/>
    </w:pPr>
  </w:style>
  <w:style w:type="paragraph" w:styleId="ListContinue3">
    <w:name w:val="List Continue 3"/>
    <w:basedOn w:val="ListContinue"/>
    <w:semiHidden/>
    <w:pPr>
      <w:ind w:left="2520"/>
    </w:pPr>
  </w:style>
  <w:style w:type="paragraph" w:styleId="ListContinue4">
    <w:name w:val="List Continue 4"/>
    <w:basedOn w:val="ListContinue"/>
    <w:semiHidden/>
    <w:pPr>
      <w:ind w:left="2880"/>
    </w:pPr>
  </w:style>
  <w:style w:type="paragraph" w:styleId="ListContinue5">
    <w:name w:val="List Continue 5"/>
    <w:basedOn w:val="ListContinue"/>
    <w:semiHidden/>
    <w:pPr>
      <w:ind w:left="3240"/>
    </w:pPr>
  </w:style>
  <w:style w:type="paragraph" w:styleId="ListNumber2">
    <w:name w:val="List Number 2"/>
    <w:basedOn w:val="ListNumber"/>
    <w:semiHidden/>
    <w:pPr>
      <w:numPr>
        <w:numId w:val="0"/>
      </w:numPr>
      <w:tabs>
        <w:tab w:val="num" w:pos="432"/>
        <w:tab w:val="left" w:pos="9349"/>
      </w:tabs>
      <w:spacing w:line="320" w:lineRule="atLeast"/>
      <w:ind w:left="1800" w:right="-7" w:hanging="432"/>
      <w:jc w:val="both"/>
    </w:pPr>
    <w:rPr>
      <w:spacing w:val="-5"/>
    </w:rPr>
  </w:style>
  <w:style w:type="paragraph" w:styleId="ListNumber3">
    <w:name w:val="List Number 3"/>
    <w:basedOn w:val="ListNumber"/>
    <w:semiHidden/>
    <w:pPr>
      <w:numPr>
        <w:numId w:val="0"/>
      </w:numPr>
      <w:tabs>
        <w:tab w:val="num" w:pos="432"/>
        <w:tab w:val="left" w:pos="9349"/>
      </w:tabs>
      <w:spacing w:line="320" w:lineRule="atLeast"/>
      <w:ind w:left="2160" w:right="-7" w:hanging="432"/>
      <w:jc w:val="both"/>
    </w:pPr>
    <w:rPr>
      <w:spacing w:val="-5"/>
    </w:rPr>
  </w:style>
  <w:style w:type="paragraph" w:styleId="ListNumber5">
    <w:name w:val="List Number 5"/>
    <w:basedOn w:val="ListNumber"/>
    <w:semiHidden/>
    <w:pPr>
      <w:numPr>
        <w:numId w:val="0"/>
      </w:numPr>
      <w:tabs>
        <w:tab w:val="num" w:pos="432"/>
        <w:tab w:val="left" w:pos="9349"/>
      </w:tabs>
      <w:spacing w:line="320" w:lineRule="atLeast"/>
      <w:ind w:left="2880" w:right="-7" w:hanging="432"/>
      <w:jc w:val="both"/>
    </w:pPr>
    <w:rPr>
      <w:spacing w:val="-5"/>
    </w:rPr>
  </w:style>
  <w:style w:type="paragraph" w:customStyle="1" w:styleId="TableHeader">
    <w:name w:val="Table Header"/>
    <w:basedOn w:val="Normal"/>
    <w:pPr>
      <w:spacing w:before="60" w:line="240" w:lineRule="auto"/>
      <w:jc w:val="center"/>
    </w:pPr>
    <w:rPr>
      <w:rFonts w:ascii="Arial Black" w:hAnsi="Arial Black"/>
      <w:spacing w:val="-5"/>
      <w:sz w:val="16"/>
    </w:rPr>
  </w:style>
  <w:style w:type="paragraph" w:styleId="MessageHeader">
    <w:name w:val="Message Header"/>
    <w:basedOn w:val="BodyText"/>
    <w:semiHidden/>
    <w:pPr>
      <w:keepLines/>
      <w:tabs>
        <w:tab w:val="left" w:pos="3600"/>
        <w:tab w:val="left" w:pos="4680"/>
        <w:tab w:val="left" w:pos="9349"/>
      </w:tabs>
      <w:spacing w:after="120" w:line="280" w:lineRule="exact"/>
      <w:ind w:left="1077" w:right="2160" w:hanging="1080"/>
    </w:pPr>
    <w:rPr>
      <w:rFonts w:ascii="Arial" w:hAnsi="Arial"/>
      <w:sz w:val="22"/>
    </w:rPr>
  </w:style>
  <w:style w:type="paragraph" w:styleId="NormalIndent">
    <w:name w:val="Normal Indent"/>
    <w:basedOn w:val="Normal"/>
    <w:semiHidden/>
    <w:pPr>
      <w:spacing w:line="240" w:lineRule="auto"/>
      <w:ind w:left="1440"/>
    </w:pPr>
    <w:rPr>
      <w:spacing w:val="-5"/>
    </w:rPr>
  </w:style>
  <w:style w:type="paragraph" w:customStyle="1" w:styleId="PartitionSous-titre">
    <w:name w:val="Partition (Sous-titre)"/>
    <w:basedOn w:val="Normal"/>
    <w:next w:val="BodyText"/>
    <w:pPr>
      <w:keepNext/>
      <w:spacing w:before="360" w:after="120" w:line="240" w:lineRule="auto"/>
      <w:ind w:left="1080"/>
    </w:pPr>
    <w:rPr>
      <w:i/>
      <w:spacing w:val="-5"/>
      <w:kern w:val="28"/>
      <w:sz w:val="26"/>
    </w:rPr>
  </w:style>
  <w:style w:type="paragraph" w:customStyle="1" w:styleId="Adressedelexpditeur">
    <w:name w:val="Adresse de l’expéditeur"/>
    <w:basedOn w:val="Normal"/>
    <w:pPr>
      <w:keepLines/>
      <w:framePr w:w="5160" w:h="840" w:wrap="notBeside" w:vAnchor="page" w:hAnchor="page" w:x="6121" w:y="915" w:anchorLock="1"/>
      <w:tabs>
        <w:tab w:val="left" w:pos="2160"/>
      </w:tabs>
      <w:spacing w:line="160" w:lineRule="atLeast"/>
    </w:pPr>
    <w:rPr>
      <w:sz w:val="14"/>
    </w:rPr>
  </w:style>
  <w:style w:type="paragraph" w:customStyle="1" w:styleId="Titredesection">
    <w:name w:val="Titre de section"/>
    <w:basedOn w:val="Heading1"/>
    <w:pPr>
      <w:keepLines/>
      <w:numPr>
        <w:numId w:val="13"/>
      </w:numPr>
      <w:pBdr>
        <w:top w:val="single" w:sz="48" w:space="3" w:color="FFFFFF"/>
        <w:left w:val="single" w:sz="6" w:space="3" w:color="FFFFFF"/>
        <w:bottom w:val="single" w:sz="6" w:space="3" w:color="FFFFFF"/>
      </w:pBdr>
      <w:spacing w:before="120" w:after="240" w:line="240" w:lineRule="atLeast"/>
    </w:pPr>
    <w:rPr>
      <w:rFonts w:ascii="Arial Black" w:hAnsi="Arial Black"/>
      <w:color w:val="auto"/>
      <w:spacing w:val="-10"/>
      <w:kern w:val="20"/>
      <w:position w:val="8"/>
      <w:sz w:val="24"/>
    </w:rPr>
  </w:style>
  <w:style w:type="paragraph" w:customStyle="1" w:styleId="tiquettedesection">
    <w:name w:val="Étiquette de section"/>
    <w:basedOn w:val="TitreBase"/>
    <w:next w:val="BodyText"/>
    <w:pPr>
      <w:pBdr>
        <w:bottom w:val="single" w:sz="6" w:space="2" w:color="auto"/>
      </w:pBdr>
      <w:spacing w:before="360" w:after="960"/>
      <w:ind w:left="0"/>
    </w:pPr>
    <w:rPr>
      <w:rFonts w:ascii="Arial Black" w:hAnsi="Arial Black"/>
      <w:spacing w:val="-35"/>
      <w:sz w:val="54"/>
    </w:rPr>
  </w:style>
  <w:style w:type="character" w:customStyle="1" w:styleId="Slogan">
    <w:name w:val="Slogan"/>
    <w:rPr>
      <w:i/>
      <w:spacing w:val="-6"/>
      <w:sz w:val="24"/>
    </w:rPr>
  </w:style>
  <w:style w:type="paragraph" w:customStyle="1" w:styleId="Sous-titrePagedegarde">
    <w:name w:val="Sous-titre (Page de garde)"/>
    <w:basedOn w:val="TitrePagedegarde"/>
    <w:next w:val="BodyText"/>
    <w:pPr>
      <w:pBdr>
        <w:top w:val="single" w:sz="6" w:space="24" w:color="auto"/>
      </w:pBdr>
      <w:tabs>
        <w:tab w:val="clear" w:pos="0"/>
      </w:tabs>
      <w:spacing w:before="0" w:after="0" w:line="480" w:lineRule="atLeast"/>
      <w:ind w:left="0" w:right="0"/>
    </w:pPr>
    <w:rPr>
      <w:rFonts w:ascii="Arial" w:hAnsi="Arial"/>
      <w:b w:val="0"/>
      <w:spacing w:val="-30"/>
      <w:sz w:val="48"/>
    </w:rPr>
  </w:style>
  <w:style w:type="character" w:customStyle="1" w:styleId="Exposant">
    <w:name w:val="Exposant"/>
    <w:rPr>
      <w:b/>
      <w:vertAlign w:val="superscript"/>
    </w:rPr>
  </w:style>
  <w:style w:type="paragraph" w:styleId="TableofAuthorities">
    <w:name w:val="table of authorities"/>
    <w:basedOn w:val="Normal"/>
    <w:semiHidden/>
    <w:pPr>
      <w:tabs>
        <w:tab w:val="right" w:leader="dot" w:pos="7560"/>
      </w:tabs>
      <w:spacing w:line="240" w:lineRule="auto"/>
      <w:ind w:left="1440" w:hanging="360"/>
    </w:pPr>
    <w:rPr>
      <w:spacing w:val="-5"/>
    </w:rPr>
  </w:style>
  <w:style w:type="paragraph" w:customStyle="1" w:styleId="TMBase">
    <w:name w:val="TM Base"/>
    <w:basedOn w:val="Normal"/>
    <w:pPr>
      <w:tabs>
        <w:tab w:val="right" w:leader="dot" w:pos="6480"/>
      </w:tabs>
      <w:spacing w:after="240" w:line="240" w:lineRule="atLeast"/>
    </w:pPr>
    <w:rPr>
      <w:spacing w:val="-5"/>
    </w:rPr>
  </w:style>
  <w:style w:type="paragraph" w:styleId="TableofFigures">
    <w:name w:val="table of figures"/>
    <w:basedOn w:val="TMBase"/>
    <w:semiHidden/>
    <w:pPr>
      <w:ind w:left="1440" w:hanging="360"/>
    </w:pPr>
  </w:style>
  <w:style w:type="paragraph" w:styleId="TOAHeading">
    <w:name w:val="toa heading"/>
    <w:basedOn w:val="Normal"/>
    <w:next w:val="TableofAuthorities"/>
    <w:semiHidden/>
    <w:pPr>
      <w:keepNext/>
      <w:spacing w:line="480" w:lineRule="atLeast"/>
      <w:ind w:left="1080"/>
    </w:pPr>
    <w:rPr>
      <w:rFonts w:ascii="Arial Black" w:hAnsi="Arial Black"/>
      <w:b/>
      <w:spacing w:val="-10"/>
      <w:kern w:val="28"/>
    </w:rPr>
  </w:style>
  <w:style w:type="paragraph" w:styleId="Index6">
    <w:name w:val="index 6"/>
    <w:basedOn w:val="Normal"/>
    <w:next w:val="Normal"/>
    <w:autoRedefine/>
    <w:semiHidden/>
    <w:pPr>
      <w:spacing w:line="240" w:lineRule="auto"/>
      <w:ind w:left="1200" w:hanging="200"/>
    </w:pPr>
    <w:rPr>
      <w:spacing w:val="-5"/>
    </w:rPr>
  </w:style>
  <w:style w:type="paragraph" w:styleId="Index7">
    <w:name w:val="index 7"/>
    <w:basedOn w:val="Normal"/>
    <w:next w:val="Normal"/>
    <w:autoRedefine/>
    <w:semiHidden/>
    <w:pPr>
      <w:spacing w:line="240" w:lineRule="auto"/>
      <w:ind w:left="1400" w:hanging="200"/>
    </w:pPr>
    <w:rPr>
      <w:spacing w:val="-5"/>
    </w:rPr>
  </w:style>
  <w:style w:type="paragraph" w:styleId="Index8">
    <w:name w:val="index 8"/>
    <w:basedOn w:val="Normal"/>
    <w:next w:val="Normal"/>
    <w:autoRedefine/>
    <w:semiHidden/>
    <w:pPr>
      <w:spacing w:line="240" w:lineRule="auto"/>
      <w:ind w:left="1600" w:hanging="200"/>
    </w:pPr>
    <w:rPr>
      <w:spacing w:val="-5"/>
    </w:rPr>
  </w:style>
  <w:style w:type="paragraph" w:styleId="Index9">
    <w:name w:val="index 9"/>
    <w:basedOn w:val="Normal"/>
    <w:next w:val="Normal"/>
    <w:autoRedefine/>
    <w:semiHidden/>
    <w:pPr>
      <w:spacing w:line="240" w:lineRule="auto"/>
      <w:ind w:left="1800" w:hanging="200"/>
    </w:pPr>
    <w:rPr>
      <w:spacing w:val="-5"/>
    </w:rPr>
  </w:style>
  <w:style w:type="paragraph" w:customStyle="1" w:styleId="Tirets">
    <w:name w:val="Tirets"/>
    <w:basedOn w:val="Normal"/>
    <w:pPr>
      <w:spacing w:before="60" w:line="240" w:lineRule="auto"/>
      <w:ind w:left="1560" w:hanging="284"/>
      <w:jc w:val="both"/>
    </w:pPr>
    <w:rPr>
      <w:rFonts w:ascii="Helvetica" w:hAnsi="Helvetica"/>
      <w:sz w:val="22"/>
    </w:rPr>
  </w:style>
  <w:style w:type="paragraph" w:customStyle="1" w:styleId="Question">
    <w:name w:val="Question"/>
    <w:basedOn w:val="Normal"/>
    <w:pPr>
      <w:pBdr>
        <w:top w:val="single" w:sz="6" w:space="3" w:color="auto"/>
        <w:left w:val="single" w:sz="6" w:space="3" w:color="auto"/>
        <w:bottom w:val="single" w:sz="6" w:space="3" w:color="auto"/>
        <w:right w:val="single" w:sz="6" w:space="3" w:color="auto"/>
      </w:pBdr>
      <w:spacing w:before="120" w:after="120" w:line="240" w:lineRule="auto"/>
      <w:jc w:val="both"/>
    </w:pPr>
    <w:rPr>
      <w:rFonts w:ascii="Helvetica" w:hAnsi="Helvetica"/>
      <w:sz w:val="22"/>
    </w:rPr>
  </w:style>
  <w:style w:type="paragraph" w:customStyle="1" w:styleId="Para1">
    <w:name w:val="Para1"/>
    <w:basedOn w:val="Normal"/>
    <w:pPr>
      <w:spacing w:line="240" w:lineRule="auto"/>
      <w:ind w:firstLine="284"/>
      <w:jc w:val="both"/>
    </w:pPr>
    <w:rPr>
      <w:rFonts w:ascii="Times New Roman" w:hAnsi="Times New Roman"/>
    </w:rPr>
  </w:style>
  <w:style w:type="paragraph" w:customStyle="1" w:styleId="nomal1">
    <w:name w:val="nomal 1"/>
    <w:basedOn w:val="Normal"/>
    <w:pPr>
      <w:spacing w:line="240" w:lineRule="auto"/>
      <w:jc w:val="both"/>
    </w:pPr>
    <w:rPr>
      <w:rFonts w:ascii="Times New Roman" w:hAnsi="Times New Roman"/>
    </w:rPr>
  </w:style>
  <w:style w:type="paragraph" w:styleId="BlockText">
    <w:name w:val="Block Text"/>
    <w:basedOn w:val="Normal"/>
    <w:semiHidden/>
    <w:pPr>
      <w:spacing w:line="240" w:lineRule="auto"/>
      <w:ind w:left="88" w:right="88"/>
      <w:jc w:val="both"/>
    </w:pPr>
    <w:rPr>
      <w:b/>
      <w:sz w:val="16"/>
    </w:rPr>
  </w:style>
  <w:style w:type="character" w:customStyle="1" w:styleId="TableauCar">
    <w:name w:val="Tableau Car"/>
    <w:link w:val="Tableau"/>
    <w:rsid w:val="00834E9C"/>
    <w:rPr>
      <w:lang w:val="fr-FR" w:eastAsia="fr-FR"/>
    </w:rPr>
  </w:style>
  <w:style w:type="character" w:styleId="IntenseEmphasis">
    <w:name w:val="Intense Emphasis"/>
    <w:uiPriority w:val="21"/>
    <w:qFormat/>
    <w:rsid w:val="002D67E2"/>
    <w:rPr>
      <w:i/>
      <w:iCs/>
      <w:color w:val="5B9BD5"/>
    </w:rPr>
  </w:style>
  <w:style w:type="paragraph" w:styleId="TOCHeading">
    <w:name w:val="TOC Heading"/>
    <w:basedOn w:val="Heading1"/>
    <w:next w:val="Normal"/>
    <w:link w:val="TOCHeadingChar"/>
    <w:uiPriority w:val="39"/>
    <w:unhideWhenUsed/>
    <w:qFormat/>
    <w:rsid w:val="002D67E2"/>
    <w:pPr>
      <w:keepLines/>
      <w:spacing w:before="240" w:line="259" w:lineRule="auto"/>
      <w:outlineLvl w:val="9"/>
    </w:pPr>
    <w:rPr>
      <w:rFonts w:ascii="Calibri Light" w:hAnsi="Calibri Light" w:cs="Times New Roman"/>
      <w:color w:val="2E74B5"/>
      <w:sz w:val="32"/>
      <w:szCs w:val="32"/>
      <w:lang w:val="x-none" w:eastAsia="x-none"/>
    </w:rPr>
  </w:style>
  <w:style w:type="paragraph" w:customStyle="1" w:styleId="Requirement">
    <w:name w:val="Requirement"/>
    <w:basedOn w:val="Normal1"/>
    <w:link w:val="RequirementChar"/>
    <w:qFormat/>
    <w:rsid w:val="007946E1"/>
    <w:rPr>
      <w:i/>
      <w:iCs/>
      <w:u w:val="single"/>
      <w:lang w:val="en-GB"/>
    </w:rPr>
  </w:style>
  <w:style w:type="paragraph" w:styleId="ListParagraph">
    <w:name w:val="List Paragraph"/>
    <w:basedOn w:val="Normal"/>
    <w:uiPriority w:val="34"/>
    <w:qFormat/>
    <w:rsid w:val="006873D7"/>
    <w:pPr>
      <w:spacing w:before="120" w:after="120" w:line="240" w:lineRule="auto"/>
      <w:ind w:left="720" w:right="227"/>
      <w:contextualSpacing/>
      <w:jc w:val="both"/>
    </w:pPr>
    <w:rPr>
      <w:szCs w:val="24"/>
    </w:rPr>
  </w:style>
  <w:style w:type="character" w:customStyle="1" w:styleId="Normal1Char">
    <w:name w:val="Normal 1 Char"/>
    <w:link w:val="Normal1"/>
    <w:rsid w:val="007946E1"/>
    <w:rPr>
      <w:rFonts w:ascii="Arial" w:hAnsi="Arial"/>
      <w:lang w:val="fr-FR" w:eastAsia="fr-FR"/>
    </w:rPr>
  </w:style>
  <w:style w:type="character" w:customStyle="1" w:styleId="RequirementChar">
    <w:name w:val="Requirement Char"/>
    <w:link w:val="Requirement"/>
    <w:rsid w:val="007946E1"/>
    <w:rPr>
      <w:rFonts w:ascii="Arial" w:hAnsi="Arial"/>
      <w:i/>
      <w:iCs/>
      <w:u w:val="single"/>
      <w:lang w:val="en-GB" w:eastAsia="fr-FR"/>
    </w:rPr>
  </w:style>
  <w:style w:type="paragraph" w:styleId="BalloonText">
    <w:name w:val="Balloon Text"/>
    <w:basedOn w:val="Normal"/>
    <w:link w:val="BalloonTextChar"/>
    <w:uiPriority w:val="99"/>
    <w:semiHidden/>
    <w:unhideWhenUsed/>
    <w:rsid w:val="00407BAD"/>
    <w:pPr>
      <w:spacing w:line="240" w:lineRule="auto"/>
    </w:pPr>
    <w:rPr>
      <w:rFonts w:ascii="Segoe UI" w:eastAsia="Times" w:hAnsi="Segoe UI" w:cs="Times New Roman"/>
      <w:sz w:val="18"/>
      <w:szCs w:val="18"/>
      <w:lang w:val="x-none" w:eastAsia="x-none"/>
    </w:rPr>
  </w:style>
  <w:style w:type="character" w:customStyle="1" w:styleId="BalloonTextChar">
    <w:name w:val="Balloon Text Char"/>
    <w:link w:val="BalloonText"/>
    <w:uiPriority w:val="99"/>
    <w:semiHidden/>
    <w:rsid w:val="00407BAD"/>
    <w:rPr>
      <w:rFonts w:ascii="Segoe UI" w:eastAsia="Times" w:hAnsi="Segoe UI" w:cs="Segoe UI"/>
      <w:sz w:val="18"/>
      <w:szCs w:val="18"/>
    </w:rPr>
  </w:style>
  <w:style w:type="character" w:customStyle="1" w:styleId="BodyChar">
    <w:name w:val="Body Char"/>
    <w:aliases w:val="by Char"/>
    <w:link w:val="Body"/>
    <w:rsid w:val="00C942D4"/>
    <w:rPr>
      <w:snapToGrid w:val="0"/>
      <w:color w:val="000000"/>
      <w:lang w:val="en-GB" w:eastAsia="en-GB"/>
    </w:rPr>
  </w:style>
  <w:style w:type="paragraph" w:styleId="NormalWeb">
    <w:name w:val="Normal (Web)"/>
    <w:basedOn w:val="Normal"/>
    <w:uiPriority w:val="99"/>
    <w:unhideWhenUsed/>
    <w:rsid w:val="001A4D71"/>
    <w:pPr>
      <w:spacing w:after="100" w:line="301" w:lineRule="atLeast"/>
      <w:ind w:left="251" w:right="251"/>
    </w:pPr>
    <w:rPr>
      <w:rFonts w:ascii="Helvetica" w:hAnsi="Helvetica" w:cs="Helvetica"/>
      <w:lang w:val="fr-FR" w:eastAsia="fr-FR"/>
    </w:rPr>
  </w:style>
  <w:style w:type="character" w:styleId="Strong">
    <w:name w:val="Strong"/>
    <w:uiPriority w:val="22"/>
    <w:qFormat/>
    <w:rsid w:val="00CC2A23"/>
    <w:rPr>
      <w:b/>
      <w:bCs/>
    </w:rPr>
  </w:style>
  <w:style w:type="paragraph" w:customStyle="1" w:styleId="Style2">
    <w:name w:val="Style2"/>
    <w:basedOn w:val="Title3"/>
    <w:link w:val="Style2Char"/>
    <w:qFormat/>
    <w:rsid w:val="00B12FA0"/>
    <w:pPr>
      <w:numPr>
        <w:ilvl w:val="0"/>
        <w:numId w:val="0"/>
      </w:numPr>
      <w:ind w:left="1080" w:hanging="1080"/>
    </w:pPr>
    <w:rPr>
      <w:rFonts w:eastAsia="Times"/>
      <w:lang w:eastAsia="fr-FR"/>
    </w:rPr>
  </w:style>
  <w:style w:type="character" w:customStyle="1" w:styleId="Title3Char">
    <w:name w:val="_Title 3 Char"/>
    <w:link w:val="Title3"/>
    <w:rsid w:val="006074AB"/>
    <w:rPr>
      <w:rFonts w:ascii="Verdana" w:eastAsiaTheme="minorHAnsi" w:hAnsi="Verdana" w:cstheme="minorBidi"/>
      <w:color w:val="808080" w:themeColor="background1" w:themeShade="80"/>
      <w:sz w:val="24"/>
      <w:szCs w:val="24"/>
      <w:lang w:eastAsia="en-US"/>
    </w:rPr>
  </w:style>
  <w:style w:type="character" w:customStyle="1" w:styleId="Style2Char">
    <w:name w:val="Style2 Char"/>
    <w:link w:val="Style2"/>
    <w:rsid w:val="00B12FA0"/>
    <w:rPr>
      <w:rFonts w:eastAsia="Times" w:cs="Times New Roman"/>
      <w:b/>
      <w:color w:val="000080"/>
      <w:lang w:val="en-GB" w:eastAsia="fr-FR"/>
    </w:rPr>
  </w:style>
  <w:style w:type="character" w:customStyle="1" w:styleId="TOCHeadingChar">
    <w:name w:val="TOC Heading Char"/>
    <w:link w:val="TOCHeading"/>
    <w:uiPriority w:val="39"/>
    <w:rsid w:val="00DD6090"/>
    <w:rPr>
      <w:rFonts w:ascii="Calibri Light" w:hAnsi="Calibri Light" w:cs="Times New Roman"/>
      <w:color w:val="2E74B5"/>
      <w:sz w:val="32"/>
      <w:szCs w:val="32"/>
    </w:rPr>
  </w:style>
  <w:style w:type="paragraph" w:customStyle="1" w:styleId="normal10">
    <w:name w:val="normal1"/>
    <w:basedOn w:val="Normal"/>
    <w:rsid w:val="00044A83"/>
    <w:pPr>
      <w:spacing w:after="100" w:line="301" w:lineRule="atLeast"/>
      <w:ind w:left="251" w:right="251"/>
    </w:pPr>
    <w:rPr>
      <w:rFonts w:ascii="Helvetica" w:hAnsi="Helvetica" w:cs="Helvetica"/>
      <w:lang w:val="fr-FR" w:eastAsia="fr-FR"/>
    </w:rPr>
  </w:style>
  <w:style w:type="paragraph" w:customStyle="1" w:styleId="TableHead">
    <w:name w:val="Table Head"/>
    <w:basedOn w:val="Normal"/>
    <w:rsid w:val="00C3484D"/>
    <w:pPr>
      <w:keepNext/>
      <w:spacing w:before="120" w:after="120" w:line="220" w:lineRule="exact"/>
    </w:pPr>
    <w:rPr>
      <w:rFonts w:cs="Times New Roman"/>
      <w:b/>
      <w:color w:val="FFFFFF"/>
      <w:lang w:val="en-US" w:eastAsia="en-US"/>
    </w:rPr>
  </w:style>
  <w:style w:type="character" w:customStyle="1" w:styleId="apple-converted-space">
    <w:name w:val="apple-converted-space"/>
    <w:rsid w:val="003974D5"/>
  </w:style>
  <w:style w:type="paragraph" w:styleId="CommentSubject">
    <w:name w:val="annotation subject"/>
    <w:basedOn w:val="CommentText"/>
    <w:next w:val="CommentText"/>
    <w:link w:val="CommentSubjectChar"/>
    <w:uiPriority w:val="99"/>
    <w:semiHidden/>
    <w:unhideWhenUsed/>
    <w:rsid w:val="00A70A58"/>
    <w:rPr>
      <w:b/>
      <w:bCs/>
      <w:i w:val="0"/>
      <w:lang w:eastAsia="en-GB"/>
    </w:rPr>
  </w:style>
  <w:style w:type="character" w:customStyle="1" w:styleId="CommentTextChar">
    <w:name w:val="Comment Text Char"/>
    <w:link w:val="CommentText"/>
    <w:rsid w:val="00A70A58"/>
    <w:rPr>
      <w:i/>
      <w:sz w:val="22"/>
      <w:lang w:val="en-GB"/>
    </w:rPr>
  </w:style>
  <w:style w:type="character" w:customStyle="1" w:styleId="CommentSubjectChar">
    <w:name w:val="Comment Subject Char"/>
    <w:link w:val="CommentSubject"/>
    <w:uiPriority w:val="99"/>
    <w:semiHidden/>
    <w:rsid w:val="00A70A58"/>
    <w:rPr>
      <w:b/>
      <w:bCs/>
      <w:i w:val="0"/>
      <w:sz w:val="22"/>
      <w:lang w:val="en-GB" w:eastAsia="en-GB"/>
    </w:rPr>
  </w:style>
  <w:style w:type="paragraph" w:styleId="Revision">
    <w:name w:val="Revision"/>
    <w:hidden/>
    <w:uiPriority w:val="99"/>
    <w:semiHidden/>
    <w:rsid w:val="003E7927"/>
  </w:style>
  <w:style w:type="paragraph" w:customStyle="1" w:styleId="FieldCaption">
    <w:name w:val="Field Caption"/>
    <w:link w:val="FieldCaptionChar"/>
    <w:uiPriority w:val="99"/>
    <w:rsid w:val="00287759"/>
    <w:pPr>
      <w:keepNext/>
    </w:pPr>
    <w:rPr>
      <w:rFonts w:ascii="Verdana" w:hAnsi="Verdana" w:cs="Verdana"/>
      <w:b/>
      <w:bCs/>
      <w:color w:val="000000"/>
      <w:lang w:val="en-US" w:eastAsia="en-US"/>
    </w:rPr>
  </w:style>
  <w:style w:type="character" w:customStyle="1" w:styleId="FieldCaptionChar">
    <w:name w:val="Field Caption Char"/>
    <w:link w:val="FieldCaption"/>
    <w:uiPriority w:val="99"/>
    <w:locked/>
    <w:rsid w:val="00287759"/>
    <w:rPr>
      <w:rFonts w:ascii="Verdana" w:hAnsi="Verdana" w:cs="Verdana"/>
      <w:b/>
      <w:bCs/>
      <w:color w:val="000000"/>
      <w:lang w:val="en-US" w:eastAsia="en-US"/>
    </w:rPr>
  </w:style>
  <w:style w:type="paragraph" w:customStyle="1" w:styleId="RequirementStyle">
    <w:name w:val="RequirementStyle"/>
    <w:basedOn w:val="Normal"/>
    <w:link w:val="RequirementStyleChar"/>
    <w:qFormat/>
    <w:rsid w:val="00287759"/>
    <w:pPr>
      <w:spacing w:before="120" w:after="120" w:line="240" w:lineRule="auto"/>
      <w:ind w:right="227"/>
      <w:jc w:val="both"/>
    </w:pPr>
    <w:rPr>
      <w:rFonts w:cs="Times New Roman"/>
      <w:i/>
      <w:color w:val="4F81BD"/>
      <w:szCs w:val="24"/>
      <w:u w:val="single"/>
      <w:lang w:val="x-none" w:eastAsia="fr-FR"/>
    </w:rPr>
  </w:style>
  <w:style w:type="character" w:customStyle="1" w:styleId="RequirementStyleChar">
    <w:name w:val="RequirementStyle Char"/>
    <w:link w:val="RequirementStyle"/>
    <w:rsid w:val="00287759"/>
    <w:rPr>
      <w:rFonts w:cs="Times New Roman"/>
      <w:i/>
      <w:color w:val="4F81BD"/>
      <w:szCs w:val="24"/>
      <w:u w:val="single"/>
      <w:lang w:val="x-none" w:eastAsia="fr-FR"/>
    </w:rPr>
  </w:style>
  <w:style w:type="paragraph" w:customStyle="1" w:styleId="Paragraphedeliste1">
    <w:name w:val="Paragraphe de liste1"/>
    <w:basedOn w:val="Normal"/>
    <w:rsid w:val="00AC6E91"/>
    <w:pPr>
      <w:spacing w:before="120" w:line="240" w:lineRule="auto"/>
      <w:ind w:left="720"/>
    </w:pPr>
    <w:rPr>
      <w:rFonts w:cs="Times New Roman"/>
      <w:szCs w:val="22"/>
      <w:lang w:eastAsia="en-US"/>
    </w:rPr>
  </w:style>
  <w:style w:type="paragraph" w:customStyle="1" w:styleId="Paragraphedeliste2">
    <w:name w:val="Paragraphe de liste2"/>
    <w:basedOn w:val="Normal"/>
    <w:uiPriority w:val="34"/>
    <w:qFormat/>
    <w:rsid w:val="00AC6E91"/>
    <w:pPr>
      <w:spacing w:before="120" w:line="240" w:lineRule="auto"/>
      <w:ind w:left="720"/>
      <w:contextualSpacing/>
    </w:pPr>
    <w:rPr>
      <w:rFonts w:cs="Times New Roman"/>
      <w:szCs w:val="22"/>
      <w:lang w:eastAsia="en-US"/>
    </w:rPr>
  </w:style>
  <w:style w:type="paragraph" w:customStyle="1" w:styleId="StylePrformatHTMLAvant12ptAprs12pt">
    <w:name w:val="Style Préformaté HTML + Avant : 12 pt Après : 12 pt"/>
    <w:basedOn w:val="Normal"/>
    <w:next w:val="Normal"/>
    <w:rsid w:val="00AC6E91"/>
    <w:pPr>
      <w:widowControl w:val="0"/>
      <w:adjustRightInd w:val="0"/>
      <w:jc w:val="both"/>
      <w:textAlignment w:val="baseline"/>
    </w:pPr>
    <w:rPr>
      <w:rFonts w:ascii="Courier New" w:eastAsia="Times" w:hAnsi="Courier New" w:cs="Courier New"/>
      <w:lang w:eastAsia="fr-FR"/>
    </w:rPr>
  </w:style>
  <w:style w:type="character" w:customStyle="1" w:styleId="setstatic1">
    <w:name w:val="set_static1"/>
    <w:rsid w:val="00AC6E91"/>
    <w:rPr>
      <w:rFonts w:ascii="Microsoft Sans Serif" w:hAnsi="Microsoft Sans Serif" w:cs="Microsoft Sans Serif" w:hint="default"/>
      <w:strike w:val="0"/>
      <w:dstrike w:val="0"/>
      <w:color w:val="1A4B70"/>
      <w:sz w:val="17"/>
      <w:szCs w:val="17"/>
      <w:u w:val="none"/>
      <w:effect w:val="none"/>
    </w:rPr>
  </w:style>
  <w:style w:type="table" w:styleId="TableGrid">
    <w:name w:val="Table Grid"/>
    <w:basedOn w:val="TableNormal"/>
    <w:uiPriority w:val="39"/>
    <w:rsid w:val="00AC6E91"/>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AC6E91"/>
  </w:style>
  <w:style w:type="character" w:customStyle="1" w:styleId="shorttext">
    <w:name w:val="short_text"/>
    <w:rsid w:val="00AC6E91"/>
  </w:style>
  <w:style w:type="character" w:customStyle="1" w:styleId="BodyCar">
    <w:name w:val="Body Car"/>
    <w:aliases w:val="by Car,b Car"/>
    <w:rsid w:val="00AC6E91"/>
    <w:rPr>
      <w:rFonts w:ascii="Arial" w:eastAsia="Times" w:hAnsi="Arial"/>
      <w:snapToGrid w:val="0"/>
      <w:color w:val="000000"/>
      <w:lang w:val="fr-FR" w:eastAsia="fr-FR"/>
    </w:rPr>
  </w:style>
  <w:style w:type="table" w:styleId="ListTable3-Accent1">
    <w:name w:val="List Table 3 Accent 1"/>
    <w:basedOn w:val="TableNormal"/>
    <w:uiPriority w:val="48"/>
    <w:rsid w:val="00925C5A"/>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GridTable4-Accent1">
    <w:name w:val="Grid Table 4 Accent 1"/>
    <w:basedOn w:val="TableNormal"/>
    <w:uiPriority w:val="49"/>
    <w:rsid w:val="00925C5A"/>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SubtittleTINQIN1">
    <w:name w:val="Subtittle TINQIN 1"/>
    <w:basedOn w:val="Normal"/>
    <w:link w:val="SubtittleTINQIN1Char"/>
    <w:rsid w:val="00E97F9A"/>
    <w:pPr>
      <w:spacing w:after="120" w:line="192" w:lineRule="auto"/>
      <w:jc w:val="right"/>
    </w:pPr>
    <w:rPr>
      <w:rFonts w:ascii="Verdana" w:eastAsiaTheme="minorEastAsia" w:hAnsi="Verdana"/>
      <w:color w:val="7F7F7F" w:themeColor="text1" w:themeTint="80"/>
      <w:sz w:val="24"/>
      <w:szCs w:val="24"/>
      <w:lang w:eastAsia="en-US" w:bidi="en-US"/>
    </w:rPr>
  </w:style>
  <w:style w:type="character" w:customStyle="1" w:styleId="SubtittleTINQIN1Char">
    <w:name w:val="Subtittle TINQIN 1 Char"/>
    <w:basedOn w:val="DefaultParagraphFont"/>
    <w:link w:val="SubtittleTINQIN1"/>
    <w:rsid w:val="00E97F9A"/>
    <w:rPr>
      <w:rFonts w:ascii="Verdana" w:eastAsiaTheme="minorEastAsia" w:hAnsi="Verdana"/>
      <w:color w:val="7F7F7F" w:themeColor="text1" w:themeTint="80"/>
      <w:sz w:val="24"/>
      <w:szCs w:val="24"/>
      <w:lang w:eastAsia="en-US" w:bidi="en-US"/>
    </w:rPr>
  </w:style>
  <w:style w:type="table" w:styleId="GridTable4-Accent3">
    <w:name w:val="Grid Table 4 Accent 3"/>
    <w:basedOn w:val="TableNormal"/>
    <w:uiPriority w:val="49"/>
    <w:rsid w:val="00E97F9A"/>
    <w:rPr>
      <w:rFonts w:asciiTheme="minorHAnsi" w:eastAsiaTheme="minorHAnsi" w:hAnsiTheme="minorHAnsi" w:cstheme="minorBid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1Char">
    <w:name w:val="Heading 1 Char"/>
    <w:aliases w:val="Titre 1. Char,H1 Char,Partie Char,Partie1 Char,Partie2 Char,Partie3 Char,Partie4 Char,Partie5 Char,Partie6 Char,Partie7 Char,Partie8 Char,Partie9 Char,Partie10 Char,Partie11 Char,Partie21 Char,Partie31 Char,Partie41 Char,Partie51 Char"/>
    <w:basedOn w:val="DefaultParagraphFont"/>
    <w:link w:val="Heading1"/>
    <w:uiPriority w:val="9"/>
    <w:rsid w:val="009C6982"/>
    <w:rPr>
      <w:color w:val="000080"/>
      <w:sz w:val="48"/>
    </w:rPr>
  </w:style>
  <w:style w:type="character" w:customStyle="1" w:styleId="Heading2Char">
    <w:name w:val="Heading 2 Char"/>
    <w:aliases w:val="h2 Char,Titre 1.1 Char,H2 Char,Titre2CR Char,Chapitre Char,Chapitre1 Char,Chapitre2 Char,Chapitre3 Char,Chapitre4 Char,Chapitre5 Char,Chapitre6 Char,Chapitre7 Char,Chapitre8 Char,Chapitre9 Char,Chapitre10 Char,Chapitre11 Char"/>
    <w:basedOn w:val="DefaultParagraphFont"/>
    <w:link w:val="Heading2"/>
    <w:uiPriority w:val="9"/>
    <w:rsid w:val="00B13371"/>
    <w:rPr>
      <w:rFonts w:ascii="Arial Black" w:eastAsia="Times" w:hAnsi="Arial Black"/>
      <w:noProof/>
      <w:sz w:val="22"/>
      <w:lang w:val="fr-FR" w:eastAsia="fr-FR"/>
    </w:rPr>
  </w:style>
  <w:style w:type="character" w:customStyle="1" w:styleId="Heading3Char">
    <w:name w:val="Heading 3 Char"/>
    <w:aliases w:val="Titre 1.1.1 Char,H3 Char,Section Char,Section1 Char,Section2 Char,Section3 Char,Section4 Char,Section5 Char,Section6 Char,Section7 Char,Section8 Char,Section9 Char,Section10 Char,Section11 Char,Section12 Char,Section21 Char,Section31 Char"/>
    <w:basedOn w:val="DefaultParagraphFont"/>
    <w:link w:val="Heading3"/>
    <w:uiPriority w:val="9"/>
    <w:rsid w:val="00B13371"/>
    <w:rPr>
      <w:b/>
      <w:smallCaps/>
      <w:color w:val="000080"/>
      <w:sz w:val="40"/>
    </w:rPr>
  </w:style>
  <w:style w:type="character" w:customStyle="1" w:styleId="Heading4Char">
    <w:name w:val="Heading 4 Char"/>
    <w:aliases w:val="_Title 4 Char"/>
    <w:basedOn w:val="DefaultParagraphFont"/>
    <w:link w:val="Heading4"/>
    <w:uiPriority w:val="9"/>
    <w:rsid w:val="006074AB"/>
    <w:rPr>
      <w:rFonts w:ascii="Verdana" w:eastAsiaTheme="minorHAnsi" w:hAnsi="Verdana" w:cstheme="minorBidi"/>
      <w:i/>
      <w:color w:val="808080" w:themeColor="background1" w:themeShade="80"/>
      <w:sz w:val="22"/>
      <w:szCs w:val="22"/>
      <w:lang w:eastAsia="en-US"/>
    </w:rPr>
  </w:style>
  <w:style w:type="table" w:styleId="GridTable1Light-Accent5">
    <w:name w:val="Grid Table 1 Light Accent 5"/>
    <w:basedOn w:val="TableNormal"/>
    <w:uiPriority w:val="46"/>
    <w:rsid w:val="00836BD3"/>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FooterChar">
    <w:name w:val="Footer Char"/>
    <w:aliases w:val="f Char"/>
    <w:link w:val="Footer"/>
    <w:uiPriority w:val="99"/>
    <w:rsid w:val="00AA63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49047">
      <w:bodyDiv w:val="1"/>
      <w:marLeft w:val="0"/>
      <w:marRight w:val="0"/>
      <w:marTop w:val="0"/>
      <w:marBottom w:val="0"/>
      <w:divBdr>
        <w:top w:val="none" w:sz="0" w:space="0" w:color="auto"/>
        <w:left w:val="none" w:sz="0" w:space="0" w:color="auto"/>
        <w:bottom w:val="none" w:sz="0" w:space="0" w:color="auto"/>
        <w:right w:val="none" w:sz="0" w:space="0" w:color="auto"/>
      </w:divBdr>
    </w:div>
    <w:div w:id="171528669">
      <w:bodyDiv w:val="1"/>
      <w:marLeft w:val="0"/>
      <w:marRight w:val="0"/>
      <w:marTop w:val="0"/>
      <w:marBottom w:val="0"/>
      <w:divBdr>
        <w:top w:val="none" w:sz="0" w:space="0" w:color="auto"/>
        <w:left w:val="none" w:sz="0" w:space="0" w:color="auto"/>
        <w:bottom w:val="none" w:sz="0" w:space="0" w:color="auto"/>
        <w:right w:val="none" w:sz="0" w:space="0" w:color="auto"/>
      </w:divBdr>
    </w:div>
    <w:div w:id="191306800">
      <w:bodyDiv w:val="1"/>
      <w:marLeft w:val="0"/>
      <w:marRight w:val="0"/>
      <w:marTop w:val="0"/>
      <w:marBottom w:val="0"/>
      <w:divBdr>
        <w:top w:val="none" w:sz="0" w:space="0" w:color="auto"/>
        <w:left w:val="none" w:sz="0" w:space="0" w:color="auto"/>
        <w:bottom w:val="none" w:sz="0" w:space="0" w:color="auto"/>
        <w:right w:val="none" w:sz="0" w:space="0" w:color="auto"/>
      </w:divBdr>
    </w:div>
    <w:div w:id="209194508">
      <w:bodyDiv w:val="1"/>
      <w:marLeft w:val="0"/>
      <w:marRight w:val="0"/>
      <w:marTop w:val="0"/>
      <w:marBottom w:val="0"/>
      <w:divBdr>
        <w:top w:val="none" w:sz="0" w:space="0" w:color="auto"/>
        <w:left w:val="none" w:sz="0" w:space="0" w:color="auto"/>
        <w:bottom w:val="none" w:sz="0" w:space="0" w:color="auto"/>
        <w:right w:val="none" w:sz="0" w:space="0" w:color="auto"/>
      </w:divBdr>
    </w:div>
    <w:div w:id="243270070">
      <w:bodyDiv w:val="1"/>
      <w:marLeft w:val="0"/>
      <w:marRight w:val="0"/>
      <w:marTop w:val="0"/>
      <w:marBottom w:val="0"/>
      <w:divBdr>
        <w:top w:val="none" w:sz="0" w:space="0" w:color="auto"/>
        <w:left w:val="none" w:sz="0" w:space="0" w:color="auto"/>
        <w:bottom w:val="none" w:sz="0" w:space="0" w:color="auto"/>
        <w:right w:val="none" w:sz="0" w:space="0" w:color="auto"/>
      </w:divBdr>
    </w:div>
    <w:div w:id="768040699">
      <w:bodyDiv w:val="1"/>
      <w:marLeft w:val="0"/>
      <w:marRight w:val="0"/>
      <w:marTop w:val="0"/>
      <w:marBottom w:val="0"/>
      <w:divBdr>
        <w:top w:val="none" w:sz="0" w:space="0" w:color="auto"/>
        <w:left w:val="none" w:sz="0" w:space="0" w:color="auto"/>
        <w:bottom w:val="none" w:sz="0" w:space="0" w:color="auto"/>
        <w:right w:val="none" w:sz="0" w:space="0" w:color="auto"/>
      </w:divBdr>
    </w:div>
    <w:div w:id="798567556">
      <w:bodyDiv w:val="1"/>
      <w:marLeft w:val="0"/>
      <w:marRight w:val="0"/>
      <w:marTop w:val="0"/>
      <w:marBottom w:val="0"/>
      <w:divBdr>
        <w:top w:val="none" w:sz="0" w:space="0" w:color="auto"/>
        <w:left w:val="none" w:sz="0" w:space="0" w:color="auto"/>
        <w:bottom w:val="none" w:sz="0" w:space="0" w:color="auto"/>
        <w:right w:val="none" w:sz="0" w:space="0" w:color="auto"/>
      </w:divBdr>
    </w:div>
    <w:div w:id="827212869">
      <w:bodyDiv w:val="1"/>
      <w:marLeft w:val="0"/>
      <w:marRight w:val="0"/>
      <w:marTop w:val="0"/>
      <w:marBottom w:val="0"/>
      <w:divBdr>
        <w:top w:val="none" w:sz="0" w:space="0" w:color="auto"/>
        <w:left w:val="none" w:sz="0" w:space="0" w:color="auto"/>
        <w:bottom w:val="none" w:sz="0" w:space="0" w:color="auto"/>
        <w:right w:val="none" w:sz="0" w:space="0" w:color="auto"/>
      </w:divBdr>
    </w:div>
    <w:div w:id="832919265">
      <w:bodyDiv w:val="1"/>
      <w:marLeft w:val="0"/>
      <w:marRight w:val="0"/>
      <w:marTop w:val="0"/>
      <w:marBottom w:val="0"/>
      <w:divBdr>
        <w:top w:val="none" w:sz="0" w:space="0" w:color="auto"/>
        <w:left w:val="none" w:sz="0" w:space="0" w:color="auto"/>
        <w:bottom w:val="none" w:sz="0" w:space="0" w:color="auto"/>
        <w:right w:val="none" w:sz="0" w:space="0" w:color="auto"/>
      </w:divBdr>
    </w:div>
    <w:div w:id="904805601">
      <w:bodyDiv w:val="1"/>
      <w:marLeft w:val="0"/>
      <w:marRight w:val="0"/>
      <w:marTop w:val="0"/>
      <w:marBottom w:val="0"/>
      <w:divBdr>
        <w:top w:val="none" w:sz="0" w:space="0" w:color="auto"/>
        <w:left w:val="none" w:sz="0" w:space="0" w:color="auto"/>
        <w:bottom w:val="none" w:sz="0" w:space="0" w:color="auto"/>
        <w:right w:val="none" w:sz="0" w:space="0" w:color="auto"/>
      </w:divBdr>
    </w:div>
    <w:div w:id="1187334008">
      <w:bodyDiv w:val="1"/>
      <w:marLeft w:val="0"/>
      <w:marRight w:val="0"/>
      <w:marTop w:val="0"/>
      <w:marBottom w:val="0"/>
      <w:divBdr>
        <w:top w:val="none" w:sz="0" w:space="0" w:color="auto"/>
        <w:left w:val="none" w:sz="0" w:space="0" w:color="auto"/>
        <w:bottom w:val="none" w:sz="0" w:space="0" w:color="auto"/>
        <w:right w:val="none" w:sz="0" w:space="0" w:color="auto"/>
      </w:divBdr>
    </w:div>
    <w:div w:id="1367831709">
      <w:bodyDiv w:val="1"/>
      <w:marLeft w:val="0"/>
      <w:marRight w:val="0"/>
      <w:marTop w:val="0"/>
      <w:marBottom w:val="0"/>
      <w:divBdr>
        <w:top w:val="none" w:sz="0" w:space="0" w:color="auto"/>
        <w:left w:val="none" w:sz="0" w:space="0" w:color="auto"/>
        <w:bottom w:val="none" w:sz="0" w:space="0" w:color="auto"/>
        <w:right w:val="none" w:sz="0" w:space="0" w:color="auto"/>
      </w:divBdr>
    </w:div>
    <w:div w:id="1604335212">
      <w:bodyDiv w:val="1"/>
      <w:marLeft w:val="0"/>
      <w:marRight w:val="0"/>
      <w:marTop w:val="0"/>
      <w:marBottom w:val="0"/>
      <w:divBdr>
        <w:top w:val="none" w:sz="0" w:space="0" w:color="auto"/>
        <w:left w:val="none" w:sz="0" w:space="0" w:color="auto"/>
        <w:bottom w:val="none" w:sz="0" w:space="0" w:color="auto"/>
        <w:right w:val="none" w:sz="0" w:space="0" w:color="auto"/>
      </w:divBdr>
    </w:div>
    <w:div w:id="1671912010">
      <w:bodyDiv w:val="1"/>
      <w:marLeft w:val="0"/>
      <w:marRight w:val="0"/>
      <w:marTop w:val="0"/>
      <w:marBottom w:val="0"/>
      <w:divBdr>
        <w:top w:val="none" w:sz="0" w:space="0" w:color="auto"/>
        <w:left w:val="none" w:sz="0" w:space="0" w:color="auto"/>
        <w:bottom w:val="none" w:sz="0" w:space="0" w:color="auto"/>
        <w:right w:val="none" w:sz="0" w:space="0" w:color="auto"/>
      </w:divBdr>
    </w:div>
    <w:div w:id="1735547560">
      <w:bodyDiv w:val="1"/>
      <w:marLeft w:val="0"/>
      <w:marRight w:val="0"/>
      <w:marTop w:val="0"/>
      <w:marBottom w:val="0"/>
      <w:divBdr>
        <w:top w:val="none" w:sz="0" w:space="0" w:color="auto"/>
        <w:left w:val="none" w:sz="0" w:space="0" w:color="auto"/>
        <w:bottom w:val="none" w:sz="0" w:space="0" w:color="auto"/>
        <w:right w:val="none" w:sz="0" w:space="0" w:color="auto"/>
      </w:divBdr>
    </w:div>
    <w:div w:id="1826897655">
      <w:bodyDiv w:val="1"/>
      <w:marLeft w:val="0"/>
      <w:marRight w:val="0"/>
      <w:marTop w:val="0"/>
      <w:marBottom w:val="0"/>
      <w:divBdr>
        <w:top w:val="none" w:sz="0" w:space="0" w:color="auto"/>
        <w:left w:val="none" w:sz="0" w:space="0" w:color="auto"/>
        <w:bottom w:val="none" w:sz="0" w:space="0" w:color="auto"/>
        <w:right w:val="none" w:sz="0" w:space="0" w:color="auto"/>
      </w:divBdr>
    </w:div>
    <w:div w:id="2098938712">
      <w:bodyDiv w:val="1"/>
      <w:marLeft w:val="0"/>
      <w:marRight w:val="0"/>
      <w:marTop w:val="0"/>
      <w:marBottom w:val="0"/>
      <w:divBdr>
        <w:top w:val="none" w:sz="0" w:space="0" w:color="auto"/>
        <w:left w:val="none" w:sz="0" w:space="0" w:color="auto"/>
        <w:bottom w:val="none" w:sz="0" w:space="0" w:color="auto"/>
        <w:right w:val="none" w:sz="0" w:space="0" w:color="auto"/>
      </w:divBdr>
    </w:div>
    <w:div w:id="2110151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emf"/><Relationship Id="rId21" Type="http://schemas.openxmlformats.org/officeDocument/2006/relationships/oleObject" Target="embeddings/oleObject2.bin"/><Relationship Id="rId42" Type="http://schemas.openxmlformats.org/officeDocument/2006/relationships/image" Target="media/image18.emf"/><Relationship Id="rId63" Type="http://schemas.openxmlformats.org/officeDocument/2006/relationships/oleObject" Target="embeddings/oleObject23.bin"/><Relationship Id="rId84" Type="http://schemas.openxmlformats.org/officeDocument/2006/relationships/image" Target="media/image39.emf"/><Relationship Id="rId138" Type="http://schemas.openxmlformats.org/officeDocument/2006/relationships/oleObject" Target="embeddings/oleObject61.bin"/><Relationship Id="rId159" Type="http://schemas.openxmlformats.org/officeDocument/2006/relationships/image" Target="media/image76.emf"/><Relationship Id="rId170" Type="http://schemas.openxmlformats.org/officeDocument/2006/relationships/oleObject" Target="embeddings/oleObject77.bin"/><Relationship Id="rId191" Type="http://schemas.openxmlformats.org/officeDocument/2006/relationships/image" Target="media/image92.emf"/><Relationship Id="rId205" Type="http://schemas.openxmlformats.org/officeDocument/2006/relationships/image" Target="media/image99.emf"/><Relationship Id="rId226" Type="http://schemas.openxmlformats.org/officeDocument/2006/relationships/oleObject" Target="embeddings/oleObject105.bin"/><Relationship Id="rId247" Type="http://schemas.openxmlformats.org/officeDocument/2006/relationships/image" Target="media/image120.emf"/><Relationship Id="rId107" Type="http://schemas.openxmlformats.org/officeDocument/2006/relationships/image" Target="media/image50.emf"/><Relationship Id="rId268" Type="http://schemas.openxmlformats.org/officeDocument/2006/relationships/image" Target="media/image135.png"/><Relationship Id="rId11" Type="http://schemas.openxmlformats.org/officeDocument/2006/relationships/footer" Target="footer2.xml"/><Relationship Id="rId32" Type="http://schemas.openxmlformats.org/officeDocument/2006/relationships/image" Target="media/image13.emf"/><Relationship Id="rId53" Type="http://schemas.openxmlformats.org/officeDocument/2006/relationships/oleObject" Target="embeddings/oleObject18.bin"/><Relationship Id="rId74" Type="http://schemas.openxmlformats.org/officeDocument/2006/relationships/image" Target="media/image34.emf"/><Relationship Id="rId128" Type="http://schemas.openxmlformats.org/officeDocument/2006/relationships/oleObject" Target="embeddings/oleObject56.bin"/><Relationship Id="rId149" Type="http://schemas.openxmlformats.org/officeDocument/2006/relationships/image" Target="media/image71.emf"/><Relationship Id="rId5" Type="http://schemas.openxmlformats.org/officeDocument/2006/relationships/webSettings" Target="webSettings.xml"/><Relationship Id="rId95" Type="http://schemas.openxmlformats.org/officeDocument/2006/relationships/image" Target="media/image44.emf"/><Relationship Id="rId160" Type="http://schemas.openxmlformats.org/officeDocument/2006/relationships/oleObject" Target="embeddings/oleObject72.bin"/><Relationship Id="rId181" Type="http://schemas.openxmlformats.org/officeDocument/2006/relationships/image" Target="media/image87.emf"/><Relationship Id="rId216" Type="http://schemas.openxmlformats.org/officeDocument/2006/relationships/oleObject" Target="embeddings/oleObject100.bin"/><Relationship Id="rId237" Type="http://schemas.openxmlformats.org/officeDocument/2006/relationships/image" Target="media/image115.emf"/><Relationship Id="rId258" Type="http://schemas.openxmlformats.org/officeDocument/2006/relationships/package" Target="embeddings/Microsoft_Word_Document17.docx"/><Relationship Id="rId22" Type="http://schemas.openxmlformats.org/officeDocument/2006/relationships/image" Target="media/image8.emf"/><Relationship Id="rId43" Type="http://schemas.openxmlformats.org/officeDocument/2006/relationships/oleObject" Target="embeddings/oleObject13.bin"/><Relationship Id="rId64" Type="http://schemas.openxmlformats.org/officeDocument/2006/relationships/image" Target="media/image29.emf"/><Relationship Id="rId118" Type="http://schemas.openxmlformats.org/officeDocument/2006/relationships/oleObject" Target="embeddings/oleObject51.bin"/><Relationship Id="rId139" Type="http://schemas.openxmlformats.org/officeDocument/2006/relationships/image" Target="media/image66.emf"/><Relationship Id="rId85" Type="http://schemas.openxmlformats.org/officeDocument/2006/relationships/oleObject" Target="embeddings/oleObject34.bin"/><Relationship Id="rId150" Type="http://schemas.openxmlformats.org/officeDocument/2006/relationships/oleObject" Target="embeddings/oleObject67.bin"/><Relationship Id="rId171" Type="http://schemas.openxmlformats.org/officeDocument/2006/relationships/image" Target="media/image82.emf"/><Relationship Id="rId192" Type="http://schemas.openxmlformats.org/officeDocument/2006/relationships/oleObject" Target="embeddings/oleObject88.bin"/><Relationship Id="rId206" Type="http://schemas.openxmlformats.org/officeDocument/2006/relationships/oleObject" Target="embeddings/oleObject95.bin"/><Relationship Id="rId227" Type="http://schemas.openxmlformats.org/officeDocument/2006/relationships/image" Target="media/image110.emf"/><Relationship Id="rId248" Type="http://schemas.openxmlformats.org/officeDocument/2006/relationships/package" Target="embeddings/Microsoft_Word_Document12.docx"/><Relationship Id="rId269" Type="http://schemas.openxmlformats.org/officeDocument/2006/relationships/image" Target="media/image136.png"/><Relationship Id="rId12" Type="http://schemas.openxmlformats.org/officeDocument/2006/relationships/image" Target="media/image3.emf"/><Relationship Id="rId33" Type="http://schemas.openxmlformats.org/officeDocument/2006/relationships/oleObject" Target="embeddings/oleObject8.bin"/><Relationship Id="rId108" Type="http://schemas.openxmlformats.org/officeDocument/2006/relationships/oleObject" Target="embeddings/oleObject46.bin"/><Relationship Id="rId129" Type="http://schemas.openxmlformats.org/officeDocument/2006/relationships/image" Target="media/image61.emf"/><Relationship Id="rId54" Type="http://schemas.openxmlformats.org/officeDocument/2006/relationships/image" Target="media/image24.emf"/><Relationship Id="rId75" Type="http://schemas.openxmlformats.org/officeDocument/2006/relationships/oleObject" Target="embeddings/oleObject29.bin"/><Relationship Id="rId96" Type="http://schemas.openxmlformats.org/officeDocument/2006/relationships/oleObject" Target="embeddings/oleObject40.bin"/><Relationship Id="rId140" Type="http://schemas.openxmlformats.org/officeDocument/2006/relationships/oleObject" Target="embeddings/oleObject62.bin"/><Relationship Id="rId161" Type="http://schemas.openxmlformats.org/officeDocument/2006/relationships/image" Target="media/image77.emf"/><Relationship Id="rId182" Type="http://schemas.openxmlformats.org/officeDocument/2006/relationships/oleObject" Target="embeddings/oleObject83.bin"/><Relationship Id="rId217" Type="http://schemas.openxmlformats.org/officeDocument/2006/relationships/image" Target="media/image105.emf"/><Relationship Id="rId6" Type="http://schemas.openxmlformats.org/officeDocument/2006/relationships/footnotes" Target="footnotes.xml"/><Relationship Id="rId238" Type="http://schemas.openxmlformats.org/officeDocument/2006/relationships/package" Target="embeddings/Microsoft_Word_Document7.docx"/><Relationship Id="rId259" Type="http://schemas.openxmlformats.org/officeDocument/2006/relationships/image" Target="media/image126.png"/><Relationship Id="rId23" Type="http://schemas.openxmlformats.org/officeDocument/2006/relationships/oleObject" Target="embeddings/oleObject3.bin"/><Relationship Id="rId119" Type="http://schemas.openxmlformats.org/officeDocument/2006/relationships/image" Target="media/image56.emf"/><Relationship Id="rId270" Type="http://schemas.openxmlformats.org/officeDocument/2006/relationships/footer" Target="footer3.xml"/><Relationship Id="rId44" Type="http://schemas.openxmlformats.org/officeDocument/2006/relationships/image" Target="media/image19.emf"/><Relationship Id="rId60" Type="http://schemas.openxmlformats.org/officeDocument/2006/relationships/image" Target="media/image27.emf"/><Relationship Id="rId65" Type="http://schemas.openxmlformats.org/officeDocument/2006/relationships/oleObject" Target="embeddings/oleObject24.bin"/><Relationship Id="rId81" Type="http://schemas.openxmlformats.org/officeDocument/2006/relationships/oleObject" Target="embeddings/oleObject32.bin"/><Relationship Id="rId86" Type="http://schemas.openxmlformats.org/officeDocument/2006/relationships/image" Target="media/image40.emf"/><Relationship Id="rId130" Type="http://schemas.openxmlformats.org/officeDocument/2006/relationships/oleObject" Target="embeddings/oleObject57.bin"/><Relationship Id="rId135" Type="http://schemas.openxmlformats.org/officeDocument/2006/relationships/image" Target="media/image64.emf"/><Relationship Id="rId151" Type="http://schemas.openxmlformats.org/officeDocument/2006/relationships/image" Target="media/image72.emf"/><Relationship Id="rId156" Type="http://schemas.openxmlformats.org/officeDocument/2006/relationships/oleObject" Target="embeddings/oleObject70.bin"/><Relationship Id="rId177" Type="http://schemas.openxmlformats.org/officeDocument/2006/relationships/image" Target="media/image85.emf"/><Relationship Id="rId198" Type="http://schemas.openxmlformats.org/officeDocument/2006/relationships/oleObject" Target="embeddings/oleObject91.bin"/><Relationship Id="rId172" Type="http://schemas.openxmlformats.org/officeDocument/2006/relationships/oleObject" Target="embeddings/oleObject78.bin"/><Relationship Id="rId193" Type="http://schemas.openxmlformats.org/officeDocument/2006/relationships/image" Target="media/image93.emf"/><Relationship Id="rId202" Type="http://schemas.openxmlformats.org/officeDocument/2006/relationships/oleObject" Target="embeddings/oleObject93.bin"/><Relationship Id="rId207" Type="http://schemas.openxmlformats.org/officeDocument/2006/relationships/image" Target="media/image100.emf"/><Relationship Id="rId223" Type="http://schemas.openxmlformats.org/officeDocument/2006/relationships/image" Target="media/image108.emf"/><Relationship Id="rId228" Type="http://schemas.openxmlformats.org/officeDocument/2006/relationships/oleObject" Target="embeddings/oleObject106.bin"/><Relationship Id="rId244" Type="http://schemas.openxmlformats.org/officeDocument/2006/relationships/package" Target="embeddings/Microsoft_Word_Document10.docx"/><Relationship Id="rId249" Type="http://schemas.openxmlformats.org/officeDocument/2006/relationships/image" Target="media/image121.emf"/><Relationship Id="rId13" Type="http://schemas.openxmlformats.org/officeDocument/2006/relationships/package" Target="embeddings/Microsoft_Excel_Worksheet1.xlsx"/><Relationship Id="rId18" Type="http://schemas.openxmlformats.org/officeDocument/2006/relationships/image" Target="media/image6.emf"/><Relationship Id="rId39" Type="http://schemas.openxmlformats.org/officeDocument/2006/relationships/oleObject" Target="embeddings/oleObject11.bin"/><Relationship Id="rId109" Type="http://schemas.openxmlformats.org/officeDocument/2006/relationships/image" Target="media/image51.emf"/><Relationship Id="rId260" Type="http://schemas.openxmlformats.org/officeDocument/2006/relationships/image" Target="media/image127.png"/><Relationship Id="rId265" Type="http://schemas.openxmlformats.org/officeDocument/2006/relationships/image" Target="media/image132.png"/><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oleObject19.bin"/><Relationship Id="rId76" Type="http://schemas.openxmlformats.org/officeDocument/2006/relationships/image" Target="media/image35.emf"/><Relationship Id="rId97" Type="http://schemas.openxmlformats.org/officeDocument/2006/relationships/image" Target="media/image45.emf"/><Relationship Id="rId104" Type="http://schemas.openxmlformats.org/officeDocument/2006/relationships/oleObject" Target="embeddings/oleObject44.bin"/><Relationship Id="rId120" Type="http://schemas.openxmlformats.org/officeDocument/2006/relationships/oleObject" Target="embeddings/oleObject52.bin"/><Relationship Id="rId125" Type="http://schemas.openxmlformats.org/officeDocument/2006/relationships/image" Target="media/image59.emf"/><Relationship Id="rId141" Type="http://schemas.openxmlformats.org/officeDocument/2006/relationships/image" Target="media/image67.emf"/><Relationship Id="rId146" Type="http://schemas.openxmlformats.org/officeDocument/2006/relationships/oleObject" Target="embeddings/oleObject65.bin"/><Relationship Id="rId167" Type="http://schemas.openxmlformats.org/officeDocument/2006/relationships/image" Target="media/image80.emf"/><Relationship Id="rId188" Type="http://schemas.openxmlformats.org/officeDocument/2006/relationships/oleObject" Target="embeddings/oleObject86.bin"/><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oleObject" Target="embeddings/oleObject38.bin"/><Relationship Id="rId162" Type="http://schemas.openxmlformats.org/officeDocument/2006/relationships/oleObject" Target="embeddings/oleObject73.bin"/><Relationship Id="rId183" Type="http://schemas.openxmlformats.org/officeDocument/2006/relationships/image" Target="media/image88.emf"/><Relationship Id="rId213" Type="http://schemas.openxmlformats.org/officeDocument/2006/relationships/image" Target="media/image103.emf"/><Relationship Id="rId218" Type="http://schemas.openxmlformats.org/officeDocument/2006/relationships/oleObject" Target="embeddings/oleObject101.bin"/><Relationship Id="rId234" Type="http://schemas.openxmlformats.org/officeDocument/2006/relationships/package" Target="embeddings/Microsoft_Word_Document5.docx"/><Relationship Id="rId239" Type="http://schemas.openxmlformats.org/officeDocument/2006/relationships/image" Target="media/image116.emf"/><Relationship Id="rId2" Type="http://schemas.openxmlformats.org/officeDocument/2006/relationships/numbering" Target="numbering.xml"/><Relationship Id="rId29" Type="http://schemas.openxmlformats.org/officeDocument/2006/relationships/oleObject" Target="embeddings/oleObject6.bin"/><Relationship Id="rId250" Type="http://schemas.openxmlformats.org/officeDocument/2006/relationships/package" Target="embeddings/Microsoft_Word_Document13.docx"/><Relationship Id="rId255" Type="http://schemas.openxmlformats.org/officeDocument/2006/relationships/image" Target="media/image124.emf"/><Relationship Id="rId271" Type="http://schemas.openxmlformats.org/officeDocument/2006/relationships/footer" Target="footer4.xml"/><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4.bin"/><Relationship Id="rId66" Type="http://schemas.openxmlformats.org/officeDocument/2006/relationships/image" Target="media/image30.emf"/><Relationship Id="rId87" Type="http://schemas.openxmlformats.org/officeDocument/2006/relationships/oleObject" Target="embeddings/oleObject35.bin"/><Relationship Id="rId110" Type="http://schemas.openxmlformats.org/officeDocument/2006/relationships/oleObject" Target="embeddings/oleObject47.bin"/><Relationship Id="rId115" Type="http://schemas.openxmlformats.org/officeDocument/2006/relationships/image" Target="media/image54.emf"/><Relationship Id="rId131" Type="http://schemas.openxmlformats.org/officeDocument/2006/relationships/image" Target="media/image62.emf"/><Relationship Id="rId136" Type="http://schemas.openxmlformats.org/officeDocument/2006/relationships/oleObject" Target="embeddings/oleObject60.bin"/><Relationship Id="rId157" Type="http://schemas.openxmlformats.org/officeDocument/2006/relationships/image" Target="media/image75.emf"/><Relationship Id="rId178" Type="http://schemas.openxmlformats.org/officeDocument/2006/relationships/oleObject" Target="embeddings/oleObject81.bin"/><Relationship Id="rId61" Type="http://schemas.openxmlformats.org/officeDocument/2006/relationships/oleObject" Target="embeddings/oleObject22.bin"/><Relationship Id="rId82" Type="http://schemas.openxmlformats.org/officeDocument/2006/relationships/image" Target="media/image38.emf"/><Relationship Id="rId152" Type="http://schemas.openxmlformats.org/officeDocument/2006/relationships/oleObject" Target="embeddings/oleObject68.bin"/><Relationship Id="rId173" Type="http://schemas.openxmlformats.org/officeDocument/2006/relationships/image" Target="media/image83.emf"/><Relationship Id="rId194" Type="http://schemas.openxmlformats.org/officeDocument/2006/relationships/oleObject" Target="embeddings/oleObject89.bin"/><Relationship Id="rId199" Type="http://schemas.openxmlformats.org/officeDocument/2006/relationships/image" Target="media/image96.emf"/><Relationship Id="rId203" Type="http://schemas.openxmlformats.org/officeDocument/2006/relationships/image" Target="media/image98.emf"/><Relationship Id="rId208" Type="http://schemas.openxmlformats.org/officeDocument/2006/relationships/oleObject" Target="embeddings/oleObject96.bin"/><Relationship Id="rId229" Type="http://schemas.openxmlformats.org/officeDocument/2006/relationships/image" Target="media/image111.emf"/><Relationship Id="rId19" Type="http://schemas.openxmlformats.org/officeDocument/2006/relationships/oleObject" Target="embeddings/oleObject1.bin"/><Relationship Id="rId224" Type="http://schemas.openxmlformats.org/officeDocument/2006/relationships/oleObject" Target="embeddings/oleObject104.bin"/><Relationship Id="rId240" Type="http://schemas.openxmlformats.org/officeDocument/2006/relationships/package" Target="embeddings/Microsoft_Word_Document8.docx"/><Relationship Id="rId245" Type="http://schemas.openxmlformats.org/officeDocument/2006/relationships/image" Target="media/image119.emf"/><Relationship Id="rId261" Type="http://schemas.openxmlformats.org/officeDocument/2006/relationships/image" Target="media/image128.png"/><Relationship Id="rId266" Type="http://schemas.openxmlformats.org/officeDocument/2006/relationships/image" Target="media/image133.png"/><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embeddings/oleObject9.bin"/><Relationship Id="rId56" Type="http://schemas.openxmlformats.org/officeDocument/2006/relationships/image" Target="media/image25.emf"/><Relationship Id="rId77" Type="http://schemas.openxmlformats.org/officeDocument/2006/relationships/oleObject" Target="embeddings/oleObject30.bin"/><Relationship Id="rId100" Type="http://schemas.openxmlformats.org/officeDocument/2006/relationships/oleObject" Target="embeddings/oleObject42.bin"/><Relationship Id="rId105" Type="http://schemas.openxmlformats.org/officeDocument/2006/relationships/image" Target="media/image49.emf"/><Relationship Id="rId126" Type="http://schemas.openxmlformats.org/officeDocument/2006/relationships/oleObject" Target="embeddings/oleObject55.bin"/><Relationship Id="rId147" Type="http://schemas.openxmlformats.org/officeDocument/2006/relationships/image" Target="media/image70.emf"/><Relationship Id="rId168" Type="http://schemas.openxmlformats.org/officeDocument/2006/relationships/oleObject" Target="embeddings/oleObject76.bin"/><Relationship Id="rId8" Type="http://schemas.openxmlformats.org/officeDocument/2006/relationships/header" Target="header1.xml"/><Relationship Id="rId51" Type="http://schemas.openxmlformats.org/officeDocument/2006/relationships/oleObject" Target="embeddings/oleObject17.bin"/><Relationship Id="rId72" Type="http://schemas.openxmlformats.org/officeDocument/2006/relationships/image" Target="media/image33.emf"/><Relationship Id="rId93" Type="http://schemas.openxmlformats.org/officeDocument/2006/relationships/image" Target="media/image43.emf"/><Relationship Id="rId98" Type="http://schemas.openxmlformats.org/officeDocument/2006/relationships/oleObject" Target="embeddings/oleObject41.bin"/><Relationship Id="rId121" Type="http://schemas.openxmlformats.org/officeDocument/2006/relationships/image" Target="media/image57.emf"/><Relationship Id="rId142" Type="http://schemas.openxmlformats.org/officeDocument/2006/relationships/oleObject" Target="embeddings/oleObject63.bin"/><Relationship Id="rId163" Type="http://schemas.openxmlformats.org/officeDocument/2006/relationships/image" Target="media/image78.emf"/><Relationship Id="rId184" Type="http://schemas.openxmlformats.org/officeDocument/2006/relationships/oleObject" Target="embeddings/oleObject84.bin"/><Relationship Id="rId189" Type="http://schemas.openxmlformats.org/officeDocument/2006/relationships/image" Target="media/image91.emf"/><Relationship Id="rId219" Type="http://schemas.openxmlformats.org/officeDocument/2006/relationships/image" Target="media/image106.emf"/><Relationship Id="rId3" Type="http://schemas.openxmlformats.org/officeDocument/2006/relationships/styles" Target="styles.xml"/><Relationship Id="rId214" Type="http://schemas.openxmlformats.org/officeDocument/2006/relationships/oleObject" Target="embeddings/oleObject99.bin"/><Relationship Id="rId230" Type="http://schemas.openxmlformats.org/officeDocument/2006/relationships/oleObject" Target="embeddings/oleObject107.bin"/><Relationship Id="rId235" Type="http://schemas.openxmlformats.org/officeDocument/2006/relationships/image" Target="media/image114.emf"/><Relationship Id="rId251" Type="http://schemas.openxmlformats.org/officeDocument/2006/relationships/image" Target="media/image122.emf"/><Relationship Id="rId256" Type="http://schemas.openxmlformats.org/officeDocument/2006/relationships/package" Target="embeddings/Microsoft_Word_Document16.docx"/><Relationship Id="rId25" Type="http://schemas.openxmlformats.org/officeDocument/2006/relationships/oleObject" Target="embeddings/oleObject4.bin"/><Relationship Id="rId46" Type="http://schemas.openxmlformats.org/officeDocument/2006/relationships/image" Target="media/image20.emf"/><Relationship Id="rId67" Type="http://schemas.openxmlformats.org/officeDocument/2006/relationships/oleObject" Target="embeddings/oleObject25.bin"/><Relationship Id="rId116" Type="http://schemas.openxmlformats.org/officeDocument/2006/relationships/oleObject" Target="embeddings/oleObject50.bin"/><Relationship Id="rId137" Type="http://schemas.openxmlformats.org/officeDocument/2006/relationships/image" Target="media/image65.emf"/><Relationship Id="rId158" Type="http://schemas.openxmlformats.org/officeDocument/2006/relationships/oleObject" Target="embeddings/oleObject71.bin"/><Relationship Id="rId272"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oleObject" Target="embeddings/oleObject12.bin"/><Relationship Id="rId62" Type="http://schemas.openxmlformats.org/officeDocument/2006/relationships/image" Target="media/image28.emf"/><Relationship Id="rId83" Type="http://schemas.openxmlformats.org/officeDocument/2006/relationships/oleObject" Target="embeddings/oleObject33.bin"/><Relationship Id="rId88" Type="http://schemas.openxmlformats.org/officeDocument/2006/relationships/oleObject" Target="embeddings/oleObject36.bin"/><Relationship Id="rId111" Type="http://schemas.openxmlformats.org/officeDocument/2006/relationships/image" Target="media/image52.emf"/><Relationship Id="rId132" Type="http://schemas.openxmlformats.org/officeDocument/2006/relationships/oleObject" Target="embeddings/oleObject58.bin"/><Relationship Id="rId153" Type="http://schemas.openxmlformats.org/officeDocument/2006/relationships/image" Target="media/image73.emf"/><Relationship Id="rId174" Type="http://schemas.openxmlformats.org/officeDocument/2006/relationships/oleObject" Target="embeddings/oleObject79.bin"/><Relationship Id="rId179" Type="http://schemas.openxmlformats.org/officeDocument/2006/relationships/image" Target="media/image86.emf"/><Relationship Id="rId195" Type="http://schemas.openxmlformats.org/officeDocument/2006/relationships/image" Target="media/image94.emf"/><Relationship Id="rId209" Type="http://schemas.openxmlformats.org/officeDocument/2006/relationships/image" Target="media/image101.emf"/><Relationship Id="rId190" Type="http://schemas.openxmlformats.org/officeDocument/2006/relationships/oleObject" Target="embeddings/oleObject87.bin"/><Relationship Id="rId204" Type="http://schemas.openxmlformats.org/officeDocument/2006/relationships/oleObject" Target="embeddings/oleObject94.bin"/><Relationship Id="rId220" Type="http://schemas.openxmlformats.org/officeDocument/2006/relationships/oleObject" Target="embeddings/oleObject102.bin"/><Relationship Id="rId225" Type="http://schemas.openxmlformats.org/officeDocument/2006/relationships/image" Target="media/image109.emf"/><Relationship Id="rId241" Type="http://schemas.openxmlformats.org/officeDocument/2006/relationships/image" Target="media/image117.emf"/><Relationship Id="rId246" Type="http://schemas.openxmlformats.org/officeDocument/2006/relationships/package" Target="embeddings/Microsoft_Word_Document11.docx"/><Relationship Id="rId267" Type="http://schemas.openxmlformats.org/officeDocument/2006/relationships/image" Target="media/image134.png"/><Relationship Id="rId15" Type="http://schemas.openxmlformats.org/officeDocument/2006/relationships/package" Target="embeddings/Microsoft_Excel_Worksheet2.xlsx"/><Relationship Id="rId36" Type="http://schemas.openxmlformats.org/officeDocument/2006/relationships/image" Target="media/image15.emf"/><Relationship Id="rId57" Type="http://schemas.openxmlformats.org/officeDocument/2006/relationships/oleObject" Target="embeddings/oleObject20.bin"/><Relationship Id="rId106" Type="http://schemas.openxmlformats.org/officeDocument/2006/relationships/oleObject" Target="embeddings/oleObject45.bin"/><Relationship Id="rId127" Type="http://schemas.openxmlformats.org/officeDocument/2006/relationships/image" Target="media/image60.emf"/><Relationship Id="rId262" Type="http://schemas.openxmlformats.org/officeDocument/2006/relationships/image" Target="media/image129.png"/><Relationship Id="rId10" Type="http://schemas.openxmlformats.org/officeDocument/2006/relationships/header" Target="header2.xml"/><Relationship Id="rId31" Type="http://schemas.openxmlformats.org/officeDocument/2006/relationships/oleObject" Target="embeddings/oleObject7.bin"/><Relationship Id="rId52" Type="http://schemas.openxmlformats.org/officeDocument/2006/relationships/image" Target="media/image23.emf"/><Relationship Id="rId73" Type="http://schemas.openxmlformats.org/officeDocument/2006/relationships/oleObject" Target="embeddings/oleObject28.bin"/><Relationship Id="rId78" Type="http://schemas.openxmlformats.org/officeDocument/2006/relationships/image" Target="media/image36.emf"/><Relationship Id="rId94" Type="http://schemas.openxmlformats.org/officeDocument/2006/relationships/oleObject" Target="embeddings/oleObject39.bin"/><Relationship Id="rId99" Type="http://schemas.openxmlformats.org/officeDocument/2006/relationships/image" Target="media/image46.emf"/><Relationship Id="rId101" Type="http://schemas.openxmlformats.org/officeDocument/2006/relationships/image" Target="media/image47.emf"/><Relationship Id="rId122" Type="http://schemas.openxmlformats.org/officeDocument/2006/relationships/oleObject" Target="embeddings/oleObject53.bin"/><Relationship Id="rId143" Type="http://schemas.openxmlformats.org/officeDocument/2006/relationships/image" Target="media/image68.emf"/><Relationship Id="rId148" Type="http://schemas.openxmlformats.org/officeDocument/2006/relationships/oleObject" Target="embeddings/oleObject66.bin"/><Relationship Id="rId164" Type="http://schemas.openxmlformats.org/officeDocument/2006/relationships/oleObject" Target="embeddings/oleObject74.bin"/><Relationship Id="rId169" Type="http://schemas.openxmlformats.org/officeDocument/2006/relationships/image" Target="media/image81.emf"/><Relationship Id="rId185" Type="http://schemas.openxmlformats.org/officeDocument/2006/relationships/image" Target="media/image89.e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82.bin"/><Relationship Id="rId210" Type="http://schemas.openxmlformats.org/officeDocument/2006/relationships/oleObject" Target="embeddings/oleObject97.bin"/><Relationship Id="rId215" Type="http://schemas.openxmlformats.org/officeDocument/2006/relationships/image" Target="media/image104.emf"/><Relationship Id="rId236" Type="http://schemas.openxmlformats.org/officeDocument/2006/relationships/package" Target="embeddings/Microsoft_Word_Document6.docx"/><Relationship Id="rId257" Type="http://schemas.openxmlformats.org/officeDocument/2006/relationships/image" Target="media/image125.emf"/><Relationship Id="rId26" Type="http://schemas.openxmlformats.org/officeDocument/2006/relationships/image" Target="media/image10.emf"/><Relationship Id="rId231" Type="http://schemas.openxmlformats.org/officeDocument/2006/relationships/image" Target="media/image112.emf"/><Relationship Id="rId252" Type="http://schemas.openxmlformats.org/officeDocument/2006/relationships/package" Target="embeddings/Microsoft_Word_Document14.docx"/><Relationship Id="rId273" Type="http://schemas.microsoft.com/office/2011/relationships/people" Target="people.xml"/><Relationship Id="rId47" Type="http://schemas.openxmlformats.org/officeDocument/2006/relationships/oleObject" Target="embeddings/oleObject15.bin"/><Relationship Id="rId68" Type="http://schemas.openxmlformats.org/officeDocument/2006/relationships/image" Target="media/image31.emf"/><Relationship Id="rId89" Type="http://schemas.openxmlformats.org/officeDocument/2006/relationships/image" Target="media/image41.emf"/><Relationship Id="rId112" Type="http://schemas.openxmlformats.org/officeDocument/2006/relationships/oleObject" Target="embeddings/oleObject48.bin"/><Relationship Id="rId133" Type="http://schemas.openxmlformats.org/officeDocument/2006/relationships/image" Target="media/image63.emf"/><Relationship Id="rId154" Type="http://schemas.openxmlformats.org/officeDocument/2006/relationships/oleObject" Target="embeddings/oleObject69.bin"/><Relationship Id="rId175" Type="http://schemas.openxmlformats.org/officeDocument/2006/relationships/image" Target="media/image84.emf"/><Relationship Id="rId196" Type="http://schemas.openxmlformats.org/officeDocument/2006/relationships/oleObject" Target="embeddings/oleObject90.bin"/><Relationship Id="rId200" Type="http://schemas.openxmlformats.org/officeDocument/2006/relationships/oleObject" Target="embeddings/oleObject92.bin"/><Relationship Id="rId16" Type="http://schemas.openxmlformats.org/officeDocument/2006/relationships/image" Target="media/image5.emf"/><Relationship Id="rId221" Type="http://schemas.openxmlformats.org/officeDocument/2006/relationships/image" Target="media/image107.emf"/><Relationship Id="rId242" Type="http://schemas.openxmlformats.org/officeDocument/2006/relationships/package" Target="embeddings/Microsoft_Word_Document9.docx"/><Relationship Id="rId263" Type="http://schemas.openxmlformats.org/officeDocument/2006/relationships/image" Target="media/image130.png"/><Relationship Id="rId37" Type="http://schemas.openxmlformats.org/officeDocument/2006/relationships/oleObject" Target="embeddings/oleObject10.bin"/><Relationship Id="rId58" Type="http://schemas.openxmlformats.org/officeDocument/2006/relationships/image" Target="media/image26.emf"/><Relationship Id="rId79" Type="http://schemas.openxmlformats.org/officeDocument/2006/relationships/oleObject" Target="embeddings/oleObject31.bin"/><Relationship Id="rId102" Type="http://schemas.openxmlformats.org/officeDocument/2006/relationships/oleObject" Target="embeddings/oleObject43.bin"/><Relationship Id="rId123" Type="http://schemas.openxmlformats.org/officeDocument/2006/relationships/image" Target="media/image58.emf"/><Relationship Id="rId144" Type="http://schemas.openxmlformats.org/officeDocument/2006/relationships/oleObject" Target="embeddings/oleObject64.bin"/><Relationship Id="rId90" Type="http://schemas.openxmlformats.org/officeDocument/2006/relationships/oleObject" Target="embeddings/oleObject37.bin"/><Relationship Id="rId165" Type="http://schemas.openxmlformats.org/officeDocument/2006/relationships/image" Target="media/image79.emf"/><Relationship Id="rId186" Type="http://schemas.openxmlformats.org/officeDocument/2006/relationships/oleObject" Target="embeddings/oleObject85.bin"/><Relationship Id="rId211" Type="http://schemas.openxmlformats.org/officeDocument/2006/relationships/image" Target="media/image102.emf"/><Relationship Id="rId232" Type="http://schemas.openxmlformats.org/officeDocument/2006/relationships/package" Target="embeddings/Microsoft_Word_Document4.docx"/><Relationship Id="rId253" Type="http://schemas.openxmlformats.org/officeDocument/2006/relationships/image" Target="media/image123.emf"/><Relationship Id="rId274" Type="http://schemas.openxmlformats.org/officeDocument/2006/relationships/theme" Target="theme/theme1.xml"/><Relationship Id="rId27" Type="http://schemas.openxmlformats.org/officeDocument/2006/relationships/oleObject" Target="embeddings/oleObject5.bin"/><Relationship Id="rId48" Type="http://schemas.openxmlformats.org/officeDocument/2006/relationships/image" Target="media/image21.emf"/><Relationship Id="rId69" Type="http://schemas.openxmlformats.org/officeDocument/2006/relationships/oleObject" Target="embeddings/oleObject26.bin"/><Relationship Id="rId113" Type="http://schemas.openxmlformats.org/officeDocument/2006/relationships/image" Target="media/image53.emf"/><Relationship Id="rId134" Type="http://schemas.openxmlformats.org/officeDocument/2006/relationships/oleObject" Target="embeddings/oleObject59.bin"/><Relationship Id="rId80" Type="http://schemas.openxmlformats.org/officeDocument/2006/relationships/image" Target="media/image37.emf"/><Relationship Id="rId155" Type="http://schemas.openxmlformats.org/officeDocument/2006/relationships/image" Target="media/image74.emf"/><Relationship Id="rId176" Type="http://schemas.openxmlformats.org/officeDocument/2006/relationships/oleObject" Target="embeddings/oleObject80.bin"/><Relationship Id="rId197" Type="http://schemas.openxmlformats.org/officeDocument/2006/relationships/image" Target="media/image95.emf"/><Relationship Id="rId201" Type="http://schemas.openxmlformats.org/officeDocument/2006/relationships/image" Target="media/image97.emf"/><Relationship Id="rId222" Type="http://schemas.openxmlformats.org/officeDocument/2006/relationships/oleObject" Target="embeddings/oleObject103.bin"/><Relationship Id="rId243" Type="http://schemas.openxmlformats.org/officeDocument/2006/relationships/image" Target="media/image118.emf"/><Relationship Id="rId264" Type="http://schemas.openxmlformats.org/officeDocument/2006/relationships/image" Target="media/image131.png"/><Relationship Id="rId17" Type="http://schemas.openxmlformats.org/officeDocument/2006/relationships/package" Target="embeddings/Microsoft_Excel_Worksheet3.xlsx"/><Relationship Id="rId38" Type="http://schemas.openxmlformats.org/officeDocument/2006/relationships/image" Target="media/image16.emf"/><Relationship Id="rId59" Type="http://schemas.openxmlformats.org/officeDocument/2006/relationships/oleObject" Target="embeddings/oleObject21.bin"/><Relationship Id="rId103" Type="http://schemas.openxmlformats.org/officeDocument/2006/relationships/image" Target="media/image48.emf"/><Relationship Id="rId124" Type="http://schemas.openxmlformats.org/officeDocument/2006/relationships/oleObject" Target="embeddings/oleObject54.bin"/><Relationship Id="rId70" Type="http://schemas.openxmlformats.org/officeDocument/2006/relationships/image" Target="media/image32.emf"/><Relationship Id="rId91" Type="http://schemas.openxmlformats.org/officeDocument/2006/relationships/image" Target="media/image42.emf"/><Relationship Id="rId145" Type="http://schemas.openxmlformats.org/officeDocument/2006/relationships/image" Target="media/image69.emf"/><Relationship Id="rId166" Type="http://schemas.openxmlformats.org/officeDocument/2006/relationships/oleObject" Target="embeddings/oleObject75.bin"/><Relationship Id="rId187" Type="http://schemas.openxmlformats.org/officeDocument/2006/relationships/image" Target="media/image90.emf"/><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image" Target="media/image113.emf"/><Relationship Id="rId254" Type="http://schemas.openxmlformats.org/officeDocument/2006/relationships/package" Target="embeddings/Microsoft_Word_Document15.docx"/><Relationship Id="rId28" Type="http://schemas.openxmlformats.org/officeDocument/2006/relationships/image" Target="media/image11.emf"/><Relationship Id="rId49" Type="http://schemas.openxmlformats.org/officeDocument/2006/relationships/oleObject" Target="embeddings/oleObject16.bin"/><Relationship Id="rId114" Type="http://schemas.openxmlformats.org/officeDocument/2006/relationships/oleObject" Target="embeddings/oleObject49.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I:\ichemin\Chantier%20DOCUMENTATION\ROADMAP%20DOC\CSC%20SF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E2FB7-D84A-479F-82CE-455A7E1BB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CSC SFD.dot</Template>
  <TotalTime>4261</TotalTime>
  <Pages>36</Pages>
  <Words>7826</Words>
  <Characters>44609</Characters>
  <Application>Microsoft Office Word</Application>
  <DocSecurity>0</DocSecurity>
  <Lines>371</Lines>
  <Paragraphs>104</Paragraphs>
  <ScaleCrop>false</ScaleCrop>
  <HeadingPairs>
    <vt:vector size="6" baseType="variant">
      <vt:variant>
        <vt:lpstr>Title</vt:lpstr>
      </vt:variant>
      <vt:variant>
        <vt:i4>1</vt:i4>
      </vt:variant>
      <vt:variant>
        <vt:lpstr>Titre</vt:lpstr>
      </vt:variant>
      <vt:variant>
        <vt:i4>1</vt:i4>
      </vt:variant>
      <vt:variant>
        <vt:lpstr>Заглавие</vt:lpstr>
      </vt:variant>
      <vt:variant>
        <vt:i4>1</vt:i4>
      </vt:variant>
    </vt:vector>
  </HeadingPairs>
  <TitlesOfParts>
    <vt:vector size="3" baseType="lpstr">
      <vt:lpstr/>
      <vt:lpstr>Titre du document</vt:lpstr>
      <vt:lpstr>Titre du document</vt:lpstr>
    </vt:vector>
  </TitlesOfParts>
  <Company>CSC</Company>
  <LinksUpToDate>false</LinksUpToDate>
  <CharactersWithSpaces>52331</CharactersWithSpaces>
  <SharedDoc>false</SharedDoc>
  <HLinks>
    <vt:vector size="540" baseType="variant">
      <vt:variant>
        <vt:i4>1572925</vt:i4>
      </vt:variant>
      <vt:variant>
        <vt:i4>536</vt:i4>
      </vt:variant>
      <vt:variant>
        <vt:i4>0</vt:i4>
      </vt:variant>
      <vt:variant>
        <vt:i4>5</vt:i4>
      </vt:variant>
      <vt:variant>
        <vt:lpwstr/>
      </vt:variant>
      <vt:variant>
        <vt:lpwstr>_Toc480385111</vt:lpwstr>
      </vt:variant>
      <vt:variant>
        <vt:i4>1572925</vt:i4>
      </vt:variant>
      <vt:variant>
        <vt:i4>530</vt:i4>
      </vt:variant>
      <vt:variant>
        <vt:i4>0</vt:i4>
      </vt:variant>
      <vt:variant>
        <vt:i4>5</vt:i4>
      </vt:variant>
      <vt:variant>
        <vt:lpwstr/>
      </vt:variant>
      <vt:variant>
        <vt:lpwstr>_Toc480385110</vt:lpwstr>
      </vt:variant>
      <vt:variant>
        <vt:i4>1638461</vt:i4>
      </vt:variant>
      <vt:variant>
        <vt:i4>524</vt:i4>
      </vt:variant>
      <vt:variant>
        <vt:i4>0</vt:i4>
      </vt:variant>
      <vt:variant>
        <vt:i4>5</vt:i4>
      </vt:variant>
      <vt:variant>
        <vt:lpwstr/>
      </vt:variant>
      <vt:variant>
        <vt:lpwstr>_Toc480385109</vt:lpwstr>
      </vt:variant>
      <vt:variant>
        <vt:i4>1638461</vt:i4>
      </vt:variant>
      <vt:variant>
        <vt:i4>518</vt:i4>
      </vt:variant>
      <vt:variant>
        <vt:i4>0</vt:i4>
      </vt:variant>
      <vt:variant>
        <vt:i4>5</vt:i4>
      </vt:variant>
      <vt:variant>
        <vt:lpwstr/>
      </vt:variant>
      <vt:variant>
        <vt:lpwstr>_Toc480385108</vt:lpwstr>
      </vt:variant>
      <vt:variant>
        <vt:i4>1638461</vt:i4>
      </vt:variant>
      <vt:variant>
        <vt:i4>512</vt:i4>
      </vt:variant>
      <vt:variant>
        <vt:i4>0</vt:i4>
      </vt:variant>
      <vt:variant>
        <vt:i4>5</vt:i4>
      </vt:variant>
      <vt:variant>
        <vt:lpwstr/>
      </vt:variant>
      <vt:variant>
        <vt:lpwstr>_Toc480385107</vt:lpwstr>
      </vt:variant>
      <vt:variant>
        <vt:i4>1638461</vt:i4>
      </vt:variant>
      <vt:variant>
        <vt:i4>506</vt:i4>
      </vt:variant>
      <vt:variant>
        <vt:i4>0</vt:i4>
      </vt:variant>
      <vt:variant>
        <vt:i4>5</vt:i4>
      </vt:variant>
      <vt:variant>
        <vt:lpwstr/>
      </vt:variant>
      <vt:variant>
        <vt:lpwstr>_Toc480385106</vt:lpwstr>
      </vt:variant>
      <vt:variant>
        <vt:i4>1638461</vt:i4>
      </vt:variant>
      <vt:variant>
        <vt:i4>500</vt:i4>
      </vt:variant>
      <vt:variant>
        <vt:i4>0</vt:i4>
      </vt:variant>
      <vt:variant>
        <vt:i4>5</vt:i4>
      </vt:variant>
      <vt:variant>
        <vt:lpwstr/>
      </vt:variant>
      <vt:variant>
        <vt:lpwstr>_Toc480385105</vt:lpwstr>
      </vt:variant>
      <vt:variant>
        <vt:i4>1638461</vt:i4>
      </vt:variant>
      <vt:variant>
        <vt:i4>494</vt:i4>
      </vt:variant>
      <vt:variant>
        <vt:i4>0</vt:i4>
      </vt:variant>
      <vt:variant>
        <vt:i4>5</vt:i4>
      </vt:variant>
      <vt:variant>
        <vt:lpwstr/>
      </vt:variant>
      <vt:variant>
        <vt:lpwstr>_Toc480385104</vt:lpwstr>
      </vt:variant>
      <vt:variant>
        <vt:i4>1638461</vt:i4>
      </vt:variant>
      <vt:variant>
        <vt:i4>488</vt:i4>
      </vt:variant>
      <vt:variant>
        <vt:i4>0</vt:i4>
      </vt:variant>
      <vt:variant>
        <vt:i4>5</vt:i4>
      </vt:variant>
      <vt:variant>
        <vt:lpwstr/>
      </vt:variant>
      <vt:variant>
        <vt:lpwstr>_Toc480385103</vt:lpwstr>
      </vt:variant>
      <vt:variant>
        <vt:i4>1638461</vt:i4>
      </vt:variant>
      <vt:variant>
        <vt:i4>482</vt:i4>
      </vt:variant>
      <vt:variant>
        <vt:i4>0</vt:i4>
      </vt:variant>
      <vt:variant>
        <vt:i4>5</vt:i4>
      </vt:variant>
      <vt:variant>
        <vt:lpwstr/>
      </vt:variant>
      <vt:variant>
        <vt:lpwstr>_Toc480385102</vt:lpwstr>
      </vt:variant>
      <vt:variant>
        <vt:i4>1638461</vt:i4>
      </vt:variant>
      <vt:variant>
        <vt:i4>476</vt:i4>
      </vt:variant>
      <vt:variant>
        <vt:i4>0</vt:i4>
      </vt:variant>
      <vt:variant>
        <vt:i4>5</vt:i4>
      </vt:variant>
      <vt:variant>
        <vt:lpwstr/>
      </vt:variant>
      <vt:variant>
        <vt:lpwstr>_Toc480385101</vt:lpwstr>
      </vt:variant>
      <vt:variant>
        <vt:i4>1638461</vt:i4>
      </vt:variant>
      <vt:variant>
        <vt:i4>470</vt:i4>
      </vt:variant>
      <vt:variant>
        <vt:i4>0</vt:i4>
      </vt:variant>
      <vt:variant>
        <vt:i4>5</vt:i4>
      </vt:variant>
      <vt:variant>
        <vt:lpwstr/>
      </vt:variant>
      <vt:variant>
        <vt:lpwstr>_Toc480385100</vt:lpwstr>
      </vt:variant>
      <vt:variant>
        <vt:i4>1048636</vt:i4>
      </vt:variant>
      <vt:variant>
        <vt:i4>464</vt:i4>
      </vt:variant>
      <vt:variant>
        <vt:i4>0</vt:i4>
      </vt:variant>
      <vt:variant>
        <vt:i4>5</vt:i4>
      </vt:variant>
      <vt:variant>
        <vt:lpwstr/>
      </vt:variant>
      <vt:variant>
        <vt:lpwstr>_Toc480385099</vt:lpwstr>
      </vt:variant>
      <vt:variant>
        <vt:i4>1048636</vt:i4>
      </vt:variant>
      <vt:variant>
        <vt:i4>458</vt:i4>
      </vt:variant>
      <vt:variant>
        <vt:i4>0</vt:i4>
      </vt:variant>
      <vt:variant>
        <vt:i4>5</vt:i4>
      </vt:variant>
      <vt:variant>
        <vt:lpwstr/>
      </vt:variant>
      <vt:variant>
        <vt:lpwstr>_Toc480385098</vt:lpwstr>
      </vt:variant>
      <vt:variant>
        <vt:i4>1048636</vt:i4>
      </vt:variant>
      <vt:variant>
        <vt:i4>452</vt:i4>
      </vt:variant>
      <vt:variant>
        <vt:i4>0</vt:i4>
      </vt:variant>
      <vt:variant>
        <vt:i4>5</vt:i4>
      </vt:variant>
      <vt:variant>
        <vt:lpwstr/>
      </vt:variant>
      <vt:variant>
        <vt:lpwstr>_Toc480385097</vt:lpwstr>
      </vt:variant>
      <vt:variant>
        <vt:i4>1048636</vt:i4>
      </vt:variant>
      <vt:variant>
        <vt:i4>446</vt:i4>
      </vt:variant>
      <vt:variant>
        <vt:i4>0</vt:i4>
      </vt:variant>
      <vt:variant>
        <vt:i4>5</vt:i4>
      </vt:variant>
      <vt:variant>
        <vt:lpwstr/>
      </vt:variant>
      <vt:variant>
        <vt:lpwstr>_Toc480385096</vt:lpwstr>
      </vt:variant>
      <vt:variant>
        <vt:i4>1048636</vt:i4>
      </vt:variant>
      <vt:variant>
        <vt:i4>440</vt:i4>
      </vt:variant>
      <vt:variant>
        <vt:i4>0</vt:i4>
      </vt:variant>
      <vt:variant>
        <vt:i4>5</vt:i4>
      </vt:variant>
      <vt:variant>
        <vt:lpwstr/>
      </vt:variant>
      <vt:variant>
        <vt:lpwstr>_Toc480385095</vt:lpwstr>
      </vt:variant>
      <vt:variant>
        <vt:i4>1048636</vt:i4>
      </vt:variant>
      <vt:variant>
        <vt:i4>434</vt:i4>
      </vt:variant>
      <vt:variant>
        <vt:i4>0</vt:i4>
      </vt:variant>
      <vt:variant>
        <vt:i4>5</vt:i4>
      </vt:variant>
      <vt:variant>
        <vt:lpwstr/>
      </vt:variant>
      <vt:variant>
        <vt:lpwstr>_Toc480385094</vt:lpwstr>
      </vt:variant>
      <vt:variant>
        <vt:i4>1048636</vt:i4>
      </vt:variant>
      <vt:variant>
        <vt:i4>428</vt:i4>
      </vt:variant>
      <vt:variant>
        <vt:i4>0</vt:i4>
      </vt:variant>
      <vt:variant>
        <vt:i4>5</vt:i4>
      </vt:variant>
      <vt:variant>
        <vt:lpwstr/>
      </vt:variant>
      <vt:variant>
        <vt:lpwstr>_Toc480385093</vt:lpwstr>
      </vt:variant>
      <vt:variant>
        <vt:i4>1048636</vt:i4>
      </vt:variant>
      <vt:variant>
        <vt:i4>422</vt:i4>
      </vt:variant>
      <vt:variant>
        <vt:i4>0</vt:i4>
      </vt:variant>
      <vt:variant>
        <vt:i4>5</vt:i4>
      </vt:variant>
      <vt:variant>
        <vt:lpwstr/>
      </vt:variant>
      <vt:variant>
        <vt:lpwstr>_Toc480385092</vt:lpwstr>
      </vt:variant>
      <vt:variant>
        <vt:i4>1048636</vt:i4>
      </vt:variant>
      <vt:variant>
        <vt:i4>416</vt:i4>
      </vt:variant>
      <vt:variant>
        <vt:i4>0</vt:i4>
      </vt:variant>
      <vt:variant>
        <vt:i4>5</vt:i4>
      </vt:variant>
      <vt:variant>
        <vt:lpwstr/>
      </vt:variant>
      <vt:variant>
        <vt:lpwstr>_Toc480385091</vt:lpwstr>
      </vt:variant>
      <vt:variant>
        <vt:i4>1048636</vt:i4>
      </vt:variant>
      <vt:variant>
        <vt:i4>410</vt:i4>
      </vt:variant>
      <vt:variant>
        <vt:i4>0</vt:i4>
      </vt:variant>
      <vt:variant>
        <vt:i4>5</vt:i4>
      </vt:variant>
      <vt:variant>
        <vt:lpwstr/>
      </vt:variant>
      <vt:variant>
        <vt:lpwstr>_Toc480385090</vt:lpwstr>
      </vt:variant>
      <vt:variant>
        <vt:i4>1114172</vt:i4>
      </vt:variant>
      <vt:variant>
        <vt:i4>404</vt:i4>
      </vt:variant>
      <vt:variant>
        <vt:i4>0</vt:i4>
      </vt:variant>
      <vt:variant>
        <vt:i4>5</vt:i4>
      </vt:variant>
      <vt:variant>
        <vt:lpwstr/>
      </vt:variant>
      <vt:variant>
        <vt:lpwstr>_Toc480385089</vt:lpwstr>
      </vt:variant>
      <vt:variant>
        <vt:i4>1114172</vt:i4>
      </vt:variant>
      <vt:variant>
        <vt:i4>398</vt:i4>
      </vt:variant>
      <vt:variant>
        <vt:i4>0</vt:i4>
      </vt:variant>
      <vt:variant>
        <vt:i4>5</vt:i4>
      </vt:variant>
      <vt:variant>
        <vt:lpwstr/>
      </vt:variant>
      <vt:variant>
        <vt:lpwstr>_Toc480385088</vt:lpwstr>
      </vt:variant>
      <vt:variant>
        <vt:i4>1114172</vt:i4>
      </vt:variant>
      <vt:variant>
        <vt:i4>392</vt:i4>
      </vt:variant>
      <vt:variant>
        <vt:i4>0</vt:i4>
      </vt:variant>
      <vt:variant>
        <vt:i4>5</vt:i4>
      </vt:variant>
      <vt:variant>
        <vt:lpwstr/>
      </vt:variant>
      <vt:variant>
        <vt:lpwstr>_Toc480385087</vt:lpwstr>
      </vt:variant>
      <vt:variant>
        <vt:i4>1114172</vt:i4>
      </vt:variant>
      <vt:variant>
        <vt:i4>386</vt:i4>
      </vt:variant>
      <vt:variant>
        <vt:i4>0</vt:i4>
      </vt:variant>
      <vt:variant>
        <vt:i4>5</vt:i4>
      </vt:variant>
      <vt:variant>
        <vt:lpwstr/>
      </vt:variant>
      <vt:variant>
        <vt:lpwstr>_Toc480385086</vt:lpwstr>
      </vt:variant>
      <vt:variant>
        <vt:i4>1114172</vt:i4>
      </vt:variant>
      <vt:variant>
        <vt:i4>380</vt:i4>
      </vt:variant>
      <vt:variant>
        <vt:i4>0</vt:i4>
      </vt:variant>
      <vt:variant>
        <vt:i4>5</vt:i4>
      </vt:variant>
      <vt:variant>
        <vt:lpwstr/>
      </vt:variant>
      <vt:variant>
        <vt:lpwstr>_Toc480385085</vt:lpwstr>
      </vt:variant>
      <vt:variant>
        <vt:i4>1114172</vt:i4>
      </vt:variant>
      <vt:variant>
        <vt:i4>374</vt:i4>
      </vt:variant>
      <vt:variant>
        <vt:i4>0</vt:i4>
      </vt:variant>
      <vt:variant>
        <vt:i4>5</vt:i4>
      </vt:variant>
      <vt:variant>
        <vt:lpwstr/>
      </vt:variant>
      <vt:variant>
        <vt:lpwstr>_Toc480385084</vt:lpwstr>
      </vt:variant>
      <vt:variant>
        <vt:i4>1114172</vt:i4>
      </vt:variant>
      <vt:variant>
        <vt:i4>368</vt:i4>
      </vt:variant>
      <vt:variant>
        <vt:i4>0</vt:i4>
      </vt:variant>
      <vt:variant>
        <vt:i4>5</vt:i4>
      </vt:variant>
      <vt:variant>
        <vt:lpwstr/>
      </vt:variant>
      <vt:variant>
        <vt:lpwstr>_Toc480385083</vt:lpwstr>
      </vt:variant>
      <vt:variant>
        <vt:i4>1114172</vt:i4>
      </vt:variant>
      <vt:variant>
        <vt:i4>362</vt:i4>
      </vt:variant>
      <vt:variant>
        <vt:i4>0</vt:i4>
      </vt:variant>
      <vt:variant>
        <vt:i4>5</vt:i4>
      </vt:variant>
      <vt:variant>
        <vt:lpwstr/>
      </vt:variant>
      <vt:variant>
        <vt:lpwstr>_Toc480385082</vt:lpwstr>
      </vt:variant>
      <vt:variant>
        <vt:i4>1114172</vt:i4>
      </vt:variant>
      <vt:variant>
        <vt:i4>356</vt:i4>
      </vt:variant>
      <vt:variant>
        <vt:i4>0</vt:i4>
      </vt:variant>
      <vt:variant>
        <vt:i4>5</vt:i4>
      </vt:variant>
      <vt:variant>
        <vt:lpwstr/>
      </vt:variant>
      <vt:variant>
        <vt:lpwstr>_Toc480385081</vt:lpwstr>
      </vt:variant>
      <vt:variant>
        <vt:i4>1114172</vt:i4>
      </vt:variant>
      <vt:variant>
        <vt:i4>350</vt:i4>
      </vt:variant>
      <vt:variant>
        <vt:i4>0</vt:i4>
      </vt:variant>
      <vt:variant>
        <vt:i4>5</vt:i4>
      </vt:variant>
      <vt:variant>
        <vt:lpwstr/>
      </vt:variant>
      <vt:variant>
        <vt:lpwstr>_Toc480385080</vt:lpwstr>
      </vt:variant>
      <vt:variant>
        <vt:i4>1966140</vt:i4>
      </vt:variant>
      <vt:variant>
        <vt:i4>344</vt:i4>
      </vt:variant>
      <vt:variant>
        <vt:i4>0</vt:i4>
      </vt:variant>
      <vt:variant>
        <vt:i4>5</vt:i4>
      </vt:variant>
      <vt:variant>
        <vt:lpwstr/>
      </vt:variant>
      <vt:variant>
        <vt:lpwstr>_Toc480385079</vt:lpwstr>
      </vt:variant>
      <vt:variant>
        <vt:i4>1966140</vt:i4>
      </vt:variant>
      <vt:variant>
        <vt:i4>338</vt:i4>
      </vt:variant>
      <vt:variant>
        <vt:i4>0</vt:i4>
      </vt:variant>
      <vt:variant>
        <vt:i4>5</vt:i4>
      </vt:variant>
      <vt:variant>
        <vt:lpwstr/>
      </vt:variant>
      <vt:variant>
        <vt:lpwstr>_Toc480385078</vt:lpwstr>
      </vt:variant>
      <vt:variant>
        <vt:i4>1966140</vt:i4>
      </vt:variant>
      <vt:variant>
        <vt:i4>332</vt:i4>
      </vt:variant>
      <vt:variant>
        <vt:i4>0</vt:i4>
      </vt:variant>
      <vt:variant>
        <vt:i4>5</vt:i4>
      </vt:variant>
      <vt:variant>
        <vt:lpwstr/>
      </vt:variant>
      <vt:variant>
        <vt:lpwstr>_Toc480385077</vt:lpwstr>
      </vt:variant>
      <vt:variant>
        <vt:i4>1966140</vt:i4>
      </vt:variant>
      <vt:variant>
        <vt:i4>326</vt:i4>
      </vt:variant>
      <vt:variant>
        <vt:i4>0</vt:i4>
      </vt:variant>
      <vt:variant>
        <vt:i4>5</vt:i4>
      </vt:variant>
      <vt:variant>
        <vt:lpwstr/>
      </vt:variant>
      <vt:variant>
        <vt:lpwstr>_Toc480385076</vt:lpwstr>
      </vt:variant>
      <vt:variant>
        <vt:i4>1966140</vt:i4>
      </vt:variant>
      <vt:variant>
        <vt:i4>320</vt:i4>
      </vt:variant>
      <vt:variant>
        <vt:i4>0</vt:i4>
      </vt:variant>
      <vt:variant>
        <vt:i4>5</vt:i4>
      </vt:variant>
      <vt:variant>
        <vt:lpwstr/>
      </vt:variant>
      <vt:variant>
        <vt:lpwstr>_Toc480385075</vt:lpwstr>
      </vt:variant>
      <vt:variant>
        <vt:i4>1966140</vt:i4>
      </vt:variant>
      <vt:variant>
        <vt:i4>314</vt:i4>
      </vt:variant>
      <vt:variant>
        <vt:i4>0</vt:i4>
      </vt:variant>
      <vt:variant>
        <vt:i4>5</vt:i4>
      </vt:variant>
      <vt:variant>
        <vt:lpwstr/>
      </vt:variant>
      <vt:variant>
        <vt:lpwstr>_Toc480385074</vt:lpwstr>
      </vt:variant>
      <vt:variant>
        <vt:i4>1966140</vt:i4>
      </vt:variant>
      <vt:variant>
        <vt:i4>308</vt:i4>
      </vt:variant>
      <vt:variant>
        <vt:i4>0</vt:i4>
      </vt:variant>
      <vt:variant>
        <vt:i4>5</vt:i4>
      </vt:variant>
      <vt:variant>
        <vt:lpwstr/>
      </vt:variant>
      <vt:variant>
        <vt:lpwstr>_Toc480385073</vt:lpwstr>
      </vt:variant>
      <vt:variant>
        <vt:i4>1966140</vt:i4>
      </vt:variant>
      <vt:variant>
        <vt:i4>302</vt:i4>
      </vt:variant>
      <vt:variant>
        <vt:i4>0</vt:i4>
      </vt:variant>
      <vt:variant>
        <vt:i4>5</vt:i4>
      </vt:variant>
      <vt:variant>
        <vt:lpwstr/>
      </vt:variant>
      <vt:variant>
        <vt:lpwstr>_Toc480385072</vt:lpwstr>
      </vt:variant>
      <vt:variant>
        <vt:i4>1966140</vt:i4>
      </vt:variant>
      <vt:variant>
        <vt:i4>296</vt:i4>
      </vt:variant>
      <vt:variant>
        <vt:i4>0</vt:i4>
      </vt:variant>
      <vt:variant>
        <vt:i4>5</vt:i4>
      </vt:variant>
      <vt:variant>
        <vt:lpwstr/>
      </vt:variant>
      <vt:variant>
        <vt:lpwstr>_Toc480385071</vt:lpwstr>
      </vt:variant>
      <vt:variant>
        <vt:i4>1966140</vt:i4>
      </vt:variant>
      <vt:variant>
        <vt:i4>290</vt:i4>
      </vt:variant>
      <vt:variant>
        <vt:i4>0</vt:i4>
      </vt:variant>
      <vt:variant>
        <vt:i4>5</vt:i4>
      </vt:variant>
      <vt:variant>
        <vt:lpwstr/>
      </vt:variant>
      <vt:variant>
        <vt:lpwstr>_Toc480385070</vt:lpwstr>
      </vt:variant>
      <vt:variant>
        <vt:i4>2031676</vt:i4>
      </vt:variant>
      <vt:variant>
        <vt:i4>284</vt:i4>
      </vt:variant>
      <vt:variant>
        <vt:i4>0</vt:i4>
      </vt:variant>
      <vt:variant>
        <vt:i4>5</vt:i4>
      </vt:variant>
      <vt:variant>
        <vt:lpwstr/>
      </vt:variant>
      <vt:variant>
        <vt:lpwstr>_Toc480385069</vt:lpwstr>
      </vt:variant>
      <vt:variant>
        <vt:i4>2031676</vt:i4>
      </vt:variant>
      <vt:variant>
        <vt:i4>278</vt:i4>
      </vt:variant>
      <vt:variant>
        <vt:i4>0</vt:i4>
      </vt:variant>
      <vt:variant>
        <vt:i4>5</vt:i4>
      </vt:variant>
      <vt:variant>
        <vt:lpwstr/>
      </vt:variant>
      <vt:variant>
        <vt:lpwstr>_Toc480385068</vt:lpwstr>
      </vt:variant>
      <vt:variant>
        <vt:i4>2031676</vt:i4>
      </vt:variant>
      <vt:variant>
        <vt:i4>272</vt:i4>
      </vt:variant>
      <vt:variant>
        <vt:i4>0</vt:i4>
      </vt:variant>
      <vt:variant>
        <vt:i4>5</vt:i4>
      </vt:variant>
      <vt:variant>
        <vt:lpwstr/>
      </vt:variant>
      <vt:variant>
        <vt:lpwstr>_Toc480385067</vt:lpwstr>
      </vt:variant>
      <vt:variant>
        <vt:i4>2031676</vt:i4>
      </vt:variant>
      <vt:variant>
        <vt:i4>266</vt:i4>
      </vt:variant>
      <vt:variant>
        <vt:i4>0</vt:i4>
      </vt:variant>
      <vt:variant>
        <vt:i4>5</vt:i4>
      </vt:variant>
      <vt:variant>
        <vt:lpwstr/>
      </vt:variant>
      <vt:variant>
        <vt:lpwstr>_Toc480385066</vt:lpwstr>
      </vt:variant>
      <vt:variant>
        <vt:i4>2031676</vt:i4>
      </vt:variant>
      <vt:variant>
        <vt:i4>260</vt:i4>
      </vt:variant>
      <vt:variant>
        <vt:i4>0</vt:i4>
      </vt:variant>
      <vt:variant>
        <vt:i4>5</vt:i4>
      </vt:variant>
      <vt:variant>
        <vt:lpwstr/>
      </vt:variant>
      <vt:variant>
        <vt:lpwstr>_Toc480385065</vt:lpwstr>
      </vt:variant>
      <vt:variant>
        <vt:i4>2031676</vt:i4>
      </vt:variant>
      <vt:variant>
        <vt:i4>254</vt:i4>
      </vt:variant>
      <vt:variant>
        <vt:i4>0</vt:i4>
      </vt:variant>
      <vt:variant>
        <vt:i4>5</vt:i4>
      </vt:variant>
      <vt:variant>
        <vt:lpwstr/>
      </vt:variant>
      <vt:variant>
        <vt:lpwstr>_Toc480385064</vt:lpwstr>
      </vt:variant>
      <vt:variant>
        <vt:i4>2031676</vt:i4>
      </vt:variant>
      <vt:variant>
        <vt:i4>248</vt:i4>
      </vt:variant>
      <vt:variant>
        <vt:i4>0</vt:i4>
      </vt:variant>
      <vt:variant>
        <vt:i4>5</vt:i4>
      </vt:variant>
      <vt:variant>
        <vt:lpwstr/>
      </vt:variant>
      <vt:variant>
        <vt:lpwstr>_Toc480385063</vt:lpwstr>
      </vt:variant>
      <vt:variant>
        <vt:i4>2031676</vt:i4>
      </vt:variant>
      <vt:variant>
        <vt:i4>242</vt:i4>
      </vt:variant>
      <vt:variant>
        <vt:i4>0</vt:i4>
      </vt:variant>
      <vt:variant>
        <vt:i4>5</vt:i4>
      </vt:variant>
      <vt:variant>
        <vt:lpwstr/>
      </vt:variant>
      <vt:variant>
        <vt:lpwstr>_Toc480385062</vt:lpwstr>
      </vt:variant>
      <vt:variant>
        <vt:i4>2031676</vt:i4>
      </vt:variant>
      <vt:variant>
        <vt:i4>236</vt:i4>
      </vt:variant>
      <vt:variant>
        <vt:i4>0</vt:i4>
      </vt:variant>
      <vt:variant>
        <vt:i4>5</vt:i4>
      </vt:variant>
      <vt:variant>
        <vt:lpwstr/>
      </vt:variant>
      <vt:variant>
        <vt:lpwstr>_Toc480385061</vt:lpwstr>
      </vt:variant>
      <vt:variant>
        <vt:i4>2031676</vt:i4>
      </vt:variant>
      <vt:variant>
        <vt:i4>230</vt:i4>
      </vt:variant>
      <vt:variant>
        <vt:i4>0</vt:i4>
      </vt:variant>
      <vt:variant>
        <vt:i4>5</vt:i4>
      </vt:variant>
      <vt:variant>
        <vt:lpwstr/>
      </vt:variant>
      <vt:variant>
        <vt:lpwstr>_Toc480385060</vt:lpwstr>
      </vt:variant>
      <vt:variant>
        <vt:i4>1835068</vt:i4>
      </vt:variant>
      <vt:variant>
        <vt:i4>224</vt:i4>
      </vt:variant>
      <vt:variant>
        <vt:i4>0</vt:i4>
      </vt:variant>
      <vt:variant>
        <vt:i4>5</vt:i4>
      </vt:variant>
      <vt:variant>
        <vt:lpwstr/>
      </vt:variant>
      <vt:variant>
        <vt:lpwstr>_Toc480385059</vt:lpwstr>
      </vt:variant>
      <vt:variant>
        <vt:i4>1835068</vt:i4>
      </vt:variant>
      <vt:variant>
        <vt:i4>218</vt:i4>
      </vt:variant>
      <vt:variant>
        <vt:i4>0</vt:i4>
      </vt:variant>
      <vt:variant>
        <vt:i4>5</vt:i4>
      </vt:variant>
      <vt:variant>
        <vt:lpwstr/>
      </vt:variant>
      <vt:variant>
        <vt:lpwstr>_Toc480385058</vt:lpwstr>
      </vt:variant>
      <vt:variant>
        <vt:i4>1835068</vt:i4>
      </vt:variant>
      <vt:variant>
        <vt:i4>212</vt:i4>
      </vt:variant>
      <vt:variant>
        <vt:i4>0</vt:i4>
      </vt:variant>
      <vt:variant>
        <vt:i4>5</vt:i4>
      </vt:variant>
      <vt:variant>
        <vt:lpwstr/>
      </vt:variant>
      <vt:variant>
        <vt:lpwstr>_Toc480385057</vt:lpwstr>
      </vt:variant>
      <vt:variant>
        <vt:i4>1835068</vt:i4>
      </vt:variant>
      <vt:variant>
        <vt:i4>206</vt:i4>
      </vt:variant>
      <vt:variant>
        <vt:i4>0</vt:i4>
      </vt:variant>
      <vt:variant>
        <vt:i4>5</vt:i4>
      </vt:variant>
      <vt:variant>
        <vt:lpwstr/>
      </vt:variant>
      <vt:variant>
        <vt:lpwstr>_Toc480385056</vt:lpwstr>
      </vt:variant>
      <vt:variant>
        <vt:i4>1835068</vt:i4>
      </vt:variant>
      <vt:variant>
        <vt:i4>200</vt:i4>
      </vt:variant>
      <vt:variant>
        <vt:i4>0</vt:i4>
      </vt:variant>
      <vt:variant>
        <vt:i4>5</vt:i4>
      </vt:variant>
      <vt:variant>
        <vt:lpwstr/>
      </vt:variant>
      <vt:variant>
        <vt:lpwstr>_Toc480385055</vt:lpwstr>
      </vt:variant>
      <vt:variant>
        <vt:i4>1835068</vt:i4>
      </vt:variant>
      <vt:variant>
        <vt:i4>194</vt:i4>
      </vt:variant>
      <vt:variant>
        <vt:i4>0</vt:i4>
      </vt:variant>
      <vt:variant>
        <vt:i4>5</vt:i4>
      </vt:variant>
      <vt:variant>
        <vt:lpwstr/>
      </vt:variant>
      <vt:variant>
        <vt:lpwstr>_Toc480385054</vt:lpwstr>
      </vt:variant>
      <vt:variant>
        <vt:i4>1835068</vt:i4>
      </vt:variant>
      <vt:variant>
        <vt:i4>188</vt:i4>
      </vt:variant>
      <vt:variant>
        <vt:i4>0</vt:i4>
      </vt:variant>
      <vt:variant>
        <vt:i4>5</vt:i4>
      </vt:variant>
      <vt:variant>
        <vt:lpwstr/>
      </vt:variant>
      <vt:variant>
        <vt:lpwstr>_Toc480385053</vt:lpwstr>
      </vt:variant>
      <vt:variant>
        <vt:i4>1835068</vt:i4>
      </vt:variant>
      <vt:variant>
        <vt:i4>182</vt:i4>
      </vt:variant>
      <vt:variant>
        <vt:i4>0</vt:i4>
      </vt:variant>
      <vt:variant>
        <vt:i4>5</vt:i4>
      </vt:variant>
      <vt:variant>
        <vt:lpwstr/>
      </vt:variant>
      <vt:variant>
        <vt:lpwstr>_Toc480385052</vt:lpwstr>
      </vt:variant>
      <vt:variant>
        <vt:i4>1835068</vt:i4>
      </vt:variant>
      <vt:variant>
        <vt:i4>176</vt:i4>
      </vt:variant>
      <vt:variant>
        <vt:i4>0</vt:i4>
      </vt:variant>
      <vt:variant>
        <vt:i4>5</vt:i4>
      </vt:variant>
      <vt:variant>
        <vt:lpwstr/>
      </vt:variant>
      <vt:variant>
        <vt:lpwstr>_Toc480385051</vt:lpwstr>
      </vt:variant>
      <vt:variant>
        <vt:i4>1835068</vt:i4>
      </vt:variant>
      <vt:variant>
        <vt:i4>170</vt:i4>
      </vt:variant>
      <vt:variant>
        <vt:i4>0</vt:i4>
      </vt:variant>
      <vt:variant>
        <vt:i4>5</vt:i4>
      </vt:variant>
      <vt:variant>
        <vt:lpwstr/>
      </vt:variant>
      <vt:variant>
        <vt:lpwstr>_Toc480385050</vt:lpwstr>
      </vt:variant>
      <vt:variant>
        <vt:i4>1900604</vt:i4>
      </vt:variant>
      <vt:variant>
        <vt:i4>164</vt:i4>
      </vt:variant>
      <vt:variant>
        <vt:i4>0</vt:i4>
      </vt:variant>
      <vt:variant>
        <vt:i4>5</vt:i4>
      </vt:variant>
      <vt:variant>
        <vt:lpwstr/>
      </vt:variant>
      <vt:variant>
        <vt:lpwstr>_Toc480385049</vt:lpwstr>
      </vt:variant>
      <vt:variant>
        <vt:i4>1900604</vt:i4>
      </vt:variant>
      <vt:variant>
        <vt:i4>158</vt:i4>
      </vt:variant>
      <vt:variant>
        <vt:i4>0</vt:i4>
      </vt:variant>
      <vt:variant>
        <vt:i4>5</vt:i4>
      </vt:variant>
      <vt:variant>
        <vt:lpwstr/>
      </vt:variant>
      <vt:variant>
        <vt:lpwstr>_Toc480385048</vt:lpwstr>
      </vt:variant>
      <vt:variant>
        <vt:i4>1900604</vt:i4>
      </vt:variant>
      <vt:variant>
        <vt:i4>152</vt:i4>
      </vt:variant>
      <vt:variant>
        <vt:i4>0</vt:i4>
      </vt:variant>
      <vt:variant>
        <vt:i4>5</vt:i4>
      </vt:variant>
      <vt:variant>
        <vt:lpwstr/>
      </vt:variant>
      <vt:variant>
        <vt:lpwstr>_Toc480385047</vt:lpwstr>
      </vt:variant>
      <vt:variant>
        <vt:i4>1900604</vt:i4>
      </vt:variant>
      <vt:variant>
        <vt:i4>146</vt:i4>
      </vt:variant>
      <vt:variant>
        <vt:i4>0</vt:i4>
      </vt:variant>
      <vt:variant>
        <vt:i4>5</vt:i4>
      </vt:variant>
      <vt:variant>
        <vt:lpwstr/>
      </vt:variant>
      <vt:variant>
        <vt:lpwstr>_Toc480385046</vt:lpwstr>
      </vt:variant>
      <vt:variant>
        <vt:i4>1900604</vt:i4>
      </vt:variant>
      <vt:variant>
        <vt:i4>140</vt:i4>
      </vt:variant>
      <vt:variant>
        <vt:i4>0</vt:i4>
      </vt:variant>
      <vt:variant>
        <vt:i4>5</vt:i4>
      </vt:variant>
      <vt:variant>
        <vt:lpwstr/>
      </vt:variant>
      <vt:variant>
        <vt:lpwstr>_Toc480385045</vt:lpwstr>
      </vt:variant>
      <vt:variant>
        <vt:i4>1900604</vt:i4>
      </vt:variant>
      <vt:variant>
        <vt:i4>134</vt:i4>
      </vt:variant>
      <vt:variant>
        <vt:i4>0</vt:i4>
      </vt:variant>
      <vt:variant>
        <vt:i4>5</vt:i4>
      </vt:variant>
      <vt:variant>
        <vt:lpwstr/>
      </vt:variant>
      <vt:variant>
        <vt:lpwstr>_Toc480385044</vt:lpwstr>
      </vt:variant>
      <vt:variant>
        <vt:i4>1900604</vt:i4>
      </vt:variant>
      <vt:variant>
        <vt:i4>128</vt:i4>
      </vt:variant>
      <vt:variant>
        <vt:i4>0</vt:i4>
      </vt:variant>
      <vt:variant>
        <vt:i4>5</vt:i4>
      </vt:variant>
      <vt:variant>
        <vt:lpwstr/>
      </vt:variant>
      <vt:variant>
        <vt:lpwstr>_Toc480385043</vt:lpwstr>
      </vt:variant>
      <vt:variant>
        <vt:i4>1900604</vt:i4>
      </vt:variant>
      <vt:variant>
        <vt:i4>122</vt:i4>
      </vt:variant>
      <vt:variant>
        <vt:i4>0</vt:i4>
      </vt:variant>
      <vt:variant>
        <vt:i4>5</vt:i4>
      </vt:variant>
      <vt:variant>
        <vt:lpwstr/>
      </vt:variant>
      <vt:variant>
        <vt:lpwstr>_Toc480385042</vt:lpwstr>
      </vt:variant>
      <vt:variant>
        <vt:i4>1900604</vt:i4>
      </vt:variant>
      <vt:variant>
        <vt:i4>116</vt:i4>
      </vt:variant>
      <vt:variant>
        <vt:i4>0</vt:i4>
      </vt:variant>
      <vt:variant>
        <vt:i4>5</vt:i4>
      </vt:variant>
      <vt:variant>
        <vt:lpwstr/>
      </vt:variant>
      <vt:variant>
        <vt:lpwstr>_Toc480385041</vt:lpwstr>
      </vt:variant>
      <vt:variant>
        <vt:i4>1900604</vt:i4>
      </vt:variant>
      <vt:variant>
        <vt:i4>110</vt:i4>
      </vt:variant>
      <vt:variant>
        <vt:i4>0</vt:i4>
      </vt:variant>
      <vt:variant>
        <vt:i4>5</vt:i4>
      </vt:variant>
      <vt:variant>
        <vt:lpwstr/>
      </vt:variant>
      <vt:variant>
        <vt:lpwstr>_Toc480385040</vt:lpwstr>
      </vt:variant>
      <vt:variant>
        <vt:i4>1703996</vt:i4>
      </vt:variant>
      <vt:variant>
        <vt:i4>104</vt:i4>
      </vt:variant>
      <vt:variant>
        <vt:i4>0</vt:i4>
      </vt:variant>
      <vt:variant>
        <vt:i4>5</vt:i4>
      </vt:variant>
      <vt:variant>
        <vt:lpwstr/>
      </vt:variant>
      <vt:variant>
        <vt:lpwstr>_Toc480385039</vt:lpwstr>
      </vt:variant>
      <vt:variant>
        <vt:i4>1703996</vt:i4>
      </vt:variant>
      <vt:variant>
        <vt:i4>98</vt:i4>
      </vt:variant>
      <vt:variant>
        <vt:i4>0</vt:i4>
      </vt:variant>
      <vt:variant>
        <vt:i4>5</vt:i4>
      </vt:variant>
      <vt:variant>
        <vt:lpwstr/>
      </vt:variant>
      <vt:variant>
        <vt:lpwstr>_Toc480385038</vt:lpwstr>
      </vt:variant>
      <vt:variant>
        <vt:i4>1703996</vt:i4>
      </vt:variant>
      <vt:variant>
        <vt:i4>92</vt:i4>
      </vt:variant>
      <vt:variant>
        <vt:i4>0</vt:i4>
      </vt:variant>
      <vt:variant>
        <vt:i4>5</vt:i4>
      </vt:variant>
      <vt:variant>
        <vt:lpwstr/>
      </vt:variant>
      <vt:variant>
        <vt:lpwstr>_Toc480385037</vt:lpwstr>
      </vt:variant>
      <vt:variant>
        <vt:i4>1703996</vt:i4>
      </vt:variant>
      <vt:variant>
        <vt:i4>86</vt:i4>
      </vt:variant>
      <vt:variant>
        <vt:i4>0</vt:i4>
      </vt:variant>
      <vt:variant>
        <vt:i4>5</vt:i4>
      </vt:variant>
      <vt:variant>
        <vt:lpwstr/>
      </vt:variant>
      <vt:variant>
        <vt:lpwstr>_Toc480385036</vt:lpwstr>
      </vt:variant>
      <vt:variant>
        <vt:i4>1703996</vt:i4>
      </vt:variant>
      <vt:variant>
        <vt:i4>80</vt:i4>
      </vt:variant>
      <vt:variant>
        <vt:i4>0</vt:i4>
      </vt:variant>
      <vt:variant>
        <vt:i4>5</vt:i4>
      </vt:variant>
      <vt:variant>
        <vt:lpwstr/>
      </vt:variant>
      <vt:variant>
        <vt:lpwstr>_Toc480385035</vt:lpwstr>
      </vt:variant>
      <vt:variant>
        <vt:i4>1703996</vt:i4>
      </vt:variant>
      <vt:variant>
        <vt:i4>74</vt:i4>
      </vt:variant>
      <vt:variant>
        <vt:i4>0</vt:i4>
      </vt:variant>
      <vt:variant>
        <vt:i4>5</vt:i4>
      </vt:variant>
      <vt:variant>
        <vt:lpwstr/>
      </vt:variant>
      <vt:variant>
        <vt:lpwstr>_Toc480385034</vt:lpwstr>
      </vt:variant>
      <vt:variant>
        <vt:i4>1703996</vt:i4>
      </vt:variant>
      <vt:variant>
        <vt:i4>68</vt:i4>
      </vt:variant>
      <vt:variant>
        <vt:i4>0</vt:i4>
      </vt:variant>
      <vt:variant>
        <vt:i4>5</vt:i4>
      </vt:variant>
      <vt:variant>
        <vt:lpwstr/>
      </vt:variant>
      <vt:variant>
        <vt:lpwstr>_Toc480385033</vt:lpwstr>
      </vt:variant>
      <vt:variant>
        <vt:i4>1703996</vt:i4>
      </vt:variant>
      <vt:variant>
        <vt:i4>62</vt:i4>
      </vt:variant>
      <vt:variant>
        <vt:i4>0</vt:i4>
      </vt:variant>
      <vt:variant>
        <vt:i4>5</vt:i4>
      </vt:variant>
      <vt:variant>
        <vt:lpwstr/>
      </vt:variant>
      <vt:variant>
        <vt:lpwstr>_Toc480385032</vt:lpwstr>
      </vt:variant>
      <vt:variant>
        <vt:i4>1703996</vt:i4>
      </vt:variant>
      <vt:variant>
        <vt:i4>56</vt:i4>
      </vt:variant>
      <vt:variant>
        <vt:i4>0</vt:i4>
      </vt:variant>
      <vt:variant>
        <vt:i4>5</vt:i4>
      </vt:variant>
      <vt:variant>
        <vt:lpwstr/>
      </vt:variant>
      <vt:variant>
        <vt:lpwstr>_Toc480385031</vt:lpwstr>
      </vt:variant>
      <vt:variant>
        <vt:i4>1703996</vt:i4>
      </vt:variant>
      <vt:variant>
        <vt:i4>50</vt:i4>
      </vt:variant>
      <vt:variant>
        <vt:i4>0</vt:i4>
      </vt:variant>
      <vt:variant>
        <vt:i4>5</vt:i4>
      </vt:variant>
      <vt:variant>
        <vt:lpwstr/>
      </vt:variant>
      <vt:variant>
        <vt:lpwstr>_Toc480385030</vt:lpwstr>
      </vt:variant>
      <vt:variant>
        <vt:i4>1769532</vt:i4>
      </vt:variant>
      <vt:variant>
        <vt:i4>44</vt:i4>
      </vt:variant>
      <vt:variant>
        <vt:i4>0</vt:i4>
      </vt:variant>
      <vt:variant>
        <vt:i4>5</vt:i4>
      </vt:variant>
      <vt:variant>
        <vt:lpwstr/>
      </vt:variant>
      <vt:variant>
        <vt:lpwstr>_Toc480385029</vt:lpwstr>
      </vt:variant>
      <vt:variant>
        <vt:i4>1769532</vt:i4>
      </vt:variant>
      <vt:variant>
        <vt:i4>38</vt:i4>
      </vt:variant>
      <vt:variant>
        <vt:i4>0</vt:i4>
      </vt:variant>
      <vt:variant>
        <vt:i4>5</vt:i4>
      </vt:variant>
      <vt:variant>
        <vt:lpwstr/>
      </vt:variant>
      <vt:variant>
        <vt:lpwstr>_Toc480385028</vt:lpwstr>
      </vt:variant>
      <vt:variant>
        <vt:i4>1769532</vt:i4>
      </vt:variant>
      <vt:variant>
        <vt:i4>32</vt:i4>
      </vt:variant>
      <vt:variant>
        <vt:i4>0</vt:i4>
      </vt:variant>
      <vt:variant>
        <vt:i4>5</vt:i4>
      </vt:variant>
      <vt:variant>
        <vt:lpwstr/>
      </vt:variant>
      <vt:variant>
        <vt:lpwstr>_Toc480385027</vt:lpwstr>
      </vt:variant>
      <vt:variant>
        <vt:i4>1769532</vt:i4>
      </vt:variant>
      <vt:variant>
        <vt:i4>26</vt:i4>
      </vt:variant>
      <vt:variant>
        <vt:i4>0</vt:i4>
      </vt:variant>
      <vt:variant>
        <vt:i4>5</vt:i4>
      </vt:variant>
      <vt:variant>
        <vt:lpwstr/>
      </vt:variant>
      <vt:variant>
        <vt:lpwstr>_Toc480385026</vt:lpwstr>
      </vt:variant>
      <vt:variant>
        <vt:i4>1769532</vt:i4>
      </vt:variant>
      <vt:variant>
        <vt:i4>20</vt:i4>
      </vt:variant>
      <vt:variant>
        <vt:i4>0</vt:i4>
      </vt:variant>
      <vt:variant>
        <vt:i4>5</vt:i4>
      </vt:variant>
      <vt:variant>
        <vt:lpwstr/>
      </vt:variant>
      <vt:variant>
        <vt:lpwstr>_Toc480385025</vt:lpwstr>
      </vt:variant>
      <vt:variant>
        <vt:i4>1769532</vt:i4>
      </vt:variant>
      <vt:variant>
        <vt:i4>14</vt:i4>
      </vt:variant>
      <vt:variant>
        <vt:i4>0</vt:i4>
      </vt:variant>
      <vt:variant>
        <vt:i4>5</vt:i4>
      </vt:variant>
      <vt:variant>
        <vt:lpwstr/>
      </vt:variant>
      <vt:variant>
        <vt:lpwstr>_Toc480385024</vt:lpwstr>
      </vt:variant>
      <vt:variant>
        <vt:i4>1769532</vt:i4>
      </vt:variant>
      <vt:variant>
        <vt:i4>8</vt:i4>
      </vt:variant>
      <vt:variant>
        <vt:i4>0</vt:i4>
      </vt:variant>
      <vt:variant>
        <vt:i4>5</vt:i4>
      </vt:variant>
      <vt:variant>
        <vt:lpwstr/>
      </vt:variant>
      <vt:variant>
        <vt:lpwstr>_Toc480385023</vt:lpwstr>
      </vt:variant>
      <vt:variant>
        <vt:i4>1769532</vt:i4>
      </vt:variant>
      <vt:variant>
        <vt:i4>2</vt:i4>
      </vt:variant>
      <vt:variant>
        <vt:i4>0</vt:i4>
      </vt:variant>
      <vt:variant>
        <vt:i4>5</vt:i4>
      </vt:variant>
      <vt:variant>
        <vt:lpwstr/>
      </vt:variant>
      <vt:variant>
        <vt:lpwstr>_Toc480385022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Petya Kaisheva</dc:creator>
  <cp:keywords/>
  <cp:lastModifiedBy>Petya Kaisheva</cp:lastModifiedBy>
  <cp:revision>34</cp:revision>
  <cp:lastPrinted>2006-08-31T12:03:00Z</cp:lastPrinted>
  <dcterms:created xsi:type="dcterms:W3CDTF">2019-09-25T07:41:00Z</dcterms:created>
  <dcterms:modified xsi:type="dcterms:W3CDTF">2019-10-14T06:23:00Z</dcterms:modified>
</cp:coreProperties>
</file>